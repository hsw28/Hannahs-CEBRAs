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C97F8" w14:textId="7722485E" w:rsidR="00C4565E" w:rsidRDefault="00AC466B" w:rsidP="00C4565E">
      <w:pPr>
        <w:spacing w:line="480" w:lineRule="auto"/>
        <w:rPr>
          <w:ins w:id="0" w:author="Hannah Suzanne Wirtshafter" w:date="2026-05-07T14:35:00Z"/>
          <w:b/>
          <w:bCs/>
          <w:sz w:val="30"/>
          <w:szCs w:val="30"/>
        </w:rPr>
      </w:pPr>
      <w:ins w:id="1" w:author="Sara A Solla" w:date="2026-04-23T19:40:00Z">
        <w:r>
          <w:rPr>
            <w:b/>
            <w:bCs/>
            <w:sz w:val="30"/>
            <w:szCs w:val="30"/>
          </w:rPr>
          <w:t>Low dimensional repres</w:t>
        </w:r>
      </w:ins>
      <w:ins w:id="2" w:author="Sara A Solla" w:date="2026-04-23T19:41:00Z">
        <w:r>
          <w:rPr>
            <w:b/>
            <w:bCs/>
            <w:sz w:val="30"/>
            <w:szCs w:val="30"/>
          </w:rPr>
          <w:t xml:space="preserve">entation of </w:t>
        </w:r>
      </w:ins>
      <w:del w:id="3" w:author="Sara A Solla" w:date="2026-04-23T19:41:00Z">
        <w:r w:rsidR="00C4565E" w:rsidRPr="0090741D" w:rsidDel="00AC466B">
          <w:rPr>
            <w:b/>
            <w:bCs/>
            <w:sz w:val="30"/>
            <w:szCs w:val="30"/>
          </w:rPr>
          <w:delText xml:space="preserve">Conserved </w:delText>
        </w:r>
      </w:del>
      <w:r w:rsidR="00C4565E" w:rsidRPr="0090741D">
        <w:rPr>
          <w:b/>
          <w:bCs/>
          <w:sz w:val="30"/>
          <w:szCs w:val="30"/>
        </w:rPr>
        <w:t xml:space="preserve">hippocampal population </w:t>
      </w:r>
      <w:ins w:id="4" w:author="Sara A Solla" w:date="2026-04-23T19:41:00Z">
        <w:r>
          <w:rPr>
            <w:b/>
            <w:bCs/>
            <w:sz w:val="30"/>
            <w:szCs w:val="30"/>
          </w:rPr>
          <w:t xml:space="preserve">activity during a conditioning task is preserved across environments and across </w:t>
        </w:r>
        <w:commentRangeStart w:id="5"/>
        <w:r>
          <w:rPr>
            <w:b/>
            <w:bCs/>
            <w:sz w:val="30"/>
            <w:szCs w:val="30"/>
          </w:rPr>
          <w:t>animals</w:t>
        </w:r>
      </w:ins>
      <w:commentRangeEnd w:id="5"/>
      <w:r w:rsidR="00BC7653">
        <w:rPr>
          <w:rStyle w:val="CommentReference"/>
          <w:b/>
          <w:bCs/>
          <w:sz w:val="30"/>
          <w:szCs w:val="30"/>
        </w:rPr>
        <w:commentReference w:id="5"/>
      </w:r>
      <w:ins w:id="6" w:author="Sara A Solla" w:date="2026-04-23T19:41:00Z">
        <w:r>
          <w:rPr>
            <w:b/>
            <w:bCs/>
            <w:sz w:val="30"/>
            <w:szCs w:val="30"/>
          </w:rPr>
          <w:t xml:space="preserve"> </w:t>
        </w:r>
      </w:ins>
      <w:del w:id="7" w:author="Sara A Solla" w:date="2026-04-23T19:42:00Z">
        <w:r w:rsidR="00C4565E" w:rsidRPr="0090741D" w:rsidDel="00AC466B">
          <w:rPr>
            <w:b/>
            <w:bCs/>
            <w:sz w:val="30"/>
            <w:szCs w:val="30"/>
          </w:rPr>
          <w:delText>geometry supports task generalization</w:delText>
        </w:r>
      </w:del>
    </w:p>
    <w:p w14:paraId="793F4671" w14:textId="45C9AC85" w:rsidR="003568FE" w:rsidRDefault="003568FE" w:rsidP="00C4565E">
      <w:pPr>
        <w:spacing w:line="480" w:lineRule="auto"/>
        <w:rPr>
          <w:ins w:id="8" w:author="Hannah Suzanne Wirtshafter" w:date="2026-05-07T14:35:00Z"/>
          <w:b/>
          <w:sz w:val="30"/>
          <w:szCs w:val="30"/>
        </w:rPr>
      </w:pPr>
    </w:p>
    <w:p w14:paraId="64EC347E" w14:textId="0A64DEC5" w:rsidR="003568FE" w:rsidRDefault="003568FE" w:rsidP="00C4565E">
      <w:pPr>
        <w:spacing w:line="480" w:lineRule="auto"/>
        <w:rPr>
          <w:ins w:id="9" w:author="Hannah Suzanne Wirtshafter" w:date="2026-05-07T14:35:00Z"/>
          <w:b/>
          <w:sz w:val="30"/>
          <w:szCs w:val="30"/>
        </w:rPr>
      </w:pPr>
      <w:ins w:id="10" w:author="Hannah Suzanne Wirtshafter" w:date="2026-05-07T14:35:00Z">
        <w:r>
          <w:rPr>
            <w:b/>
            <w:sz w:val="30"/>
            <w:szCs w:val="30"/>
          </w:rPr>
          <w:t>What about:</w:t>
        </w:r>
      </w:ins>
    </w:p>
    <w:p w14:paraId="2E58A90E" w14:textId="3EA949A5" w:rsidR="003568FE" w:rsidRDefault="003568FE" w:rsidP="003568FE">
      <w:pPr>
        <w:pStyle w:val="p1"/>
        <w:rPr>
          <w:ins w:id="11" w:author="Hannah Suzanne Wirtshafter" w:date="2026-05-12T16:23:00Z"/>
          <w:b/>
          <w:bCs/>
        </w:rPr>
      </w:pPr>
      <w:ins w:id="12" w:author="Hannah Suzanne Wirtshafter" w:date="2026-05-07T14:35:00Z">
        <w:r>
          <w:rPr>
            <w:b/>
            <w:bCs/>
          </w:rPr>
          <w:t>Conserved neural geometry supports behavioral generalization across contexts</w:t>
        </w:r>
      </w:ins>
    </w:p>
    <w:p w14:paraId="49ADF485" w14:textId="3B30CB1C" w:rsidR="00B57DE1" w:rsidRDefault="00B57DE1" w:rsidP="00B57DE1">
      <w:pPr>
        <w:pStyle w:val="p1"/>
        <w:rPr>
          <w:ins w:id="13" w:author="Hannah Suzanne Wirtshafter" w:date="2026-05-12T16:23:00Z"/>
        </w:rPr>
      </w:pPr>
      <w:ins w:id="14" w:author="Hannah Suzanne Wirtshafter" w:date="2026-05-12T16:23:00Z">
        <w:r>
          <w:t>Conserved population geometry supports behavioral generalization</w:t>
        </w:r>
      </w:ins>
    </w:p>
    <w:p w14:paraId="7F7B0AFD" w14:textId="77777777" w:rsidR="00B57DE1" w:rsidRDefault="00B57DE1" w:rsidP="003568FE">
      <w:pPr>
        <w:pStyle w:val="p1"/>
        <w:rPr>
          <w:ins w:id="15" w:author="Hannah Suzanne Wirtshafter" w:date="2026-05-07T14:35:00Z"/>
        </w:rPr>
      </w:pPr>
    </w:p>
    <w:p w14:paraId="5AC2DD18" w14:textId="77777777" w:rsidR="003568FE" w:rsidRPr="0090741D" w:rsidRDefault="003568FE" w:rsidP="00C4565E">
      <w:pPr>
        <w:spacing w:line="480" w:lineRule="auto"/>
        <w:rPr>
          <w:b/>
          <w:sz w:val="30"/>
          <w:szCs w:val="30"/>
        </w:rPr>
      </w:pPr>
    </w:p>
    <w:p w14:paraId="7BDD1872" w14:textId="1CB969D6" w:rsidR="00CD1A05" w:rsidRPr="0090741D" w:rsidRDefault="00CD1A05" w:rsidP="006F0F52">
      <w:pPr>
        <w:spacing w:line="480" w:lineRule="auto"/>
        <w:rPr>
          <w:b/>
          <w:u w:val="single"/>
        </w:rPr>
      </w:pPr>
    </w:p>
    <w:p w14:paraId="019EF3F3" w14:textId="4A90AB28" w:rsidR="00CD1A05" w:rsidRPr="0090741D" w:rsidRDefault="00CD1A05" w:rsidP="006F0F52">
      <w:pPr>
        <w:spacing w:line="480" w:lineRule="auto"/>
      </w:pPr>
      <w:r w:rsidRPr="0090741D">
        <w:t>Hannah S Wirtshafter</w:t>
      </w:r>
      <w:r w:rsidRPr="0090741D">
        <w:rPr>
          <w:vertAlign w:val="superscript"/>
        </w:rPr>
        <w:t>1*</w:t>
      </w:r>
      <w:r w:rsidRPr="0090741D">
        <w:t>, Sara A Solla</w:t>
      </w:r>
      <w:r w:rsidR="00227E07">
        <w:rPr>
          <w:vertAlign w:val="superscript"/>
        </w:rPr>
        <w:t>1,2</w:t>
      </w:r>
      <w:r w:rsidRPr="0090741D">
        <w:t>, John F Disterhoft</w:t>
      </w:r>
      <w:r w:rsidRPr="0090741D">
        <w:rPr>
          <w:vertAlign w:val="superscript"/>
        </w:rPr>
        <w:t>1</w:t>
      </w:r>
    </w:p>
    <w:p w14:paraId="4A01655A" w14:textId="77777777" w:rsidR="00CD1A05" w:rsidRPr="0090741D" w:rsidDel="00EF2146" w:rsidRDefault="00CD1A05" w:rsidP="006F0F52">
      <w:pPr>
        <w:spacing w:line="480" w:lineRule="auto"/>
        <w:rPr>
          <w:del w:id="16" w:author="Hannah Suzanne Wirtshafter" w:date="2026-05-13T11:27:00Z"/>
        </w:rPr>
      </w:pPr>
    </w:p>
    <w:p w14:paraId="329A10C1" w14:textId="77777777" w:rsidR="00CD1A05" w:rsidRPr="0090741D" w:rsidDel="00EF2146" w:rsidRDefault="00CD1A05" w:rsidP="006F0F52">
      <w:pPr>
        <w:spacing w:line="480" w:lineRule="auto"/>
        <w:rPr>
          <w:del w:id="17" w:author="Hannah Suzanne Wirtshafter" w:date="2026-05-13T11:27:00Z"/>
        </w:rPr>
      </w:pPr>
    </w:p>
    <w:p w14:paraId="5B817FFF" w14:textId="77777777" w:rsidR="00CD1A05" w:rsidRPr="0090741D" w:rsidRDefault="00CD1A05" w:rsidP="006F0F52">
      <w:pPr>
        <w:spacing w:line="480" w:lineRule="auto"/>
      </w:pPr>
    </w:p>
    <w:p w14:paraId="12184935" w14:textId="77777777" w:rsidR="00CD1A05" w:rsidRPr="0090741D" w:rsidRDefault="00CD1A05" w:rsidP="006F0F52">
      <w:pPr>
        <w:spacing w:line="480" w:lineRule="auto"/>
      </w:pPr>
    </w:p>
    <w:p w14:paraId="48BD3B7D" w14:textId="77777777" w:rsidR="00CD1A05" w:rsidRPr="0090741D" w:rsidRDefault="00CD1A05" w:rsidP="006F0F52">
      <w:pPr>
        <w:spacing w:line="480" w:lineRule="auto"/>
      </w:pPr>
    </w:p>
    <w:p w14:paraId="1E9FFDF5" w14:textId="77777777" w:rsidR="00CD1A05" w:rsidRPr="0090741D" w:rsidRDefault="00CD1A05" w:rsidP="006F0F52">
      <w:pPr>
        <w:spacing w:line="480" w:lineRule="auto"/>
      </w:pPr>
      <w:r w:rsidRPr="0090741D">
        <w:t>*Lead contact: hsw@northwestern.edu (HSW)</w:t>
      </w:r>
    </w:p>
    <w:p w14:paraId="7ADE67C8" w14:textId="77777777" w:rsidR="00CD1A05" w:rsidRPr="0090741D" w:rsidRDefault="00CD1A05" w:rsidP="006F0F52">
      <w:pPr>
        <w:spacing w:line="480" w:lineRule="auto"/>
      </w:pPr>
    </w:p>
    <w:p w14:paraId="4140644F" w14:textId="77777777" w:rsidR="00CD1A05" w:rsidRPr="0090741D" w:rsidDel="008336E1" w:rsidRDefault="00CD1A05" w:rsidP="006F0F52">
      <w:pPr>
        <w:spacing w:line="480" w:lineRule="auto"/>
        <w:rPr>
          <w:del w:id="18" w:author="Hannah Suzanne Wirtshafter" w:date="2026-05-12T16:20:00Z"/>
        </w:rPr>
      </w:pPr>
    </w:p>
    <w:p w14:paraId="5E54FFE4" w14:textId="77777777" w:rsidR="00CD1A05" w:rsidRPr="0090741D" w:rsidDel="008336E1" w:rsidRDefault="00CD1A05" w:rsidP="006F0F52">
      <w:pPr>
        <w:spacing w:line="480" w:lineRule="auto"/>
        <w:rPr>
          <w:del w:id="19" w:author="Hannah Suzanne Wirtshafter" w:date="2026-05-12T16:20:00Z"/>
        </w:rPr>
      </w:pPr>
    </w:p>
    <w:p w14:paraId="7DE9BBD2" w14:textId="77777777" w:rsidR="00CD1A05" w:rsidRPr="0090741D" w:rsidDel="008336E1" w:rsidRDefault="00CD1A05" w:rsidP="006F0F52">
      <w:pPr>
        <w:spacing w:line="480" w:lineRule="auto"/>
        <w:rPr>
          <w:del w:id="20" w:author="Hannah Suzanne Wirtshafter" w:date="2026-05-12T16:20:00Z"/>
        </w:rPr>
      </w:pPr>
    </w:p>
    <w:p w14:paraId="03DF405C" w14:textId="77777777" w:rsidR="00CD1A05" w:rsidRPr="0090741D" w:rsidRDefault="00CD1A05" w:rsidP="006F0F52">
      <w:pPr>
        <w:spacing w:line="480" w:lineRule="auto"/>
      </w:pPr>
    </w:p>
    <w:p w14:paraId="11B13140" w14:textId="2B02EF81" w:rsidR="00FD05D0" w:rsidRDefault="00CD1A05" w:rsidP="00335B49">
      <w:pPr>
        <w:pStyle w:val="ListParagraph"/>
        <w:numPr>
          <w:ilvl w:val="0"/>
          <w:numId w:val="23"/>
        </w:numPr>
        <w:spacing w:line="480" w:lineRule="auto"/>
        <w:rPr>
          <w:color w:val="212121"/>
          <w:shd w:val="clear" w:color="auto" w:fill="FFFFFF"/>
        </w:rPr>
      </w:pPr>
      <w:r w:rsidRPr="00A423B2">
        <w:rPr>
          <w:color w:val="212121"/>
          <w:shd w:val="clear" w:color="auto" w:fill="FFFFFF"/>
        </w:rPr>
        <w:t>Department of Neuroscience, Northwestern University Feinberg School of Medicine, Chicago, IL</w:t>
      </w:r>
      <w:r w:rsidR="00335B49" w:rsidRPr="00A423B2">
        <w:rPr>
          <w:color w:val="212121"/>
          <w:shd w:val="clear" w:color="auto" w:fill="FFFFFF"/>
        </w:rPr>
        <w:t xml:space="preserve"> 60611</w:t>
      </w:r>
      <w:r w:rsidRPr="00A423B2">
        <w:rPr>
          <w:color w:val="212121"/>
          <w:shd w:val="clear" w:color="auto" w:fill="FFFFFF"/>
        </w:rPr>
        <w:t>, USA.</w:t>
      </w:r>
    </w:p>
    <w:p w14:paraId="49C7926E" w14:textId="77777777" w:rsidR="00335B49" w:rsidRPr="00A423B2" w:rsidDel="008336E1" w:rsidRDefault="00335B49" w:rsidP="00A423B2">
      <w:pPr>
        <w:pStyle w:val="ListParagraph"/>
        <w:numPr>
          <w:ilvl w:val="0"/>
          <w:numId w:val="23"/>
        </w:numPr>
        <w:spacing w:line="480" w:lineRule="auto"/>
        <w:rPr>
          <w:del w:id="21" w:author="Hannah Suzanne Wirtshafter" w:date="2026-05-12T16:20:00Z"/>
          <w:rFonts w:cstheme="minorHAnsi"/>
          <w:color w:val="212121"/>
          <w:shd w:val="clear" w:color="auto" w:fill="FFFFFF"/>
        </w:rPr>
      </w:pPr>
      <w:r w:rsidRPr="00335B49">
        <w:rPr>
          <w:rFonts w:cstheme="minorHAnsi"/>
        </w:rPr>
        <w:t>Department of Physics and Astronomy, Northwestern University, Evanston, IL 60208, USA</w:t>
      </w:r>
      <w:del w:id="22" w:author="Hannah Suzanne Wirtshafter" w:date="2026-05-12T16:20:00Z">
        <w:r w:rsidRPr="00335B49" w:rsidDel="008336E1">
          <w:rPr>
            <w:rFonts w:cstheme="minorHAnsi"/>
          </w:rPr>
          <w:delText>.</w:delText>
        </w:r>
      </w:del>
    </w:p>
    <w:p w14:paraId="743B4E77" w14:textId="66B6706B" w:rsidR="00335B49" w:rsidRPr="0090741D" w:rsidDel="008336E1" w:rsidRDefault="00335B49">
      <w:pPr>
        <w:pStyle w:val="ListParagraph"/>
        <w:numPr>
          <w:ilvl w:val="0"/>
          <w:numId w:val="23"/>
        </w:numPr>
        <w:spacing w:line="480" w:lineRule="auto"/>
        <w:rPr>
          <w:del w:id="23" w:author="Hannah Suzanne Wirtshafter" w:date="2026-05-12T16:21:00Z"/>
        </w:rPr>
        <w:pPrChange w:id="24" w:author="Hannah Suzanne Wirtshafter" w:date="2026-05-12T16:20:00Z">
          <w:pPr>
            <w:spacing w:line="480" w:lineRule="auto"/>
            <w:ind w:left="360"/>
          </w:pPr>
        </w:pPrChange>
      </w:pPr>
    </w:p>
    <w:p w14:paraId="17050D66" w14:textId="77777777" w:rsidR="00406B1C" w:rsidRPr="008336E1" w:rsidRDefault="00406B1C">
      <w:pPr>
        <w:pStyle w:val="ListParagraph"/>
        <w:numPr>
          <w:ilvl w:val="0"/>
          <w:numId w:val="23"/>
        </w:numPr>
        <w:spacing w:line="480" w:lineRule="auto"/>
        <w:rPr>
          <w:b/>
          <w:rPrChange w:id="25" w:author="Hannah Suzanne Wirtshafter" w:date="2026-05-12T16:21:00Z">
            <w:rPr/>
          </w:rPrChange>
        </w:rPr>
        <w:pPrChange w:id="26" w:author="Hannah Suzanne Wirtshafter" w:date="2026-05-12T16:21:00Z">
          <w:pPr>
            <w:spacing w:line="480" w:lineRule="auto"/>
          </w:pPr>
        </w:pPrChange>
      </w:pPr>
      <w:del w:id="27" w:author="Hannah Suzanne Wirtshafter" w:date="2026-05-12T16:20:00Z">
        <w:r w:rsidRPr="008336E1" w:rsidDel="008336E1">
          <w:rPr>
            <w:b/>
            <w:rPrChange w:id="28" w:author="Hannah Suzanne Wirtshafter" w:date="2026-05-12T16:21:00Z">
              <w:rPr/>
            </w:rPrChange>
          </w:rPr>
          <w:br w:type="page"/>
        </w:r>
      </w:del>
    </w:p>
    <w:p w14:paraId="63210317" w14:textId="2C8412CD" w:rsidR="00AA6D3B" w:rsidRPr="00382378" w:rsidRDefault="00AA6D3B" w:rsidP="00AA6D3B">
      <w:pPr>
        <w:pStyle w:val="p1"/>
        <w:spacing w:line="480" w:lineRule="auto"/>
        <w:rPr>
          <w:b/>
        </w:rPr>
      </w:pPr>
      <w:r w:rsidRPr="00382378">
        <w:rPr>
          <w:b/>
        </w:rPr>
        <w:lastRenderedPageBreak/>
        <w:t>Abstract</w:t>
      </w:r>
    </w:p>
    <w:p w14:paraId="4FFBF4B5" w14:textId="488D8AD9" w:rsidR="00D71C28" w:rsidRDefault="00EF2146" w:rsidP="009D3A66">
      <w:pPr>
        <w:pStyle w:val="p1"/>
        <w:divId w:val="104928221"/>
        <w:rPr>
          <w:ins w:id="29" w:author="Hannah Suzanne Wirtshafter" w:date="2026-05-13T11:36:00Z"/>
        </w:rPr>
      </w:pPr>
      <w:ins w:id="30" w:author="Hannah Suzanne Wirtshafter" w:date="2026-05-13T11:30:00Z">
        <w:r>
          <w:t>Learned behaviors often generalize across contexts even though neural representations of different contexts can vary substantially. How the brain preserves task-relevant information across these changing neural representations remains unclear.</w:t>
        </w:r>
      </w:ins>
      <w:ins w:id="31" w:author="Hannah Suzanne Wirtshafter" w:date="2026-05-13T11:36:00Z">
        <w:r w:rsidR="00D71C28">
          <w:t xml:space="preserve"> </w:t>
        </w:r>
      </w:ins>
      <w:ins w:id="32" w:author="Hannah Suzanne Wirtshafter" w:date="2026-05-13T11:30:00Z">
        <w:r>
          <w:t xml:space="preserve">The hippocampus embodies this problem because </w:t>
        </w:r>
        <w:r w:rsidRPr="00DC5BC0">
          <w:rPr>
            <w:iCs/>
            <w:color w:val="0E0E0E"/>
          </w:rPr>
          <w:t>hippocampal spatial representations</w:t>
        </w:r>
        <w:r>
          <w:rPr>
            <w:iCs/>
            <w:color w:val="0E0E0E"/>
          </w:rPr>
          <w:t xml:space="preserve"> reorganize</w:t>
        </w:r>
        <w:r w:rsidRPr="00DC5BC0">
          <w:rPr>
            <w:iCs/>
            <w:color w:val="0E0E0E"/>
          </w:rPr>
          <w:t xml:space="preserve"> across environments</w:t>
        </w:r>
        <w:r>
          <w:rPr>
            <w:iCs/>
            <w:color w:val="0E0E0E"/>
          </w:rPr>
          <w:t xml:space="preserve"> even when</w:t>
        </w:r>
        <w:r w:rsidRPr="00DC5BC0">
          <w:rPr>
            <w:iCs/>
            <w:color w:val="0E0E0E"/>
          </w:rPr>
          <w:t xml:space="preserve"> learned behaviors </w:t>
        </w:r>
        <w:r>
          <w:rPr>
            <w:iCs/>
            <w:color w:val="0E0E0E"/>
          </w:rPr>
          <w:t xml:space="preserve">generalize successfully. </w:t>
        </w:r>
      </w:ins>
      <w:del w:id="33" w:author="Hannah Suzanne Wirtshafter" w:date="2026-05-13T11:30:00Z">
        <w:r w:rsidR="00335B49" w:rsidRPr="008336E1" w:rsidDel="00EF2146">
          <w:delText>The question of h</w:delText>
        </w:r>
        <w:r w:rsidR="00AA6D3B" w:rsidRPr="008336E1" w:rsidDel="00EF2146">
          <w:delText>ow learn</w:delText>
        </w:r>
        <w:r w:rsidR="00E41F9F" w:rsidRPr="008336E1" w:rsidDel="00EF2146">
          <w:delText>ed behavior</w:delText>
        </w:r>
        <w:r w:rsidR="00AA6D3B" w:rsidRPr="008336E1" w:rsidDel="00EF2146">
          <w:delText xml:space="preserve"> generalizes across contexts</w:delText>
        </w:r>
        <w:r w:rsidR="00335B49" w:rsidRPr="008336E1" w:rsidDel="00EF2146">
          <w:delText xml:space="preserve"> </w:delText>
        </w:r>
        <w:r w:rsidR="00E41F9F" w:rsidRPr="008336E1" w:rsidDel="00EF2146">
          <w:delText xml:space="preserve">is </w:delText>
        </w:r>
        <w:r w:rsidR="00AA6D3B" w:rsidRPr="00B57DE1" w:rsidDel="00EF2146">
          <w:delText xml:space="preserve">fundamental </w:delText>
        </w:r>
        <w:r w:rsidR="00335B49" w:rsidRPr="00B57DE1" w:rsidDel="00EF2146">
          <w:delText xml:space="preserve">to </w:delText>
        </w:r>
        <w:r w:rsidR="00AA6D3B" w:rsidRPr="007D4986" w:rsidDel="00EF2146">
          <w:delText xml:space="preserve">neuroscience, as successful behavior often requires transferring acquired knowledge to new environments. Conditioning tasks provide a clear example of such generalization, </w:delText>
        </w:r>
        <w:r w:rsidR="00E41F9F" w:rsidRPr="007D4986" w:rsidDel="00EF2146">
          <w:delText xml:space="preserve">since </w:delText>
        </w:r>
        <w:r w:rsidR="00AA6D3B" w:rsidRPr="00735C0E" w:rsidDel="00EF2146">
          <w:delText xml:space="preserve">learned </w:delText>
        </w:r>
        <w:r w:rsidR="00E41F9F" w:rsidRPr="00735C0E" w:rsidDel="00EF2146">
          <w:delText xml:space="preserve">associations are readily </w:delText>
        </w:r>
        <w:r w:rsidR="00AA6D3B" w:rsidRPr="00735C0E" w:rsidDel="00EF2146">
          <w:delText xml:space="preserve">expressed across </w:delText>
        </w:r>
        <w:r w:rsidR="00E41F9F" w:rsidRPr="00735C0E" w:rsidDel="00EF2146">
          <w:delText xml:space="preserve">different </w:delText>
        </w:r>
        <w:r w:rsidR="00AA6D3B" w:rsidRPr="00735C0E" w:rsidDel="00EF2146">
          <w:delText>spatial contexts. A central challen</w:delText>
        </w:r>
        <w:r w:rsidR="00AA6D3B" w:rsidRPr="00BF082C" w:rsidDel="00EF2146">
          <w:delText>ge in understanding the neural basis of this ability is determining how the hippocampus represents task</w:delText>
        </w:r>
        <w:r w:rsidR="00B86EE7" w:rsidRPr="00D33664" w:rsidDel="00EF2146">
          <w:delText xml:space="preserve"> </w:delText>
        </w:r>
        <w:r w:rsidR="00AA6D3B" w:rsidRPr="00316302" w:rsidDel="00EF2146">
          <w:delText xml:space="preserve">related information across environments given that its spatial representations remap with context. </w:delText>
        </w:r>
      </w:del>
      <w:r w:rsidR="00AA6D3B" w:rsidRPr="00316302">
        <w:t xml:space="preserve">Here, we </w:t>
      </w:r>
      <w:del w:id="34" w:author="Hannah Suzanne Wirtshafter" w:date="2026-05-13T11:31:00Z">
        <w:r w:rsidR="00AA6D3B" w:rsidRPr="00316302" w:rsidDel="00EF2146">
          <w:delText xml:space="preserve">used calcium imaging to </w:delText>
        </w:r>
      </w:del>
      <w:r w:rsidR="00AA6D3B" w:rsidRPr="00316302">
        <w:t>record</w:t>
      </w:r>
      <w:ins w:id="35" w:author="Hannah Suzanne Wirtshafter" w:date="2026-05-13T11:31:00Z">
        <w:r>
          <w:t>ed</w:t>
        </w:r>
      </w:ins>
      <w:r w:rsidR="00AA6D3B" w:rsidRPr="00316302">
        <w:t xml:space="preserve"> hippocampal </w:t>
      </w:r>
      <w:ins w:id="36" w:author="Hannah Suzanne Wirtshafter" w:date="2026-05-13T11:36:00Z">
        <w:r w:rsidR="00D71C28">
          <w:t xml:space="preserve">neuronal </w:t>
        </w:r>
      </w:ins>
      <w:del w:id="37" w:author="Hannah Suzanne Wirtshafter" w:date="2026-05-13T11:36:00Z">
        <w:r w:rsidR="00AA6D3B" w:rsidRPr="00316302" w:rsidDel="00D71C28">
          <w:delText xml:space="preserve">population </w:delText>
        </w:r>
      </w:del>
      <w:r w:rsidR="00AA6D3B" w:rsidRPr="00316302">
        <w:t>activity</w:t>
      </w:r>
      <w:ins w:id="38" w:author="Hannah Suzanne Wirtshafter" w:date="2026-05-13T11:31:00Z">
        <w:r>
          <w:t xml:space="preserve"> using calcium imaging</w:t>
        </w:r>
      </w:ins>
      <w:r w:rsidR="00AA6D3B" w:rsidRPr="00316302">
        <w:t xml:space="preserve"> </w:t>
      </w:r>
      <w:del w:id="39" w:author="Hannah Suzanne Wirtshafter" w:date="2026-05-13T11:31:00Z">
        <w:r w:rsidR="00AA6D3B" w:rsidRPr="00316302" w:rsidDel="00EF2146">
          <w:delText xml:space="preserve">as </w:delText>
        </w:r>
      </w:del>
      <w:ins w:id="40" w:author="Hannah Suzanne Wirtshafter" w:date="2026-05-13T11:31:00Z">
        <w:r>
          <w:t>while</w:t>
        </w:r>
        <w:r w:rsidRPr="00316302">
          <w:t xml:space="preserve"> </w:t>
        </w:r>
      </w:ins>
      <w:r w:rsidR="00AA6D3B" w:rsidRPr="00316302">
        <w:t xml:space="preserve">rats performed a </w:t>
      </w:r>
      <w:del w:id="41" w:author="Hannah Suzanne Wirtshafter" w:date="2026-05-13T11:31:00Z">
        <w:r w:rsidR="00E41F9F" w:rsidRPr="00316302" w:rsidDel="00EF2146">
          <w:delText xml:space="preserve">trace eyeblink </w:delText>
        </w:r>
      </w:del>
      <w:r w:rsidR="00AA6D3B" w:rsidRPr="00316302">
        <w:t xml:space="preserve">conditioning task across multiple </w:t>
      </w:r>
      <w:ins w:id="42" w:author="Hannah Suzanne Wirtshafter" w:date="2026-05-13T11:31:00Z">
        <w:r>
          <w:t xml:space="preserve">distinct </w:t>
        </w:r>
      </w:ins>
      <w:r w:rsidR="00AA6D3B" w:rsidRPr="00316302">
        <w:t>spatial contexts.</w:t>
      </w:r>
      <w:del w:id="43" w:author="Hannah Suzanne Wirtshafter" w:date="2026-05-13T11:31:00Z">
        <w:r w:rsidR="00AA6D3B" w:rsidRPr="00316302" w:rsidDel="00EF2146">
          <w:delText xml:space="preserve"> To characterize </w:delText>
        </w:r>
        <w:r w:rsidR="00E41F9F" w:rsidRPr="00316302" w:rsidDel="00EF2146">
          <w:delText xml:space="preserve">the structure of </w:delText>
        </w:r>
        <w:r w:rsidR="00AA6D3B" w:rsidRPr="00316302" w:rsidDel="00EF2146">
          <w:delText>task</w:delText>
        </w:r>
        <w:r w:rsidR="00B86EE7" w:rsidRPr="00316302" w:rsidDel="00EF2146">
          <w:delText>-</w:delText>
        </w:r>
        <w:r w:rsidR="00AA6D3B" w:rsidRPr="00316302" w:rsidDel="00EF2146">
          <w:delText xml:space="preserve">related population </w:delText>
        </w:r>
        <w:r w:rsidR="00E41F9F" w:rsidRPr="00316302" w:rsidDel="00EF2146">
          <w:delText>activity</w:delText>
        </w:r>
        <w:r w:rsidR="00AA6D3B" w:rsidRPr="00316302" w:rsidDel="00EF2146">
          <w:delText>, we applied dimensionality reduction and alignment methods to construct low-dimensional manifolds of hippocampal activity.</w:delText>
        </w:r>
      </w:del>
      <w:r w:rsidR="00AA6D3B" w:rsidRPr="00316302">
        <w:t xml:space="preserve"> </w:t>
      </w:r>
      <w:ins w:id="44" w:author="Hannah Suzanne Wirtshafter" w:date="2026-05-13T11:32:00Z">
        <w:r>
          <w:t>D</w:t>
        </w:r>
        <w:r w:rsidRPr="00EF2146">
          <w:t>espite pronounced remapping of spatial representations</w:t>
        </w:r>
        <w:r>
          <w:t xml:space="preserve">, </w:t>
        </w:r>
      </w:ins>
      <w:del w:id="45" w:author="Hannah Suzanne Wirtshafter" w:date="2026-05-13T11:32:00Z">
        <w:r w:rsidR="00AA6D3B" w:rsidRPr="00316302" w:rsidDel="00EF2146">
          <w:delText xml:space="preserve">We found that </w:delText>
        </w:r>
      </w:del>
      <w:ins w:id="46" w:author="Hannah Suzanne Wirtshafter" w:date="2026-05-13T11:35:00Z">
        <w:r w:rsidR="00D71C28">
          <w:t>the low-dimensional organization of task-related population activity was conserved across contexts</w:t>
        </w:r>
      </w:ins>
      <w:del w:id="47" w:author="Hannah Suzanne Wirtshafter" w:date="2026-05-13T11:35:00Z">
        <w:r w:rsidR="00AA6D3B" w:rsidRPr="00316302" w:rsidDel="00D71C28">
          <w:delText xml:space="preserve">task-related population activity </w:delText>
        </w:r>
      </w:del>
      <w:del w:id="48" w:author="Hannah Suzanne Wirtshafter" w:date="2026-05-13T11:32:00Z">
        <w:r w:rsidR="0006591C" w:rsidRPr="00EF2146" w:rsidDel="00EF2146">
          <w:delText xml:space="preserve">was </w:delText>
        </w:r>
        <w:r w:rsidR="009A047F" w:rsidRPr="00EF2146" w:rsidDel="00EF2146">
          <w:delText>represented as</w:delText>
        </w:r>
        <w:r w:rsidR="0006591C" w:rsidRPr="00EF2146" w:rsidDel="00EF2146">
          <w:delText xml:space="preserve"> </w:delText>
        </w:r>
        <w:r w:rsidR="00AA6D3B" w:rsidRPr="00EF2146" w:rsidDel="00EF2146">
          <w:delText xml:space="preserve">a </w:delText>
        </w:r>
        <w:r w:rsidR="0006591C" w:rsidRPr="00EF2146" w:rsidDel="00EF2146">
          <w:delText xml:space="preserve">latent space </w:delText>
        </w:r>
        <w:r w:rsidR="00AA6D3B" w:rsidRPr="00EF2146" w:rsidDel="00EF2146">
          <w:delText xml:space="preserve">structure </w:delText>
        </w:r>
        <w:r w:rsidR="0006591C" w:rsidRPr="00EF2146" w:rsidDel="00EF2146">
          <w:delText xml:space="preserve">that remained stable </w:delText>
        </w:r>
        <w:r w:rsidR="00AA6D3B" w:rsidRPr="00EF2146" w:rsidDel="00EF2146">
          <w:delText>across contexts</w:delText>
        </w:r>
      </w:del>
      <w:ins w:id="49" w:author="Hannah Suzanne Wirtshafter" w:date="2026-05-13T11:35:00Z">
        <w:r w:rsidR="00D71C28">
          <w:t>.</w:t>
        </w:r>
      </w:ins>
      <w:del w:id="50" w:author="Hannah Suzanne Wirtshafter" w:date="2026-05-13T11:35:00Z">
        <w:r w:rsidR="00AA6D3B" w:rsidRPr="00EF2146" w:rsidDel="00D71C28">
          <w:delText>,</w:delText>
        </w:r>
      </w:del>
      <w:r w:rsidR="00AA6D3B" w:rsidRPr="00EF2146">
        <w:t xml:space="preserve"> </w:t>
      </w:r>
      <w:del w:id="51" w:author="Hannah Suzanne Wirtshafter" w:date="2026-05-13T11:32:00Z">
        <w:r w:rsidR="00AA6D3B" w:rsidRPr="00EF2146" w:rsidDel="00EF2146">
          <w:delText xml:space="preserve">despite pronounced remapping of spatial representations. </w:delText>
        </w:r>
      </w:del>
      <w:commentRangeStart w:id="52"/>
      <w:commentRangeStart w:id="53"/>
      <w:ins w:id="54" w:author="Hannah Suzanne Wirtshafter" w:date="2026-04-29T16:54:00Z">
        <w:r w:rsidR="00F64F90" w:rsidRPr="00EF2146">
          <w:t xml:space="preserve">Importantly, </w:t>
        </w:r>
      </w:ins>
      <w:ins w:id="55" w:author="Hannah Suzanne Wirtshafter" w:date="2026-05-07T14:41:00Z">
        <w:r w:rsidR="003568FE" w:rsidRPr="00EF2146">
          <w:t>preservation reflected conserved relationships among task states</w:t>
        </w:r>
      </w:ins>
      <w:ins w:id="56" w:author="Hannah Suzanne Wirtshafter" w:date="2026-04-29T16:54:00Z">
        <w:r w:rsidR="00F64F90" w:rsidRPr="00EF2146">
          <w:t xml:space="preserve">, rather than overall similarity in activity patterns. </w:t>
        </w:r>
      </w:ins>
      <w:commentRangeEnd w:id="52"/>
      <w:ins w:id="57" w:author="Hannah Suzanne Wirtshafter" w:date="2026-05-13T12:04:00Z">
        <w:r w:rsidR="009D3A66">
          <w:t>Strikingly, the relational organization of task-related population activity was conserved not only across contexts within individual animals, but also across animals, despite differences in the underlying neural populations and individual experience. T</w:t>
        </w:r>
      </w:ins>
      <w:del w:id="58" w:author="Hannah Suzanne Wirtshafter" w:date="2026-05-13T11:33:00Z">
        <w:r w:rsidR="00D6752F" w:rsidRPr="00382378" w:rsidDel="00EF2146">
          <w:rPr>
            <w:rStyle w:val="CommentReference"/>
            <w:sz w:val="24"/>
            <w:szCs w:val="24"/>
          </w:rPr>
          <w:commentReference w:id="52"/>
        </w:r>
        <w:commentRangeEnd w:id="53"/>
        <w:r w:rsidR="003568FE" w:rsidRPr="008336E1" w:rsidDel="00EF2146">
          <w:rPr>
            <w:rStyle w:val="CommentReference"/>
          </w:rPr>
          <w:commentReference w:id="53"/>
        </w:r>
      </w:del>
      <w:del w:id="59" w:author="Hannah Suzanne Wirtshafter" w:date="2026-05-13T11:35:00Z">
        <w:r w:rsidR="00AA6D3B" w:rsidRPr="00382378" w:rsidDel="00D71C28">
          <w:delText>S</w:delText>
        </w:r>
      </w:del>
      <w:del w:id="60" w:author="Hannah Suzanne Wirtshafter" w:date="2026-05-13T12:04:00Z">
        <w:r w:rsidR="00AA6D3B" w:rsidRPr="00382378" w:rsidDel="009D3A66">
          <w:delText xml:space="preserve">trikingly, this </w:delText>
        </w:r>
      </w:del>
      <w:del w:id="61" w:author="Hannah Suzanne Wirtshafter" w:date="2026-05-13T11:33:00Z">
        <w:r w:rsidR="009A047F" w:rsidRPr="008336E1" w:rsidDel="00EF2146">
          <w:delText>neural representation of the task</w:delText>
        </w:r>
      </w:del>
      <w:del w:id="62" w:author="Hannah Suzanne Wirtshafter" w:date="2026-05-13T12:04:00Z">
        <w:r w:rsidR="009A047F" w:rsidRPr="008336E1" w:rsidDel="009D3A66">
          <w:delText xml:space="preserve"> </w:delText>
        </w:r>
        <w:r w:rsidR="00AA6D3B" w:rsidRPr="008336E1" w:rsidDel="009D3A66">
          <w:delText xml:space="preserve">was conserved notonly across contexts </w:delText>
        </w:r>
      </w:del>
      <w:del w:id="63" w:author="Hannah Suzanne Wirtshafter" w:date="2026-05-13T11:33:00Z">
        <w:r w:rsidR="00B86EE7" w:rsidRPr="007D4986" w:rsidDel="00EF2146">
          <w:delText xml:space="preserve">for </w:delText>
        </w:r>
      </w:del>
      <w:del w:id="64" w:author="Hannah Suzanne Wirtshafter" w:date="2026-05-13T12:04:00Z">
        <w:r w:rsidR="00AA6D3B" w:rsidRPr="007D4986" w:rsidDel="009D3A66">
          <w:delText>individual animals but also across animals</w:delText>
        </w:r>
      </w:del>
      <w:del w:id="65" w:author="Hannah Suzanne Wirtshafter" w:date="2026-05-13T11:33:00Z">
        <w:r w:rsidR="00AA6D3B" w:rsidRPr="007D4986" w:rsidDel="00EF2146">
          <w:delText xml:space="preserve">, revealing </w:delText>
        </w:r>
        <w:r w:rsidR="009A047F" w:rsidRPr="007D4986" w:rsidDel="00EF2146">
          <w:delText>the</w:delText>
        </w:r>
        <w:r w:rsidR="00AA6D3B" w:rsidRPr="00735C0E" w:rsidDel="00EF2146">
          <w:delText xml:space="preserve"> </w:delText>
        </w:r>
        <w:r w:rsidR="009A047F" w:rsidRPr="00735C0E" w:rsidDel="00EF2146">
          <w:delText xml:space="preserve">stability of the </w:delText>
        </w:r>
        <w:r w:rsidR="00AA6D3B" w:rsidRPr="00735C0E" w:rsidDel="00EF2146">
          <w:delText>representation</w:delText>
        </w:r>
        <w:r w:rsidR="009A047F" w:rsidRPr="00735C0E" w:rsidDel="00EF2146">
          <w:delText xml:space="preserve"> of this conditioning task</w:delText>
        </w:r>
        <w:r w:rsidR="00AA6D3B" w:rsidRPr="00735C0E" w:rsidDel="00EF2146">
          <w:delText xml:space="preserve"> in the hippocampus. </w:delText>
        </w:r>
      </w:del>
      <w:del w:id="66" w:author="Hannah Suzanne Wirtshafter" w:date="2026-05-13T12:04:00Z">
        <w:r w:rsidR="00AA6D3B" w:rsidRPr="00735C0E" w:rsidDel="009D3A66">
          <w:delText>T</w:delText>
        </w:r>
      </w:del>
      <w:r w:rsidR="00AA6D3B" w:rsidRPr="00735C0E">
        <w:t xml:space="preserve">hese findings </w:t>
      </w:r>
      <w:ins w:id="67" w:author="Hannah Suzanne Wirtshafter" w:date="2026-05-13T11:34:00Z">
        <w:r w:rsidRPr="00EF2146">
          <w:t>identify a conserved population-level organization through which the hippocampus can support behavioral generalization despite contextual remapping</w:t>
        </w:r>
        <w:r>
          <w:t xml:space="preserve"> and</w:t>
        </w:r>
      </w:ins>
      <w:del w:id="68" w:author="Hannah Suzanne Wirtshafter" w:date="2026-05-13T11:34:00Z">
        <w:r w:rsidR="00AA6D3B" w:rsidRPr="00735C0E" w:rsidDel="00EF2146">
          <w:delText>provide a population-level account of how task-related information is preserved across changing spatial environments and</w:delText>
        </w:r>
      </w:del>
      <w:r w:rsidR="00AA6D3B" w:rsidRPr="00735C0E">
        <w:t xml:space="preserve"> suggest </w:t>
      </w:r>
      <w:r w:rsidR="008839C8" w:rsidRPr="00BF082C">
        <w:t xml:space="preserve">that </w:t>
      </w:r>
      <w:del w:id="69" w:author="Hannah Suzanne Wirtshafter" w:date="2026-05-13T11:34:00Z">
        <w:r w:rsidR="009A047F" w:rsidRPr="00D33664" w:rsidDel="00EF2146">
          <w:delText>the str</w:delText>
        </w:r>
        <w:r w:rsidR="009A047F" w:rsidRPr="00FB75AB" w:rsidDel="00EF2146">
          <w:delText xml:space="preserve">ucture of </w:delText>
        </w:r>
        <w:r w:rsidR="009A047F" w:rsidRPr="00316302" w:rsidDel="00EF2146">
          <w:rPr>
            <w:bCs/>
          </w:rPr>
          <w:delText xml:space="preserve">low-dimensional population-level </w:delText>
        </w:r>
        <w:r w:rsidR="008839C8" w:rsidRPr="00316302" w:rsidDel="00EF2146">
          <w:delText xml:space="preserve">hippocampal task representations </w:delText>
        </w:r>
        <w:r w:rsidR="009A047F" w:rsidRPr="00316302" w:rsidDel="00EF2146">
          <w:delText xml:space="preserve">exhibits a common </w:delText>
        </w:r>
        <w:r w:rsidR="008839C8" w:rsidRPr="00316302" w:rsidDel="00EF2146">
          <w:rPr>
            <w:bCs/>
          </w:rPr>
          <w:delText>organization</w:delText>
        </w:r>
        <w:r w:rsidR="008839C8" w:rsidRPr="00316302" w:rsidDel="00EF2146">
          <w:delText xml:space="preserve"> across individuals.</w:delText>
        </w:r>
      </w:del>
      <w:ins w:id="70" w:author="Hannah Suzanne Wirtshafter" w:date="2026-05-13T11:36:00Z">
        <w:r w:rsidR="00D71C28" w:rsidRPr="00D71C28">
          <w:t xml:space="preserve"> </w:t>
        </w:r>
        <w:r w:rsidR="00D71C28">
          <w:t>the neural substrate underlying behavioral generalization may follow shared organizational principles across individuals.</w:t>
        </w:r>
      </w:ins>
    </w:p>
    <w:p w14:paraId="245E17B2" w14:textId="2B018043" w:rsidR="008839C8" w:rsidRPr="00316302" w:rsidRDefault="008839C8">
      <w:pPr>
        <w:pStyle w:val="p1"/>
        <w:divId w:val="104928221"/>
        <w:pPrChange w:id="71" w:author="Hannah Suzanne Wirtshafter" w:date="2026-05-13T11:35:00Z">
          <w:pPr>
            <w:pStyle w:val="p1"/>
            <w:spacing w:line="480" w:lineRule="auto"/>
            <w:divId w:val="104928221"/>
          </w:pPr>
        </w:pPrChange>
      </w:pPr>
    </w:p>
    <w:p w14:paraId="28B95316" w14:textId="07059633" w:rsidR="00AA6D3B" w:rsidRPr="00316302" w:rsidRDefault="00AA6D3B" w:rsidP="008839C8">
      <w:pPr>
        <w:pStyle w:val="p1"/>
        <w:spacing w:line="480" w:lineRule="auto"/>
        <w:rPr>
          <w:b/>
        </w:rPr>
      </w:pPr>
    </w:p>
    <w:p w14:paraId="6B72A75B" w14:textId="7672D54E" w:rsidR="00AA6D3B" w:rsidDel="00EF2146" w:rsidRDefault="00AA6D3B" w:rsidP="00EF2146">
      <w:pPr>
        <w:rPr>
          <w:del w:id="72" w:author="Hannah Suzanne Wirtshafter" w:date="2026-05-13T11:27:00Z"/>
          <w:b/>
        </w:rPr>
      </w:pPr>
      <w:del w:id="73" w:author="Hannah Suzanne Wirtshafter" w:date="2026-05-13T11:27:00Z">
        <w:r w:rsidRPr="00316302" w:rsidDel="00EF2146">
          <w:rPr>
            <w:b/>
          </w:rPr>
          <w:br w:type="page"/>
        </w:r>
      </w:del>
    </w:p>
    <w:p w14:paraId="2E6DFB70" w14:textId="77777777" w:rsidR="00EF2146" w:rsidRPr="00316302" w:rsidRDefault="00EF2146">
      <w:pPr>
        <w:rPr>
          <w:ins w:id="74" w:author="Hannah Suzanne Wirtshafter" w:date="2026-05-13T11:27:00Z"/>
          <w:b/>
        </w:rPr>
      </w:pPr>
    </w:p>
    <w:p w14:paraId="5A6399D6" w14:textId="77777777" w:rsidR="00D71C28" w:rsidRDefault="00D71C28">
      <w:pPr>
        <w:rPr>
          <w:ins w:id="75" w:author="Hannah Suzanne Wirtshafter" w:date="2026-05-13T11:38:00Z"/>
          <w:b/>
        </w:rPr>
      </w:pPr>
      <w:ins w:id="76" w:author="Hannah Suzanne Wirtshafter" w:date="2026-05-13T11:38:00Z">
        <w:r>
          <w:rPr>
            <w:b/>
          </w:rPr>
          <w:br w:type="page"/>
        </w:r>
      </w:ins>
    </w:p>
    <w:p w14:paraId="665B4928" w14:textId="50229965" w:rsidR="00803C5F" w:rsidRPr="00316302" w:rsidRDefault="009942B9">
      <w:pPr>
        <w:rPr>
          <w:b/>
        </w:rPr>
        <w:pPrChange w:id="77" w:author="Hannah Suzanne Wirtshafter" w:date="2026-05-13T11:27:00Z">
          <w:pPr>
            <w:spacing w:line="480" w:lineRule="auto"/>
          </w:pPr>
        </w:pPrChange>
      </w:pPr>
      <w:r w:rsidRPr="00316302">
        <w:rPr>
          <w:b/>
        </w:rPr>
        <w:lastRenderedPageBreak/>
        <w:t>Introduction</w:t>
      </w:r>
    </w:p>
    <w:p w14:paraId="2E5DDB00" w14:textId="72A1B7B9" w:rsidR="00DC5BC0" w:rsidRDefault="00DC5BC0" w:rsidP="00DC5BC0">
      <w:pPr>
        <w:pStyle w:val="p1"/>
        <w:rPr>
          <w:ins w:id="78" w:author="Hannah Suzanne Wirtshafter" w:date="2026-05-12T16:29:00Z"/>
        </w:rPr>
      </w:pPr>
      <w:ins w:id="79" w:author="Hannah Suzanne Wirtshafter" w:date="2026-05-12T16:26:00Z">
        <w:r>
          <w:t xml:space="preserve">Learned behaviors often generalize across contexts even though neural representations of </w:t>
        </w:r>
      </w:ins>
      <w:ins w:id="80" w:author="Hannah Suzanne Wirtshafter" w:date="2026-05-13T11:23:00Z">
        <w:r w:rsidR="00316302">
          <w:t>different</w:t>
        </w:r>
      </w:ins>
      <w:ins w:id="81" w:author="Hannah Suzanne Wirtshafter" w:date="2026-05-12T16:26:00Z">
        <w:r>
          <w:t xml:space="preserve"> contexts can </w:t>
        </w:r>
      </w:ins>
      <w:ins w:id="82" w:author="Hannah Suzanne Wirtshafter" w:date="2026-05-13T11:23:00Z">
        <w:r w:rsidR="00316302">
          <w:t>vary</w:t>
        </w:r>
      </w:ins>
      <w:ins w:id="83" w:author="Hannah Suzanne Wirtshafter" w:date="2026-05-12T16:26:00Z">
        <w:r>
          <w:t xml:space="preserve"> substantially. How the brain preserves task-relevant information across </w:t>
        </w:r>
      </w:ins>
      <w:ins w:id="84" w:author="Hannah Suzanne Wirtshafter" w:date="2026-05-13T11:24:00Z">
        <w:r w:rsidR="00316302">
          <w:t xml:space="preserve">these </w:t>
        </w:r>
      </w:ins>
      <w:ins w:id="85" w:author="Hannah Suzanne Wirtshafter" w:date="2026-05-12T16:26:00Z">
        <w:r>
          <w:t>changing neural representations remains a central question in neuroscience.</w:t>
        </w:r>
      </w:ins>
    </w:p>
    <w:p w14:paraId="51F7DDD3" w14:textId="032CC6E3" w:rsidR="000E7388" w:rsidDel="007D4986" w:rsidRDefault="00DC5BC0" w:rsidP="007D4986">
      <w:pPr>
        <w:pStyle w:val="p1"/>
        <w:rPr>
          <w:del w:id="86" w:author="Hannah Suzanne Wirtshafter" w:date="2026-05-12T16:29:00Z"/>
          <w:bCs/>
        </w:rPr>
      </w:pPr>
      <w:ins w:id="87" w:author="Hannah Suzanne Wirtshafter" w:date="2026-05-12T16:27:00Z">
        <w:r>
          <w:t xml:space="preserve">The hippocampus </w:t>
        </w:r>
      </w:ins>
      <w:ins w:id="88" w:author="Hannah Suzanne Wirtshafter" w:date="2026-05-13T11:26:00Z">
        <w:r w:rsidR="00316302">
          <w:t>embodies</w:t>
        </w:r>
      </w:ins>
      <w:ins w:id="89" w:author="Hannah Suzanne Wirtshafter" w:date="2026-05-12T16:27:00Z">
        <w:r>
          <w:t xml:space="preserve"> this problem because </w:t>
        </w:r>
      </w:ins>
      <w:del w:id="90" w:author="Hannah Suzanne Wirtshafter" w:date="2026-05-12T16:27:00Z">
        <w:r w:rsidR="000E7388" w:rsidRPr="00DC5BC0" w:rsidDel="00DC5BC0">
          <w:rPr>
            <w:iCs/>
            <w:color w:val="0E0E0E"/>
          </w:rPr>
          <w:delText xml:space="preserve">The hippocampus is well suited to distinguish </w:delText>
        </w:r>
        <w:r w:rsidR="00D6752F" w:rsidRPr="00DC5BC0" w:rsidDel="00DC5BC0">
          <w:rPr>
            <w:iCs/>
            <w:color w:val="0E0E0E"/>
          </w:rPr>
          <w:delText xml:space="preserve">different </w:delText>
        </w:r>
        <w:r w:rsidR="000E7388" w:rsidRPr="00DC5BC0" w:rsidDel="00DC5BC0">
          <w:rPr>
            <w:iCs/>
            <w:color w:val="0E0E0E"/>
          </w:rPr>
          <w:delText xml:space="preserve">contexts, yet learned behaviors often must generalize across contexts. This creates an apparent representational conflict: </w:delText>
        </w:r>
      </w:del>
      <w:r w:rsidR="000E7388" w:rsidRPr="00DC5BC0">
        <w:rPr>
          <w:iCs/>
          <w:color w:val="0E0E0E"/>
        </w:rPr>
        <w:t>hippocampal spatial representations</w:t>
      </w:r>
      <w:ins w:id="91" w:author="Hannah Suzanne Wirtshafter" w:date="2026-05-13T11:21:00Z">
        <w:r w:rsidR="00316302" w:rsidRPr="00382378">
          <w:rPr>
            <w:bCs/>
          </w:rPr>
          <w:fldChar w:fldCharType="begin">
            <w:fldData xml:space="preserve">PEVuZE5vdGU+PENpdGU+PEF1dGhvcj5TY2hpbWFuc2tpPC9BdXRob3I+PFllYXI+MjAxMzwvWWVh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bD48ZnVsbC10aXRsZT5KIE5ldXJvc2NpPC9mdWxsLXRpdGxlPjwvcGVyaW9kaWNhbD48cGFnZXM+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</w:fldData>
          </w:fldChar>
        </w:r>
      </w:ins>
      <w:r w:rsidR="00316302">
        <w:rPr>
          <w:bCs/>
        </w:rPr>
        <w:instrText xml:space="preserve"> ADDIN EN.CITE </w:instrText>
      </w:r>
      <w:r w:rsidR="00316302">
        <w:rPr>
          <w:bCs/>
        </w:rPr>
        <w:fldChar w:fldCharType="begin">
          <w:fldData xml:space="preserve">PEVuZE5vdGU+PENpdGU+PEF1dGhvcj5TY2hpbWFuc2tpPC9BdXRob3I+PFllYXI+MjAxMzwvWWVh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bD48ZnVsbC10aXRsZT5KIE5ldXJvc2NpPC9mdWxsLXRpdGxlPjwvcGVyaW9kaWNhbD48cGFnZXM+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</w:fldData>
        </w:fldChar>
      </w:r>
      <w:r w:rsidR="00316302">
        <w:rPr>
          <w:bCs/>
        </w:rPr>
        <w:instrText xml:space="preserve"> ADDIN EN.CITE.DATA </w:instrText>
      </w:r>
      <w:r w:rsidR="00316302">
        <w:rPr>
          <w:bCs/>
        </w:rPr>
      </w:r>
      <w:r w:rsidR="00316302">
        <w:rPr>
          <w:bCs/>
        </w:rPr>
        <w:fldChar w:fldCharType="end"/>
      </w:r>
      <w:ins w:id="92" w:author="Hannah Suzanne Wirtshafter" w:date="2026-05-13T11:21:00Z">
        <w:r w:rsidR="00316302" w:rsidRPr="00382378">
          <w:rPr>
            <w:bCs/>
          </w:rPr>
        </w:r>
        <w:r w:rsidR="00316302" w:rsidRPr="00382378">
          <w:rPr>
            <w:bCs/>
          </w:rPr>
          <w:fldChar w:fldCharType="separate"/>
        </w:r>
      </w:ins>
      <w:r w:rsidR="00316302" w:rsidRPr="00316302">
        <w:rPr>
          <w:bCs/>
          <w:noProof/>
          <w:vertAlign w:val="superscript"/>
        </w:rPr>
        <w:t>1-5</w:t>
      </w:r>
      <w:ins w:id="93" w:author="Hannah Suzanne Wirtshafter" w:date="2026-05-13T11:21:00Z">
        <w:r w:rsidR="00316302" w:rsidRPr="00382378">
          <w:rPr>
            <w:bCs/>
          </w:rPr>
          <w:fldChar w:fldCharType="end"/>
        </w:r>
      </w:ins>
      <w:ins w:id="94" w:author="Hannah Suzanne Wirtshafter" w:date="2026-05-12T16:33:00Z">
        <w:r w:rsidR="007D4986">
          <w:rPr>
            <w:iCs/>
            <w:color w:val="0E0E0E"/>
          </w:rPr>
          <w:t xml:space="preserve"> reorganize</w:t>
        </w:r>
      </w:ins>
      <w:r w:rsidR="000E7388" w:rsidRPr="00DC5BC0">
        <w:rPr>
          <w:iCs/>
          <w:color w:val="0E0E0E"/>
        </w:rPr>
        <w:t xml:space="preserve"> </w:t>
      </w:r>
      <w:del w:id="95" w:author="Hannah Suzanne Wirtshafter" w:date="2026-05-12T16:33:00Z">
        <w:r w:rsidR="000E7388" w:rsidRPr="00DC5BC0" w:rsidDel="007D4986">
          <w:rPr>
            <w:iCs/>
            <w:color w:val="0E0E0E"/>
          </w:rPr>
          <w:delText xml:space="preserve">remap </w:delText>
        </w:r>
      </w:del>
      <w:r w:rsidR="000E7388" w:rsidRPr="00DC5BC0">
        <w:rPr>
          <w:iCs/>
          <w:color w:val="0E0E0E"/>
        </w:rPr>
        <w:t>across environments,</w:t>
      </w:r>
      <w:ins w:id="96" w:author="Hannah Suzanne Wirtshafter" w:date="2026-05-12T16:33:00Z">
        <w:r w:rsidR="007D4986">
          <w:rPr>
            <w:iCs/>
            <w:color w:val="0E0E0E"/>
          </w:rPr>
          <w:t xml:space="preserve"> a phenomenon known as remapping</w:t>
        </w:r>
      </w:ins>
      <w:ins w:id="97" w:author="Hannah Suzanne Wirtshafter" w:date="2026-05-13T11:21:00Z">
        <w:r w:rsidR="00316302" w:rsidRPr="00382378">
          <w:fldChar w:fldCharType="begin">
            <w:fldData xml:space="preserve">PEVuZE5vdGU+PENpdGU+PEF1dGhvcj5BbGxlbjwvQXV0aG9yPjxZZWFyPjIwMTI8L1llYXI+PFJl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</w:fldData>
          </w:fldChar>
        </w:r>
      </w:ins>
      <w:r w:rsidR="00316302">
        <w:instrText xml:space="preserve"> ADDIN EN.CITE </w:instrText>
      </w:r>
      <w:r w:rsidR="00316302">
        <w:fldChar w:fldCharType="begin">
          <w:fldData xml:space="preserve">PEVuZE5vdGU+PENpdGU+PEF1dGhvcj5BbGxlbjwvQXV0aG9yPjxZZWFyPjIwMTI8L1llYXI+PFJl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</w:fldData>
        </w:fldChar>
      </w:r>
      <w:r w:rsidR="00316302">
        <w:instrText xml:space="preserve"> ADDIN EN.CITE.DATA </w:instrText>
      </w:r>
      <w:r w:rsidR="00316302">
        <w:fldChar w:fldCharType="end"/>
      </w:r>
      <w:ins w:id="98" w:author="Hannah Suzanne Wirtshafter" w:date="2026-05-13T11:21:00Z">
        <w:r w:rsidR="00316302" w:rsidRPr="00382378">
          <w:fldChar w:fldCharType="separate"/>
        </w:r>
      </w:ins>
      <w:r w:rsidR="00316302" w:rsidRPr="00316302">
        <w:rPr>
          <w:noProof/>
          <w:vertAlign w:val="superscript"/>
        </w:rPr>
        <w:t>6-10</w:t>
      </w:r>
      <w:ins w:id="99" w:author="Hannah Suzanne Wirtshafter" w:date="2026-05-13T11:21:00Z">
        <w:r w:rsidR="00316302" w:rsidRPr="00382378">
          <w:fldChar w:fldCharType="end"/>
        </w:r>
      </w:ins>
      <w:ins w:id="100" w:author="Hannah Suzanne Wirtshafter" w:date="2026-05-12T16:33:00Z">
        <w:r w:rsidR="007D4986">
          <w:rPr>
            <w:iCs/>
            <w:color w:val="0E0E0E"/>
          </w:rPr>
          <w:t>,</w:t>
        </w:r>
      </w:ins>
      <w:r w:rsidR="000E7388" w:rsidRPr="00DC5BC0">
        <w:rPr>
          <w:iCs/>
          <w:color w:val="0E0E0E"/>
        </w:rPr>
        <w:t xml:space="preserve"> </w:t>
      </w:r>
      <w:del w:id="101" w:author="Hannah Suzanne Wirtshafter" w:date="2026-05-12T16:27:00Z">
        <w:r w:rsidR="000E7388" w:rsidRPr="00DC5BC0" w:rsidDel="00DC5BC0">
          <w:rPr>
            <w:iCs/>
            <w:color w:val="0E0E0E"/>
          </w:rPr>
          <w:delText xml:space="preserve">while </w:delText>
        </w:r>
      </w:del>
      <w:ins w:id="102" w:author="Hannah Suzanne Wirtshafter" w:date="2026-05-12T16:27:00Z">
        <w:r>
          <w:rPr>
            <w:iCs/>
            <w:color w:val="0E0E0E"/>
          </w:rPr>
          <w:t>even when</w:t>
        </w:r>
        <w:r w:rsidRPr="00DC5BC0">
          <w:rPr>
            <w:iCs/>
            <w:color w:val="0E0E0E"/>
          </w:rPr>
          <w:t xml:space="preserve"> </w:t>
        </w:r>
      </w:ins>
      <w:del w:id="103" w:author="Hannah Suzanne Wirtshafter" w:date="2026-05-12T16:27:00Z">
        <w:r w:rsidR="000E7388" w:rsidRPr="00DC5BC0" w:rsidDel="00DC5BC0">
          <w:rPr>
            <w:iCs/>
            <w:color w:val="0E0E0E"/>
          </w:rPr>
          <w:delText xml:space="preserve">task demands and </w:delText>
        </w:r>
      </w:del>
      <w:r w:rsidR="000E7388" w:rsidRPr="00DC5BC0">
        <w:rPr>
          <w:iCs/>
          <w:color w:val="0E0E0E"/>
        </w:rPr>
        <w:t xml:space="preserve">learned behaviors </w:t>
      </w:r>
      <w:del w:id="104" w:author="Hannah Suzanne Wirtshafter" w:date="2026-05-12T16:27:00Z">
        <w:r w:rsidR="00F93C3B" w:rsidRPr="00DC5BC0" w:rsidDel="00DC5BC0">
          <w:rPr>
            <w:iCs/>
            <w:color w:val="0E0E0E"/>
          </w:rPr>
          <w:delText>might need to</w:delText>
        </w:r>
        <w:r w:rsidR="000E7388" w:rsidRPr="00DC5BC0" w:rsidDel="00DC5BC0">
          <w:rPr>
            <w:iCs/>
            <w:color w:val="0E0E0E"/>
          </w:rPr>
          <w:delText xml:space="preserve"> remain constant</w:delText>
        </w:r>
      </w:del>
      <w:ins w:id="105" w:author="Hannah Suzanne Wirtshafter" w:date="2026-05-12T16:27:00Z">
        <w:r>
          <w:rPr>
            <w:iCs/>
            <w:color w:val="0E0E0E"/>
          </w:rPr>
          <w:t>generalize successfully</w:t>
        </w:r>
      </w:ins>
      <w:ins w:id="106" w:author="Hannah Suzanne Wirtshafter" w:date="2026-05-13T11:22:00Z">
        <w:r w:rsidR="00316302" w:rsidRPr="00382378">
          <w:fldChar w:fldCharType="begin">
            <w:fldData xml:space="preserve">PEVuZE5vdGU+PENpdGU+PEF1dGhvcj5BbGxlbjwvQXV0aG9yPjxZZWFyPjIwMTI8L1llYXI+PFJl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</w:fldData>
          </w:fldChar>
        </w:r>
      </w:ins>
      <w:r w:rsidR="00316302">
        <w:instrText xml:space="preserve"> ADDIN EN.CITE </w:instrText>
      </w:r>
      <w:r w:rsidR="00316302">
        <w:fldChar w:fldCharType="begin">
          <w:fldData xml:space="preserve">PEVuZE5vdGU+PENpdGU+PEF1dGhvcj5BbGxlbjwvQXV0aG9yPjxZZWFyPjIwMTI8L1llYXI+PFJl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</w:fldData>
        </w:fldChar>
      </w:r>
      <w:r w:rsidR="00316302">
        <w:instrText xml:space="preserve"> ADDIN EN.CITE.DATA </w:instrText>
      </w:r>
      <w:r w:rsidR="00316302">
        <w:fldChar w:fldCharType="end"/>
      </w:r>
      <w:ins w:id="107" w:author="Hannah Suzanne Wirtshafter" w:date="2026-05-13T11:22:00Z">
        <w:r w:rsidR="00316302" w:rsidRPr="00382378">
          <w:fldChar w:fldCharType="separate"/>
        </w:r>
      </w:ins>
      <w:r w:rsidR="00316302" w:rsidRPr="00316302">
        <w:rPr>
          <w:noProof/>
          <w:vertAlign w:val="superscript"/>
        </w:rPr>
        <w:t>6-8</w:t>
      </w:r>
      <w:ins w:id="108" w:author="Hannah Suzanne Wirtshafter" w:date="2026-05-13T11:22:00Z">
        <w:r w:rsidR="00316302" w:rsidRPr="00382378">
          <w:fldChar w:fldCharType="end"/>
        </w:r>
      </w:ins>
      <w:ins w:id="109" w:author="Hannah Suzanne Wirtshafter" w:date="2026-05-12T16:33:00Z">
        <w:r w:rsidR="007D4986">
          <w:rPr>
            <w:iCs/>
            <w:color w:val="0E0E0E"/>
          </w:rPr>
          <w:t>.</w:t>
        </w:r>
      </w:ins>
      <w:del w:id="110" w:author="Hannah Suzanne Wirtshafter" w:date="2026-05-12T16:29:00Z">
        <w:r w:rsidR="000E7388" w:rsidRPr="00DC5BC0" w:rsidDel="00DC5BC0">
          <w:rPr>
            <w:iCs/>
            <w:color w:val="0E0E0E"/>
          </w:rPr>
          <w:delText xml:space="preserve">. How task-relevant information is preserved across changing hippocampal representations </w:delText>
        </w:r>
        <w:r w:rsidR="00425F2A" w:rsidRPr="00DC5BC0" w:rsidDel="00DC5BC0">
          <w:rPr>
            <w:iCs/>
            <w:color w:val="0E0E0E"/>
          </w:rPr>
          <w:delText xml:space="preserve">of different environments </w:delText>
        </w:r>
        <w:r w:rsidR="000E7388" w:rsidRPr="00DC5BC0" w:rsidDel="00DC5BC0">
          <w:rPr>
            <w:iCs/>
            <w:color w:val="0E0E0E"/>
          </w:rPr>
          <w:delText>remains a central question for understanding memory generalization.</w:delText>
        </w:r>
      </w:del>
      <w:ins w:id="111" w:author="Hannah Suzanne Wirtshafter" w:date="2026-05-12T16:30:00Z">
        <w:r>
          <w:rPr>
            <w:bCs/>
          </w:rPr>
          <w:t xml:space="preserve"> </w:t>
        </w:r>
      </w:ins>
    </w:p>
    <w:p w14:paraId="64B8E652" w14:textId="110243FF" w:rsidR="007D4986" w:rsidRPr="007D4986" w:rsidRDefault="007D4986" w:rsidP="007D4986">
      <w:pPr>
        <w:pStyle w:val="p1"/>
        <w:rPr>
          <w:ins w:id="112" w:author="Hannah Suzanne Wirtshafter" w:date="2026-05-12T16:33:00Z"/>
        </w:rPr>
      </w:pPr>
      <w:ins w:id="113" w:author="Hannah Suzanne Wirtshafter" w:date="2026-05-12T16:34:00Z">
        <w:r>
          <w:t>Because</w:t>
        </w:r>
      </w:ins>
      <w:ins w:id="114" w:author="Hannah Suzanne Wirtshafter" w:date="2026-05-12T16:33:00Z">
        <w:r w:rsidRPr="00382378">
          <w:t xml:space="preserve"> </w:t>
        </w:r>
        <w:r w:rsidRPr="008336E1">
          <w:t xml:space="preserve">hippocampal </w:t>
        </w:r>
      </w:ins>
      <w:ins w:id="115" w:author="Hannah Suzanne Wirtshafter" w:date="2026-05-12T16:35:00Z">
        <w:r>
          <w:t>activity</w:t>
        </w:r>
      </w:ins>
      <w:ins w:id="116" w:author="Hannah Suzanne Wirtshafter" w:date="2026-05-12T16:33:00Z">
        <w:r w:rsidRPr="008336E1">
          <w:t xml:space="preserve"> also encode</w:t>
        </w:r>
      </w:ins>
      <w:ins w:id="117" w:author="Hannah Suzanne Wirtshafter" w:date="2026-05-12T16:35:00Z">
        <w:r>
          <w:t>s</w:t>
        </w:r>
      </w:ins>
      <w:ins w:id="118" w:author="Hannah Suzanne Wirtshafter" w:date="2026-05-12T16:33:00Z">
        <w:r w:rsidRPr="008336E1">
          <w:t xml:space="preserve"> </w:t>
        </w:r>
        <w:proofErr w:type="spellStart"/>
        <w:r w:rsidRPr="008336E1">
          <w:t>nonspatial</w:t>
        </w:r>
        <w:proofErr w:type="spellEnd"/>
        <w:r w:rsidRPr="008336E1">
          <w:t xml:space="preserve"> task-related variables</w:t>
        </w:r>
        <w:r w:rsidRPr="00382378">
          <w:fldChar w:fldCharType="begin">
            <w:fldData xml:space="preserve">PEVuZE5vdGU+PENpdGU+PEF1dGhvcj5DaHJpc3RpYW48L0F1dGhvcj48WWVhcj4yMDAzPC9ZZWFy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</w:fldData>
          </w:fldChar>
        </w:r>
      </w:ins>
      <w:r w:rsidR="00316302">
        <w:instrText xml:space="preserve"> ADDIN EN.CITE </w:instrText>
      </w:r>
      <w:r w:rsidR="00316302">
        <w:fldChar w:fldCharType="begin">
          <w:fldData xml:space="preserve">PEVuZE5vdGU+PENpdGU+PEF1dGhvcj5DaHJpc3RpYW48L0F1dGhvcj48WWVhcj4yMDAzPC9ZZWFy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</w:fldData>
        </w:fldChar>
      </w:r>
      <w:r w:rsidR="00316302">
        <w:instrText xml:space="preserve"> ADDIN EN.CITE.DATA </w:instrText>
      </w:r>
      <w:r w:rsidR="00316302">
        <w:fldChar w:fldCharType="end"/>
      </w:r>
      <w:ins w:id="119" w:author="Hannah Suzanne Wirtshafter" w:date="2026-05-12T16:33:00Z">
        <w:r w:rsidRPr="00382378">
          <w:fldChar w:fldCharType="separate"/>
        </w:r>
      </w:ins>
      <w:r w:rsidR="00316302" w:rsidRPr="00316302">
        <w:rPr>
          <w:noProof/>
          <w:vertAlign w:val="superscript"/>
        </w:rPr>
        <w:t>11-16</w:t>
      </w:r>
      <w:ins w:id="120" w:author="Hannah Suzanne Wirtshafter" w:date="2026-05-12T16:33:00Z">
        <w:r w:rsidRPr="00382378">
          <w:fldChar w:fldCharType="end"/>
        </w:r>
        <w:r w:rsidRPr="00382378">
          <w:t xml:space="preserve">, a major </w:t>
        </w:r>
        <w:r w:rsidRPr="008336E1">
          <w:t xml:space="preserve">and </w:t>
        </w:r>
        <w:r w:rsidRPr="00DC5BC0">
          <w:t xml:space="preserve">unresolved question arises: </w:t>
        </w:r>
      </w:ins>
      <w:ins w:id="121" w:author="Hannah Suzanne Wirtshafter" w:date="2026-05-12T16:34:00Z">
        <w:r>
          <w:t>what aspects of task-related population activity are preserved when contextual representations reorganize</w:t>
        </w:r>
      </w:ins>
      <w:ins w:id="122" w:author="Hannah Suzanne Wirtshafter" w:date="2026-05-12T16:33:00Z">
        <w:r w:rsidRPr="00DC5BC0">
          <w:t>? A further open question is whether different animals solve this problem using shared popula</w:t>
        </w:r>
        <w:r w:rsidRPr="007D4986">
          <w:t xml:space="preserve">tion-level strategies or through idiosyncratic </w:t>
        </w:r>
      </w:ins>
      <w:ins w:id="123" w:author="Hannah Suzanne Wirtshafter" w:date="2026-05-13T11:26:00Z">
        <w:r w:rsidR="00EF2146">
          <w:t xml:space="preserve">and varied </w:t>
        </w:r>
      </w:ins>
      <w:ins w:id="124" w:author="Hannah Suzanne Wirtshafter" w:date="2026-05-12T16:33:00Z">
        <w:r w:rsidRPr="007D4986">
          <w:t>neural solutions.</w:t>
        </w:r>
      </w:ins>
    </w:p>
    <w:p w14:paraId="781BC598" w14:textId="77777777" w:rsidR="00A5045A" w:rsidRPr="00DC5BC0" w:rsidDel="00DC5BC0" w:rsidRDefault="00A5045A" w:rsidP="00EE7E5B">
      <w:pPr>
        <w:widowControl w:val="0"/>
        <w:spacing w:line="480" w:lineRule="auto"/>
        <w:contextualSpacing/>
        <w:rPr>
          <w:del w:id="125" w:author="Hannah Suzanne Wirtshafter" w:date="2026-05-12T16:29:00Z"/>
        </w:rPr>
      </w:pPr>
    </w:p>
    <w:p w14:paraId="38833CD1" w14:textId="19C1AC68" w:rsidR="00AA6D3B" w:rsidRPr="007D4986" w:rsidDel="007D4986" w:rsidRDefault="009942B9">
      <w:pPr>
        <w:pStyle w:val="p1"/>
        <w:rPr>
          <w:del w:id="126" w:author="Hannah Suzanne Wirtshafter" w:date="2026-05-12T16:30:00Z"/>
        </w:rPr>
        <w:pPrChange w:id="127" w:author="Hannah Suzanne Wirtshafter" w:date="2026-05-12T16:33:00Z">
          <w:pPr>
            <w:pStyle w:val="p1"/>
            <w:spacing w:line="480" w:lineRule="auto"/>
          </w:pPr>
        </w:pPrChange>
      </w:pPr>
      <w:del w:id="128" w:author="Hannah Suzanne Wirtshafter" w:date="2026-05-12T16:29:00Z">
        <w:r w:rsidRPr="00DC5BC0" w:rsidDel="00DC5BC0">
          <w:rPr>
            <w:bCs/>
          </w:rPr>
          <w:delText xml:space="preserve">The hippocampus (HPC) is important for learning, memory, and navigation, and damage to </w:delText>
        </w:r>
        <w:r w:rsidR="002E1036" w:rsidRPr="00DC5BC0" w:rsidDel="00DC5BC0">
          <w:rPr>
            <w:bCs/>
          </w:rPr>
          <w:delText xml:space="preserve">this </w:delText>
        </w:r>
        <w:r w:rsidRPr="00DC5BC0" w:rsidDel="00DC5BC0">
          <w:rPr>
            <w:bCs/>
          </w:rPr>
          <w:delText>region can disrupt contextual learning</w:delText>
        </w:r>
        <w:r w:rsidRPr="00382378" w:rsidDel="00DC5BC0">
          <w:rPr>
            <w:bCs/>
          </w:rPr>
          <w:fldChar w:fldCharType="begin">
            <w:fldData xml:space="preserve">PEVuZE5vdGU+PENpdGU+PEF1dGhvcj5DYWxhbmRyZWF1PC9BdXRob3I+PFllYXI+MjAxMDwvWWVh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==
</w:fldData>
          </w:fldChar>
        </w:r>
        <w:r w:rsidR="000E7388" w:rsidRPr="00DC5BC0" w:rsidDel="00DC5BC0">
          <w:rPr>
            <w:bCs/>
          </w:rPr>
          <w:delInstrText xml:space="preserve"> ADDIN EN.CITE </w:delInstrText>
        </w:r>
        <w:r w:rsidR="000E7388" w:rsidRPr="00DC5BC0" w:rsidDel="00DC5BC0">
          <w:rPr>
            <w:bCs/>
          </w:rPr>
          <w:fldChar w:fldCharType="begin">
            <w:fldData xml:space="preserve">PEVuZE5vdGU+PENpdGU+PEF1dGhvcj5DYWxhbmRyZWF1PC9BdXRob3I+PFllYXI+MjAxMDwvWWVh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==
</w:fldData>
          </w:fldChar>
        </w:r>
        <w:r w:rsidR="000E7388" w:rsidRPr="00DC5BC0" w:rsidDel="00DC5BC0">
          <w:rPr>
            <w:bCs/>
          </w:rPr>
          <w:delInstrText xml:space="preserve"> ADDIN EN.CITE.DATA </w:delInstrText>
        </w:r>
        <w:r w:rsidR="000E7388" w:rsidRPr="00DC5BC0" w:rsidDel="00DC5BC0">
          <w:rPr>
            <w:bCs/>
          </w:rPr>
        </w:r>
        <w:r w:rsidR="000E7388" w:rsidRPr="00DC5BC0" w:rsidDel="00DC5BC0">
          <w:rPr>
            <w:bCs/>
          </w:rPr>
          <w:fldChar w:fldCharType="end"/>
        </w:r>
        <w:r w:rsidRPr="00382378" w:rsidDel="00DC5BC0">
          <w:rPr>
            <w:bCs/>
          </w:rPr>
        </w:r>
        <w:r w:rsidRPr="00382378" w:rsidDel="00DC5BC0">
          <w:rPr>
            <w:bCs/>
          </w:rPr>
          <w:fldChar w:fldCharType="separate"/>
        </w:r>
        <w:r w:rsidR="000E7388" w:rsidRPr="00382378" w:rsidDel="00DC5BC0">
          <w:rPr>
            <w:bCs/>
            <w:noProof/>
            <w:vertAlign w:val="superscript"/>
          </w:rPr>
          <w:delText>1-7</w:delText>
        </w:r>
        <w:r w:rsidRPr="00382378" w:rsidDel="00DC5BC0">
          <w:rPr>
            <w:bCs/>
          </w:rPr>
          <w:fldChar w:fldCharType="end"/>
        </w:r>
        <w:r w:rsidRPr="00382378" w:rsidDel="00DC5BC0">
          <w:rPr>
            <w:bCs/>
          </w:rPr>
          <w:delText xml:space="preserve">. </w:delText>
        </w:r>
      </w:del>
      <w:del w:id="129" w:author="Hannah Suzanne Wirtshafter" w:date="2026-05-13T11:23:00Z">
        <w:r w:rsidRPr="00382378" w:rsidDel="00316302">
          <w:delText>Many aspects of co</w:delText>
        </w:r>
        <w:r w:rsidRPr="008336E1" w:rsidDel="00316302">
          <w:delText xml:space="preserve">ntext, including </w:delText>
        </w:r>
        <w:r w:rsidR="005F3E02" w:rsidRPr="008336E1" w:rsidDel="00316302">
          <w:delText>the</w:delText>
        </w:r>
        <w:r w:rsidR="005F3E02" w:rsidRPr="00B57DE1" w:rsidDel="00316302">
          <w:delText xml:space="preserve"> </w:delText>
        </w:r>
        <w:r w:rsidRPr="00B57DE1" w:rsidDel="00316302">
          <w:delText xml:space="preserve">animal’s spatial location and the presence of local and distal cues, </w:delText>
        </w:r>
        <w:r w:rsidR="00A20B10" w:rsidRPr="00DC5BC0" w:rsidDel="00316302">
          <w:delText xml:space="preserve">are </w:delText>
        </w:r>
        <w:r w:rsidRPr="00DC5BC0" w:rsidDel="00316302">
          <w:delText>represented by ‘place cells’ in the HPC</w:delText>
        </w:r>
        <w:r w:rsidRPr="00382378" w:rsidDel="00316302">
          <w:rPr>
            <w:bCs/>
          </w:rPr>
          <w:fldChar w:fldCharType="begin">
            <w:fldData xml:space="preserve">PEVuZE5vdGU+PENpdGU+PEF1dGhvcj5TY2hpbWFuc2tpPC9BdXRob3I+PFllYXI+MjAxMzwvWWVh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bD48ZnVsbC10aXRsZT5KIE5ldXJvc2NpPC9mdWxsLXRpdGxlPjwvcGVyaW9kaWNhbD48cGFnZXM+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</w:fldData>
          </w:fldChar>
        </w:r>
        <w:r w:rsidR="00316302" w:rsidDel="00316302">
          <w:rPr>
            <w:bCs/>
          </w:rPr>
          <w:delInstrText xml:space="preserve"> ADDIN EN.CITE </w:delInstrText>
        </w:r>
        <w:r w:rsidR="00316302" w:rsidDel="00316302">
          <w:rPr>
            <w:bCs/>
          </w:rPr>
          <w:fldChar w:fldCharType="begin">
            <w:fldData xml:space="preserve">PEVuZE5vdGU+PENpdGU+PEF1dGhvcj5TY2hpbWFuc2tpPC9BdXRob3I+PFllYXI+MjAxMzwvWWVh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bD48ZnVsbC10aXRsZT5KIE5ldXJvc2NpPC9mdWxsLXRpdGxlPjwvcGVyaW9kaWNhbD48cGFnZXM+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</w:fldData>
          </w:fldChar>
        </w:r>
        <w:r w:rsidR="00316302" w:rsidDel="00316302">
          <w:rPr>
            <w:bCs/>
          </w:rPr>
          <w:delInstrText xml:space="preserve"> ADDIN EN.CITE.DATA </w:delInstrText>
        </w:r>
        <w:r w:rsidR="00316302" w:rsidDel="00316302">
          <w:rPr>
            <w:bCs/>
          </w:rPr>
        </w:r>
        <w:r w:rsidR="00316302" w:rsidDel="00316302">
          <w:rPr>
            <w:bCs/>
          </w:rPr>
          <w:fldChar w:fldCharType="end"/>
        </w:r>
        <w:r w:rsidRPr="00382378" w:rsidDel="00316302">
          <w:rPr>
            <w:bCs/>
          </w:rPr>
        </w:r>
        <w:r w:rsidRPr="00382378" w:rsidDel="00316302">
          <w:rPr>
            <w:bCs/>
          </w:rPr>
          <w:fldChar w:fldCharType="separate"/>
        </w:r>
        <w:r w:rsidR="00316302" w:rsidRPr="00316302" w:rsidDel="00316302">
          <w:rPr>
            <w:bCs/>
            <w:noProof/>
            <w:vertAlign w:val="superscript"/>
          </w:rPr>
          <w:delText>1-5</w:delText>
        </w:r>
        <w:r w:rsidRPr="00382378" w:rsidDel="00316302">
          <w:rPr>
            <w:bCs/>
          </w:rPr>
          <w:fldChar w:fldCharType="end"/>
        </w:r>
        <w:r w:rsidRPr="00382378" w:rsidDel="00316302">
          <w:delText>.</w:delText>
        </w:r>
        <w:r w:rsidRPr="00382378" w:rsidDel="00316302">
          <w:rPr>
            <w:b/>
            <w:iCs/>
          </w:rPr>
          <w:delText xml:space="preserve"> </w:delText>
        </w:r>
        <w:r w:rsidRPr="008336E1" w:rsidDel="00316302">
          <w:delText>The activity of many HPC cells</w:delText>
        </w:r>
        <w:r w:rsidR="005F3E02" w:rsidRPr="008336E1" w:rsidDel="00316302">
          <w:delText xml:space="preserve"> </w:delText>
        </w:r>
        <w:r w:rsidRPr="00B57DE1" w:rsidDel="00316302">
          <w:delText xml:space="preserve">changes drastically </w:delText>
        </w:r>
        <w:r w:rsidR="005F3E02" w:rsidRPr="00B57DE1" w:rsidDel="00316302">
          <w:delText xml:space="preserve">across </w:delText>
        </w:r>
        <w:r w:rsidRPr="00DC5BC0" w:rsidDel="00316302">
          <w:delText xml:space="preserve">different environments (i.e. place cells remap), even when a </w:delText>
        </w:r>
        <w:r w:rsidR="00CE15AF" w:rsidRPr="00DC5BC0" w:rsidDel="00316302">
          <w:delText xml:space="preserve">learned </w:delText>
        </w:r>
        <w:r w:rsidRPr="00DC5BC0" w:rsidDel="00316302">
          <w:delText>task can be generalized across these different contexts</w:delText>
        </w:r>
        <w:r w:rsidRPr="00382378" w:rsidDel="00316302">
          <w:fldChar w:fldCharType="begin">
            <w:fldData xml:space="preserve">PEVuZE5vdGU+PENpdGU+PEF1dGhvcj5BbGxlbjwvQXV0aG9yPjxZZWFyPjIwMTI8L1llYXI+PFJl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</w:fldData>
          </w:fldChar>
        </w:r>
        <w:r w:rsidR="00316302" w:rsidDel="00316302">
          <w:delInstrText xml:space="preserve"> ADDIN EN.CITE </w:delInstrText>
        </w:r>
        <w:r w:rsidR="00316302" w:rsidDel="00316302">
          <w:fldChar w:fldCharType="begin">
            <w:fldData xml:space="preserve">PEVuZE5vdGU+PENpdGU+PEF1dGhvcj5BbGxlbjwvQXV0aG9yPjxZZWFyPjIwMTI8L1llYXI+PFJl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</w:fldData>
          </w:fldChar>
        </w:r>
        <w:r w:rsidR="00316302" w:rsidDel="00316302">
          <w:delInstrText xml:space="preserve"> ADDIN EN.CITE.DATA </w:delInstrText>
        </w:r>
        <w:r w:rsidR="00316302" w:rsidDel="00316302">
          <w:fldChar w:fldCharType="end"/>
        </w:r>
        <w:r w:rsidRPr="00382378" w:rsidDel="00316302">
          <w:fldChar w:fldCharType="separate"/>
        </w:r>
        <w:r w:rsidR="00316302" w:rsidRPr="00316302" w:rsidDel="00316302">
          <w:rPr>
            <w:noProof/>
            <w:vertAlign w:val="superscript"/>
          </w:rPr>
          <w:delText>6-8</w:delText>
        </w:r>
        <w:r w:rsidRPr="00382378" w:rsidDel="00316302">
          <w:fldChar w:fldCharType="end"/>
        </w:r>
        <w:r w:rsidRPr="00382378" w:rsidDel="00316302">
          <w:delText xml:space="preserve">. </w:delText>
        </w:r>
      </w:del>
      <w:del w:id="130" w:author="Hannah Suzanne Wirtshafter" w:date="2026-05-12T16:33:00Z">
        <w:r w:rsidR="00425F2A" w:rsidRPr="00382378" w:rsidDel="007D4986">
          <w:delText xml:space="preserve">Since </w:delText>
        </w:r>
        <w:r w:rsidR="000E7388" w:rsidRPr="008336E1" w:rsidDel="007D4986">
          <w:delText>hippocampal neurons also encode nonspatial task-related variables</w:delText>
        </w:r>
        <w:r w:rsidRPr="00382378" w:rsidDel="007D4986">
          <w:fldChar w:fldCharType="begin">
            <w:fldData xml:space="preserve">PEVuZE5vdGU+PENpdGU+PEF1dGhvcj5DaHJpc3RpYW48L0F1dGhvcj48WWVhcj4yMDAzPC9ZZWFy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</w:fldData>
          </w:fldChar>
        </w:r>
        <w:r w:rsidR="007D4986" w:rsidDel="007D4986">
          <w:delInstrText xml:space="preserve"> ADDIN EN.CITE </w:delInstrText>
        </w:r>
        <w:r w:rsidR="007D4986" w:rsidDel="007D4986">
          <w:fldChar w:fldCharType="begin">
            <w:fldData xml:space="preserve">PEVuZE5vdGU+PENpdGU+PEF1dGhvcj5DaHJpc3RpYW48L0F1dGhvcj48WWVhcj4yMDAzPC9ZZWFy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</w:fldData>
          </w:fldChar>
        </w:r>
        <w:r w:rsidR="007D4986" w:rsidDel="007D4986">
          <w:delInstrText xml:space="preserve"> ADDIN EN.CITE.DATA </w:delInstrText>
        </w:r>
        <w:r w:rsidR="007D4986" w:rsidDel="007D4986">
          <w:fldChar w:fldCharType="end"/>
        </w:r>
        <w:r w:rsidRPr="00382378" w:rsidDel="007D4986">
          <w:fldChar w:fldCharType="separate"/>
        </w:r>
        <w:r w:rsidR="007D4986" w:rsidRPr="007D4986" w:rsidDel="007D4986">
          <w:rPr>
            <w:noProof/>
            <w:vertAlign w:val="superscript"/>
          </w:rPr>
          <w:delText>9-14</w:delText>
        </w:r>
        <w:r w:rsidRPr="00382378" w:rsidDel="007D4986">
          <w:fldChar w:fldCharType="end"/>
        </w:r>
        <w:r w:rsidR="00425F2A" w:rsidRPr="00382378" w:rsidDel="007D4986">
          <w:delText xml:space="preserve">, </w:delText>
        </w:r>
        <w:r w:rsidR="000E7388" w:rsidRPr="00382378" w:rsidDel="007D4986">
          <w:delText xml:space="preserve">a major </w:delText>
        </w:r>
        <w:r w:rsidR="00425F2A" w:rsidRPr="008336E1" w:rsidDel="007D4986">
          <w:delText xml:space="preserve">and still </w:delText>
        </w:r>
        <w:r w:rsidR="000E7388" w:rsidRPr="00DC5BC0" w:rsidDel="007D4986">
          <w:delText>unresolved question</w:delText>
        </w:r>
        <w:r w:rsidR="00425F2A" w:rsidRPr="00DC5BC0" w:rsidDel="007D4986">
          <w:delText xml:space="preserve"> arises</w:delText>
        </w:r>
        <w:r w:rsidR="000E7388" w:rsidRPr="00DC5BC0" w:rsidDel="007D4986">
          <w:delText>: how are task representations organized across environments in which spatial representations remap? A further open question is whether different animals solve this problem using shared popula</w:delText>
        </w:r>
        <w:r w:rsidR="000E7388" w:rsidRPr="007D4986" w:rsidDel="007D4986">
          <w:delText>tion-level strategies or through idiosyncratic neural solutions.</w:delText>
        </w:r>
      </w:del>
    </w:p>
    <w:p w14:paraId="57834B65" w14:textId="0A877A3F" w:rsidR="00AA6D3B" w:rsidRPr="007D4986" w:rsidDel="007D4986" w:rsidRDefault="00AA6D3B">
      <w:pPr>
        <w:pStyle w:val="p1"/>
        <w:rPr>
          <w:del w:id="131" w:author="Hannah Suzanne Wirtshafter" w:date="2026-05-12T16:30:00Z"/>
          <w:color w:val="0E0E0E"/>
        </w:rPr>
        <w:pPrChange w:id="132" w:author="Hannah Suzanne Wirtshafter" w:date="2026-05-12T16:33:00Z">
          <w:pPr>
            <w:spacing w:line="480" w:lineRule="auto"/>
          </w:pPr>
        </w:pPrChange>
      </w:pPr>
      <w:del w:id="133" w:author="Hannah Suzanne Wirtshafter" w:date="2026-05-12T16:30:00Z">
        <w:r w:rsidRPr="007D4986" w:rsidDel="007D4986">
          <w:delText>U</w:delText>
        </w:r>
        <w:r w:rsidR="00203FBC" w:rsidRPr="007D4986" w:rsidDel="007D4986">
          <w:delText xml:space="preserve">ntil recently, the neural mechanisms behind contextual learning have been challenging </w:delText>
        </w:r>
        <w:r w:rsidR="002E1036" w:rsidRPr="007D4986" w:rsidDel="007D4986">
          <w:delText xml:space="preserve">to </w:delText>
        </w:r>
        <w:r w:rsidR="00C00837" w:rsidRPr="007D4986" w:rsidDel="007D4986">
          <w:delText>investigate</w:delText>
        </w:r>
        <w:r w:rsidR="00203FBC" w:rsidRPr="007D4986" w:rsidDel="007D4986">
          <w:delText xml:space="preserve"> due to the need for tracking large numbers of cells across environments and learning stages—</w:delText>
        </w:r>
        <w:r w:rsidR="00203FBC" w:rsidRPr="007D4986" w:rsidDel="007D4986">
          <w:rPr>
            <w:color w:val="282828"/>
          </w:rPr>
          <w:delText xml:space="preserve"> task</w:delText>
        </w:r>
        <w:r w:rsidR="00121520" w:rsidRPr="007D4986" w:rsidDel="007D4986">
          <w:rPr>
            <w:color w:val="282828"/>
          </w:rPr>
          <w:delText>s</w:delText>
        </w:r>
        <w:r w:rsidR="00203FBC" w:rsidRPr="007D4986" w:rsidDel="007D4986">
          <w:rPr>
            <w:color w:val="282828"/>
          </w:rPr>
          <w:delText xml:space="preserve"> which </w:delText>
        </w:r>
        <w:r w:rsidR="00121520" w:rsidRPr="007D4986" w:rsidDel="007D4986">
          <w:rPr>
            <w:color w:val="282828"/>
          </w:rPr>
          <w:delText>were</w:delText>
        </w:r>
        <w:r w:rsidR="00203FBC" w:rsidRPr="007D4986" w:rsidDel="007D4986">
          <w:rPr>
            <w:color w:val="282828"/>
          </w:rPr>
          <w:delText xml:space="preserve"> unachievable </w:delText>
        </w:r>
        <w:r w:rsidR="00121520" w:rsidRPr="007D4986" w:rsidDel="007D4986">
          <w:rPr>
            <w:color w:val="282828"/>
          </w:rPr>
          <w:delText>prior to</w:delText>
        </w:r>
        <w:r w:rsidR="00203FBC" w:rsidRPr="007D4986" w:rsidDel="007D4986">
          <w:rPr>
            <w:color w:val="282828"/>
          </w:rPr>
          <w:delText xml:space="preserve"> the development of calcium imaging</w:delText>
        </w:r>
        <w:r w:rsidR="00203FBC" w:rsidRPr="00382378" w:rsidDel="007D4986">
          <w:rPr>
            <w:bCs/>
          </w:rPr>
          <w:fldChar w:fldCharType="begin">
            <w:fldData xml:space="preserve">PEVuZE5vdGU+PENpdGU+PEF1dGhvcj5BaGFyb25pPC9BdXRob3I+PFllYXI+MjAxOTwvWWVhcj48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=
</w:fldData>
          </w:fldChar>
        </w:r>
        <w:r w:rsidR="007D4986" w:rsidDel="007D4986">
          <w:rPr>
            <w:bCs/>
          </w:rPr>
          <w:delInstrText xml:space="preserve"> ADDIN EN.CITE </w:delInstrText>
        </w:r>
        <w:r w:rsidR="007D4986" w:rsidDel="007D4986">
          <w:rPr>
            <w:bCs/>
          </w:rPr>
          <w:fldChar w:fldCharType="begin">
            <w:fldData xml:space="preserve">PEVuZE5vdGU+PENpdGU+PEF1dGhvcj5BaGFyb25pPC9BdXRob3I+PFllYXI+MjAxOTwvWWVhcj48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=
</w:fldData>
          </w:fldChar>
        </w:r>
        <w:r w:rsidR="007D4986" w:rsidDel="007D4986">
          <w:rPr>
            <w:bCs/>
          </w:rPr>
          <w:delInstrText xml:space="preserve"> ADDIN EN.CITE.DATA </w:delInstrText>
        </w:r>
        <w:r w:rsidR="007D4986" w:rsidDel="007D4986">
          <w:rPr>
            <w:bCs/>
          </w:rPr>
        </w:r>
        <w:r w:rsidR="007D4986" w:rsidDel="007D4986">
          <w:rPr>
            <w:bCs/>
          </w:rPr>
          <w:fldChar w:fldCharType="end"/>
        </w:r>
        <w:r w:rsidR="00203FBC" w:rsidRPr="00382378" w:rsidDel="007D4986">
          <w:rPr>
            <w:bCs/>
          </w:rPr>
        </w:r>
        <w:r w:rsidR="00203FBC" w:rsidRPr="00382378" w:rsidDel="007D4986">
          <w:rPr>
            <w:bCs/>
          </w:rPr>
          <w:fldChar w:fldCharType="separate"/>
        </w:r>
        <w:r w:rsidR="007D4986" w:rsidRPr="007D4986" w:rsidDel="007D4986">
          <w:rPr>
            <w:bCs/>
            <w:noProof/>
            <w:vertAlign w:val="superscript"/>
          </w:rPr>
          <w:delText>15-18</w:delText>
        </w:r>
        <w:r w:rsidR="00203FBC" w:rsidRPr="00382378" w:rsidDel="007D4986">
          <w:rPr>
            <w:bCs/>
          </w:rPr>
          <w:fldChar w:fldCharType="end"/>
        </w:r>
        <w:r w:rsidR="00203FBC" w:rsidRPr="00382378" w:rsidDel="007D4986">
          <w:rPr>
            <w:bCs/>
          </w:rPr>
          <w:delText xml:space="preserve">. </w:delText>
        </w:r>
        <w:r w:rsidRPr="008336E1" w:rsidDel="007D4986">
          <w:rPr>
            <w:iCs/>
            <w:color w:val="0E0E0E"/>
          </w:rPr>
          <w:delText xml:space="preserve">Calcium imaging enables </w:delText>
        </w:r>
        <w:r w:rsidR="009E40EE" w:rsidRPr="008336E1" w:rsidDel="007D4986">
          <w:rPr>
            <w:iCs/>
            <w:color w:val="0E0E0E"/>
          </w:rPr>
          <w:delText xml:space="preserve">the monitoring of </w:delText>
        </w:r>
        <w:r w:rsidRPr="00B57DE1" w:rsidDel="007D4986">
          <w:rPr>
            <w:iCs/>
            <w:color w:val="0E0E0E"/>
          </w:rPr>
          <w:delText xml:space="preserve">population-level hippocampal activity across environments and learning stages, allowing </w:delText>
        </w:r>
        <w:r w:rsidRPr="007D4986" w:rsidDel="007D4986">
          <w:rPr>
            <w:iCs/>
            <w:color w:val="0E0E0E"/>
          </w:rPr>
          <w:delText>direct comparisons of neural representations beyond single-cell tuning.</w:delText>
        </w:r>
      </w:del>
    </w:p>
    <w:p w14:paraId="3FF59F28" w14:textId="35FFD824" w:rsidR="00AA6D3B" w:rsidRPr="007D4986" w:rsidDel="00316302" w:rsidRDefault="00AA6D3B">
      <w:pPr>
        <w:pStyle w:val="p1"/>
        <w:rPr>
          <w:del w:id="134" w:author="Hannah Suzanne Wirtshafter" w:date="2026-05-13T11:23:00Z"/>
        </w:rPr>
        <w:pPrChange w:id="135" w:author="Hannah Suzanne Wirtshafter" w:date="2026-05-12T16:33:00Z">
          <w:pPr>
            <w:pStyle w:val="NormalWeb"/>
            <w:spacing w:line="480" w:lineRule="auto"/>
            <w:ind w:firstLine="360"/>
          </w:pPr>
        </w:pPrChange>
      </w:pPr>
    </w:p>
    <w:p w14:paraId="14BCCECE" w14:textId="675ECBF4" w:rsidR="00063098" w:rsidDel="00FB75AB" w:rsidRDefault="00AA6D3B" w:rsidP="00735C0E">
      <w:pPr>
        <w:pStyle w:val="p1"/>
        <w:spacing w:line="480" w:lineRule="auto"/>
        <w:rPr>
          <w:del w:id="136" w:author="Hannah Suzanne Wirtshafter" w:date="2026-05-12T16:36:00Z"/>
          <w:iCs/>
          <w:color w:val="0E0E0E"/>
        </w:rPr>
      </w:pPr>
      <w:del w:id="137" w:author="Hannah Suzanne Wirtshafter" w:date="2026-05-12T16:36:00Z">
        <w:r w:rsidRPr="007D4986" w:rsidDel="00735C0E">
          <w:rPr>
            <w:iCs/>
            <w:color w:val="0E0E0E"/>
          </w:rPr>
          <w:delText xml:space="preserve">This study addresses two </w:delText>
        </w:r>
        <w:r w:rsidR="00063098" w:rsidRPr="007D4986" w:rsidDel="00735C0E">
          <w:rPr>
            <w:iCs/>
            <w:color w:val="0E0E0E"/>
          </w:rPr>
          <w:delText xml:space="preserve">central </w:delText>
        </w:r>
        <w:r w:rsidRPr="007D4986" w:rsidDel="00735C0E">
          <w:rPr>
            <w:iCs/>
            <w:color w:val="0E0E0E"/>
          </w:rPr>
          <w:delText>questions</w:delText>
        </w:r>
        <w:r w:rsidR="00063098" w:rsidRPr="007D4986" w:rsidDel="00735C0E">
          <w:rPr>
            <w:iCs/>
            <w:color w:val="0E0E0E"/>
          </w:rPr>
          <w:delText xml:space="preserve"> about</w:delText>
        </w:r>
        <w:r w:rsidRPr="007D4986" w:rsidDel="00735C0E">
          <w:rPr>
            <w:iCs/>
            <w:color w:val="0E0E0E"/>
          </w:rPr>
          <w:delText xml:space="preserve"> </w:delText>
        </w:r>
        <w:r w:rsidR="00063098" w:rsidRPr="007D4986" w:rsidDel="00735C0E">
          <w:rPr>
            <w:iCs/>
            <w:color w:val="0E0E0E"/>
          </w:rPr>
          <w:delText xml:space="preserve">how learned behaviors generalize across contexts despite changes in </w:delText>
        </w:r>
        <w:r w:rsidR="00B923E0" w:rsidRPr="007D4986" w:rsidDel="00735C0E">
          <w:rPr>
            <w:iCs/>
            <w:color w:val="0E0E0E"/>
          </w:rPr>
          <w:delText xml:space="preserve">the </w:delText>
        </w:r>
      </w:del>
      <w:del w:id="138" w:author="Hannah Suzanne Wirtshafter" w:date="2026-05-12T16:30:00Z">
        <w:r w:rsidR="00063098" w:rsidRPr="007D4986" w:rsidDel="007D4986">
          <w:rPr>
            <w:iCs/>
            <w:color w:val="0E0E0E"/>
          </w:rPr>
          <w:delText xml:space="preserve">hippocampal </w:delText>
        </w:r>
      </w:del>
      <w:del w:id="139" w:author="Hannah Suzanne Wirtshafter" w:date="2026-05-12T16:36:00Z">
        <w:r w:rsidR="00063098" w:rsidRPr="007D4986" w:rsidDel="00735C0E">
          <w:rPr>
            <w:iCs/>
            <w:color w:val="0E0E0E"/>
          </w:rPr>
          <w:delText>representations</w:delText>
        </w:r>
        <w:r w:rsidR="00B923E0" w:rsidRPr="007D4986" w:rsidDel="00735C0E">
          <w:rPr>
            <w:iCs/>
            <w:color w:val="0E0E0E"/>
          </w:rPr>
          <w:delText xml:space="preserve"> of space</w:delText>
        </w:r>
        <w:r w:rsidRPr="007D4986" w:rsidDel="00735C0E">
          <w:rPr>
            <w:iCs/>
            <w:color w:val="0E0E0E"/>
          </w:rPr>
          <w:delText xml:space="preserve">. </w:delText>
        </w:r>
        <w:r w:rsidR="00063098" w:rsidRPr="007D4986" w:rsidDel="00735C0E">
          <w:rPr>
            <w:iCs/>
            <w:color w:val="0E0E0E"/>
          </w:rPr>
          <w:delText xml:space="preserve">Specifically, we asked </w:delText>
        </w:r>
        <w:r w:rsidR="00B923E0" w:rsidRPr="007D4986" w:rsidDel="00735C0E">
          <w:rPr>
            <w:iCs/>
            <w:color w:val="0E0E0E"/>
          </w:rPr>
          <w:delText xml:space="preserve">whether and </w:delText>
        </w:r>
        <w:r w:rsidR="00063098" w:rsidRPr="007D4986" w:rsidDel="00735C0E">
          <w:rPr>
            <w:iCs/>
            <w:color w:val="0E0E0E"/>
          </w:rPr>
          <w:delText xml:space="preserve">how task-related population activity is </w:delText>
        </w:r>
        <w:r w:rsidR="00B923E0" w:rsidRPr="007D4986" w:rsidDel="00735C0E">
          <w:rPr>
            <w:iCs/>
            <w:color w:val="0E0E0E"/>
          </w:rPr>
          <w:delText>re</w:delText>
        </w:r>
        <w:r w:rsidR="00063098" w:rsidRPr="007D4986" w:rsidDel="00735C0E">
          <w:rPr>
            <w:iCs/>
            <w:color w:val="0E0E0E"/>
          </w:rPr>
          <w:delText>organized when spatial representations reorganize across environments</w:delText>
        </w:r>
        <w:r w:rsidRPr="00382378" w:rsidDel="00735C0E">
          <w:rPr>
            <w:color w:val="0D0D0D"/>
            <w:shd w:val="clear" w:color="auto" w:fill="FFFFFF"/>
          </w:rPr>
          <w:fldChar w:fldCharType="begin">
            <w:fldData xml:space="preserve">PEVuZE5vdGU+PENpdGU+PEF1dGhvcj5KZWZmZXJ5PC9BdXRob3I+PFllYXI+MjAwMzwvWWVhcj48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</w:fldData>
          </w:fldChar>
        </w:r>
        <w:r w:rsidR="00735C0E" w:rsidDel="00735C0E">
          <w:rPr>
            <w:color w:val="0D0D0D"/>
            <w:shd w:val="clear" w:color="auto" w:fill="FFFFFF"/>
          </w:rPr>
          <w:delInstrText xml:space="preserve"> ADDIN EN.CITE </w:delInstrText>
        </w:r>
        <w:r w:rsidR="00735C0E" w:rsidDel="00735C0E">
          <w:rPr>
            <w:color w:val="0D0D0D"/>
            <w:shd w:val="clear" w:color="auto" w:fill="FFFFFF"/>
          </w:rPr>
          <w:fldChar w:fldCharType="begin">
            <w:fldData xml:space="preserve">PEVuZE5vdGU+PENpdGU+PEF1dGhvcj5KZWZmZXJ5PC9BdXRob3I+PFllYXI+MjAwMzwvWWVhcj48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</w:fldData>
          </w:fldChar>
        </w:r>
        <w:r w:rsidR="00735C0E" w:rsidDel="00735C0E">
          <w:rPr>
            <w:color w:val="0D0D0D"/>
            <w:shd w:val="clear" w:color="auto" w:fill="FFFFFF"/>
          </w:rPr>
          <w:delInstrText xml:space="preserve"> ADDIN EN.CITE.DATA </w:delInstrText>
        </w:r>
        <w:r w:rsidR="00735C0E" w:rsidDel="00735C0E">
          <w:rPr>
            <w:color w:val="0D0D0D"/>
            <w:shd w:val="clear" w:color="auto" w:fill="FFFFFF"/>
          </w:rPr>
        </w:r>
        <w:r w:rsidR="00735C0E" w:rsidDel="00735C0E">
          <w:rPr>
            <w:color w:val="0D0D0D"/>
            <w:shd w:val="clear" w:color="auto" w:fill="FFFFFF"/>
          </w:rPr>
          <w:fldChar w:fldCharType="end"/>
        </w:r>
        <w:r w:rsidRPr="00382378" w:rsidDel="00735C0E">
          <w:rPr>
            <w:color w:val="0D0D0D"/>
            <w:shd w:val="clear" w:color="auto" w:fill="FFFFFF"/>
          </w:rPr>
        </w:r>
        <w:r w:rsidRPr="00382378" w:rsidDel="00735C0E">
          <w:rPr>
            <w:color w:val="0D0D0D"/>
            <w:shd w:val="clear" w:color="auto" w:fill="FFFFFF"/>
          </w:rPr>
          <w:fldChar w:fldCharType="separate"/>
        </w:r>
        <w:r w:rsidR="00735C0E" w:rsidRPr="00735C0E" w:rsidDel="00735C0E">
          <w:rPr>
            <w:noProof/>
            <w:color w:val="0D0D0D"/>
            <w:shd w:val="clear" w:color="auto" w:fill="FFFFFF"/>
            <w:vertAlign w:val="superscript"/>
          </w:rPr>
          <w:delText>13-16</w:delText>
        </w:r>
        <w:r w:rsidRPr="00382378" w:rsidDel="00735C0E">
          <w:rPr>
            <w:color w:val="0D0D0D"/>
            <w:shd w:val="clear" w:color="auto" w:fill="FFFFFF"/>
          </w:rPr>
          <w:fldChar w:fldCharType="end"/>
        </w:r>
        <w:r w:rsidRPr="00382378" w:rsidDel="00735C0E">
          <w:rPr>
            <w:iCs/>
            <w:color w:val="0E0E0E"/>
          </w:rPr>
          <w:delText xml:space="preserve">? </w:delText>
        </w:r>
        <w:r w:rsidR="00063098" w:rsidRPr="00382378" w:rsidDel="00735C0E">
          <w:rPr>
            <w:iCs/>
            <w:color w:val="0E0E0E"/>
          </w:rPr>
          <w:delText>We also asked whether hippocampal task representations follow shared organizati</w:delText>
        </w:r>
        <w:r w:rsidR="00063098" w:rsidRPr="008336E1" w:rsidDel="00735C0E">
          <w:rPr>
            <w:iCs/>
            <w:color w:val="0E0E0E"/>
          </w:rPr>
          <w:delText xml:space="preserve">onal principles across individuals or whether they are primarily shaped by individual experience. If </w:delText>
        </w:r>
        <w:r w:rsidR="005057A9" w:rsidRPr="007D4986" w:rsidDel="00735C0E">
          <w:rPr>
            <w:iCs/>
            <w:color w:val="0E0E0E"/>
          </w:rPr>
          <w:delText xml:space="preserve">the </w:delText>
        </w:r>
        <w:r w:rsidR="00063098" w:rsidRPr="007D4986" w:rsidDel="00735C0E">
          <w:rPr>
            <w:iCs/>
            <w:color w:val="0E0E0E"/>
          </w:rPr>
          <w:delText xml:space="preserve">population-level structure </w:delText>
        </w:r>
        <w:r w:rsidR="005057A9" w:rsidRPr="007D4986" w:rsidDel="00735C0E">
          <w:rPr>
            <w:iCs/>
            <w:color w:val="0E0E0E"/>
          </w:rPr>
          <w:delText xml:space="preserve">of task representation </w:delText>
        </w:r>
        <w:r w:rsidR="00063098" w:rsidRPr="007D4986" w:rsidDel="00735C0E">
          <w:rPr>
            <w:iCs/>
            <w:color w:val="0E0E0E"/>
          </w:rPr>
          <w:delText>is preserved across animals, this would suggest that generalization is supported by conserved neural population mechanisms rather than representations</w:delText>
        </w:r>
        <w:r w:rsidR="003F74DE" w:rsidRPr="007D4986" w:rsidDel="00735C0E">
          <w:rPr>
            <w:iCs/>
            <w:color w:val="0E0E0E"/>
          </w:rPr>
          <w:delText xml:space="preserve"> specific to individual animals</w:delText>
        </w:r>
        <w:r w:rsidR="00063098" w:rsidRPr="007D4986" w:rsidDel="00735C0E">
          <w:rPr>
            <w:iCs/>
            <w:color w:val="0E0E0E"/>
          </w:rPr>
          <w:delText>.</w:delText>
        </w:r>
      </w:del>
    </w:p>
    <w:p w14:paraId="3AC32DE7" w14:textId="77777777" w:rsidR="00FB75AB" w:rsidRPr="007D4986" w:rsidRDefault="00FB75AB" w:rsidP="00063098">
      <w:pPr>
        <w:spacing w:line="480" w:lineRule="auto"/>
        <w:rPr>
          <w:ins w:id="140" w:author="Hannah Suzanne Wirtshafter" w:date="2026-05-13T11:20:00Z"/>
          <w:iCs/>
          <w:color w:val="0E0E0E"/>
        </w:rPr>
      </w:pPr>
    </w:p>
    <w:p w14:paraId="7E032DF5" w14:textId="77777777" w:rsidR="00735C0E" w:rsidRPr="00735C0E" w:rsidRDefault="00210A49" w:rsidP="00735C0E">
      <w:pPr>
        <w:pStyle w:val="p1"/>
        <w:spacing w:line="480" w:lineRule="auto"/>
        <w:rPr>
          <w:ins w:id="141" w:author="Hannah Suzanne Wirtshafter" w:date="2026-05-12T16:37:00Z"/>
        </w:rPr>
      </w:pPr>
      <w:r w:rsidRPr="007D4986">
        <w:t xml:space="preserve">To </w:t>
      </w:r>
      <w:del w:id="142" w:author="Hannah Suzanne Wirtshafter" w:date="2026-05-12T16:36:00Z">
        <w:r w:rsidRPr="007D4986" w:rsidDel="00735C0E">
          <w:delText xml:space="preserve">answer </w:delText>
        </w:r>
      </w:del>
      <w:ins w:id="143" w:author="Hannah Suzanne Wirtshafter" w:date="2026-05-12T16:36:00Z">
        <w:r w:rsidR="00735C0E">
          <w:t>address</w:t>
        </w:r>
        <w:r w:rsidR="00735C0E" w:rsidRPr="007D4986">
          <w:t xml:space="preserve"> </w:t>
        </w:r>
      </w:ins>
      <w:r w:rsidRPr="007D4986">
        <w:t xml:space="preserve">these questions, </w:t>
      </w:r>
      <w:ins w:id="144" w:author="Hannah Suzanne Wirtshafter" w:date="2026-05-12T16:37:00Z">
        <w:r w:rsidR="00735C0E">
          <w:t xml:space="preserve">we used </w:t>
        </w:r>
        <w:r w:rsidR="00735C0E">
          <w:rPr>
            <w:i/>
          </w:rPr>
          <w:t xml:space="preserve">in </w:t>
        </w:r>
        <w:r w:rsidR="00735C0E" w:rsidRPr="00735C0E">
          <w:rPr>
            <w:rPrChange w:id="145" w:author="Hannah Suzanne Wirtshafter" w:date="2026-05-12T16:37:00Z">
              <w:rPr>
                <w:i/>
              </w:rPr>
            </w:rPrChange>
          </w:rPr>
          <w:t>vivo</w:t>
        </w:r>
        <w:r w:rsidR="00735C0E">
          <w:t xml:space="preserve"> calcium imaging to record hippocampal CA1 activity while rats performed </w:t>
        </w:r>
      </w:ins>
      <w:del w:id="146" w:author="Hannah Suzanne Wirtshafter" w:date="2026-05-12T16:37:00Z">
        <w:r w:rsidRPr="00735C0E" w:rsidDel="00735C0E">
          <w:delText>we</w:delText>
        </w:r>
        <w:r w:rsidRPr="007D4986" w:rsidDel="00735C0E">
          <w:delText xml:space="preserve"> trained animals on </w:delText>
        </w:r>
      </w:del>
      <w:r w:rsidRPr="007D4986">
        <w:t>a</w:t>
      </w:r>
      <w:del w:id="147" w:author="Hannah Suzanne Wirtshafter" w:date="2026-05-12T16:37:00Z">
        <w:r w:rsidR="007D451E" w:rsidRPr="007D4986" w:rsidDel="00735C0E">
          <w:delText>n</w:delText>
        </w:r>
      </w:del>
      <w:r w:rsidRPr="007D4986">
        <w:t xml:space="preserve"> </w:t>
      </w:r>
      <w:r w:rsidR="00E15F3A" w:rsidRPr="007D4986">
        <w:t xml:space="preserve">HPC-dependent </w:t>
      </w:r>
      <w:r w:rsidRPr="007D4986">
        <w:t>conditioning task</w:t>
      </w:r>
      <w:r w:rsidR="008E1142" w:rsidRPr="007D4986">
        <w:t xml:space="preserve">, </w:t>
      </w:r>
      <w:del w:id="148" w:author="Hannah Suzanne Wirtshafter" w:date="2026-05-12T16:37:00Z">
        <w:r w:rsidR="008E1142" w:rsidRPr="007D4986" w:rsidDel="00735C0E">
          <w:delText xml:space="preserve">the </w:delText>
        </w:r>
      </w:del>
      <w:r w:rsidR="008E1142" w:rsidRPr="007D4986">
        <w:t>trace eyeblink conditioning (</w:t>
      </w:r>
      <w:proofErr w:type="spellStart"/>
      <w:r w:rsidR="008E1142" w:rsidRPr="007D4986">
        <w:t>tEBC</w:t>
      </w:r>
      <w:proofErr w:type="spellEnd"/>
      <w:r w:rsidR="008E1142" w:rsidRPr="007D4986">
        <w:t>)</w:t>
      </w:r>
      <w:del w:id="149" w:author="Hannah Suzanne Wirtshafter" w:date="2026-05-12T16:37:00Z">
        <w:r w:rsidR="008E1142" w:rsidRPr="007D4986" w:rsidDel="00735C0E">
          <w:delText xml:space="preserve"> task</w:delText>
        </w:r>
      </w:del>
      <w:r w:rsidR="008E1142" w:rsidRPr="007D4986">
        <w:t xml:space="preserve">, </w:t>
      </w:r>
      <w:r w:rsidRPr="007D4986">
        <w:t xml:space="preserve">which is rapidly generalized between </w:t>
      </w:r>
      <w:r w:rsidR="00D40FC1" w:rsidRPr="007D4986">
        <w:t xml:space="preserve">spatial </w:t>
      </w:r>
      <w:r w:rsidRPr="007D4986">
        <w:t>contexts</w:t>
      </w:r>
      <w:r w:rsidRPr="00382378">
        <w:fldChar w:fldCharType="begin">
          <w:fldData xml:space="preserve">PEVuZE5vdGU+PENpdGU+PEF1dGhvcj5Cb3V0b248L0F1dGhvcj48WWVhcj4xOTk5PC9ZZWFyPjxS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</w:fldData>
        </w:fldChar>
      </w:r>
      <w:r w:rsidR="007D4986">
        <w:instrText xml:space="preserve"> ADDIN EN.CITE </w:instrText>
      </w:r>
      <w:r w:rsidR="007D4986">
        <w:fldChar w:fldCharType="begin">
          <w:fldData xml:space="preserve">PEVuZE5vdGU+PENpdGU+PEF1dGhvcj5Cb3V0b248L0F1dGhvcj48WWVhcj4xOTk5PC9ZZWFyPjxS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</w:fldData>
        </w:fldChar>
      </w:r>
      <w:r w:rsidR="007D4986">
        <w:instrText xml:space="preserve"> ADDIN EN.CITE.DATA </w:instrText>
      </w:r>
      <w:r w:rsidR="007D4986">
        <w:fldChar w:fldCharType="end"/>
      </w:r>
      <w:r w:rsidRPr="00382378">
        <w:rPr>
          <w:rPrChange w:id="150" w:author="Hannah Suzanne Wirtshafter" w:date="2026-05-11T16:49:00Z">
            <w:rPr/>
          </w:rPrChange>
        </w:rPr>
      </w:r>
      <w:r w:rsidRPr="00382378">
        <w:rPr>
          <w:rPrChange w:id="151" w:author="Hannah Suzanne Wirtshafter" w:date="2026-05-11T16:49:00Z">
            <w:rPr/>
          </w:rPrChange>
        </w:rPr>
        <w:fldChar w:fldCharType="separate"/>
      </w:r>
      <w:r w:rsidR="007D4986" w:rsidRPr="007D4986">
        <w:rPr>
          <w:noProof/>
          <w:vertAlign w:val="superscript"/>
        </w:rPr>
        <w:t>17,18</w:t>
      </w:r>
      <w:r w:rsidRPr="00382378">
        <w:fldChar w:fldCharType="end"/>
      </w:r>
      <w:r w:rsidRPr="00382378">
        <w:t xml:space="preserve">. </w:t>
      </w:r>
      <w:ins w:id="152" w:author="Hannah Suzanne Wirtshafter" w:date="2026-05-12T16:37:00Z">
        <w:r w:rsidR="00735C0E" w:rsidRPr="00735C0E">
          <w:t>Animals learned the task in one environment and were then tested in a distinct environment in which spatial representations remapped. We compared representations of spatial location and task structure across environments and across animals.</w:t>
        </w:r>
      </w:ins>
    </w:p>
    <w:p w14:paraId="738EBF1D" w14:textId="1B9361F1" w:rsidR="00AA6D3B" w:rsidRPr="00735C0E" w:rsidRDefault="00735C0E">
      <w:pPr>
        <w:pStyle w:val="p1"/>
        <w:pPrChange w:id="153" w:author="Hannah Suzanne Wirtshafter" w:date="2026-05-12T16:39:00Z">
          <w:pPr>
            <w:pStyle w:val="p1"/>
            <w:spacing w:line="480" w:lineRule="auto"/>
          </w:pPr>
        </w:pPrChange>
      </w:pPr>
      <w:ins w:id="154" w:author="Hannah Suzanne Wirtshafter" w:date="2026-05-12T16:38:00Z">
        <w:r>
          <w:t>Although spatial representations remapped across environments, task-related population activity preserved a stable low-dimensional structure during behavioral generalization</w:t>
        </w:r>
      </w:ins>
      <w:ins w:id="155" w:author="Hannah Suzanne Wirtshafter" w:date="2026-05-12T16:39:00Z">
        <w:r>
          <w:t xml:space="preserve"> that</w:t>
        </w:r>
      </w:ins>
      <w:ins w:id="156" w:author="Hannah Suzanne Wirtshafter" w:date="2026-05-12T16:38:00Z">
        <w:r>
          <w:t xml:space="preserve"> reflected conserved relationships among task states</w:t>
        </w:r>
      </w:ins>
      <w:ins w:id="157" w:author="Hannah Suzanne Wirtshafter" w:date="2026-05-12T16:39:00Z">
        <w:r>
          <w:t xml:space="preserve">. </w:t>
        </w:r>
      </w:ins>
      <w:del w:id="158" w:author="Hannah Suzanne Wirtshafter" w:date="2026-05-12T16:39:00Z">
        <w:r w:rsidR="008E1142" w:rsidRPr="008336E1" w:rsidDel="00735C0E">
          <w:delText>Once the task was learned, w</w:delText>
        </w:r>
        <w:r w:rsidR="00AA6D3B" w:rsidRPr="008336E1" w:rsidDel="00735C0E">
          <w:delText xml:space="preserve">e </w:delText>
        </w:r>
        <w:r w:rsidR="008E1142" w:rsidRPr="00B57DE1" w:rsidDel="00735C0E">
          <w:delText>monitored its execution</w:delText>
        </w:r>
        <w:r w:rsidR="00AA6D3B" w:rsidRPr="00B57DE1" w:rsidDel="00735C0E">
          <w:delText xml:space="preserve"> in disparate environments and </w:delText>
        </w:r>
        <w:r w:rsidR="00C537B5" w:rsidRPr="00DC5BC0" w:rsidDel="00735C0E">
          <w:delText xml:space="preserve">monitored </w:delText>
        </w:r>
        <w:r w:rsidR="008E1142" w:rsidRPr="007D4986" w:rsidDel="00735C0E">
          <w:delText xml:space="preserve">the corresponding </w:delText>
        </w:r>
        <w:r w:rsidR="00C537B5" w:rsidRPr="007D4986" w:rsidDel="00735C0E">
          <w:delText xml:space="preserve">changes in </w:delText>
        </w:r>
        <w:r w:rsidR="00AA6D3B" w:rsidRPr="007D4986" w:rsidDel="00735C0E">
          <w:delText>population-level representations</w:delText>
        </w:r>
        <w:r w:rsidR="008E1142" w:rsidRPr="007D4986" w:rsidDel="00735C0E">
          <w:delText>. This allowed us</w:delText>
        </w:r>
        <w:r w:rsidR="00C537B5" w:rsidRPr="007D4986" w:rsidDel="00735C0E">
          <w:delText xml:space="preserve"> to quantify the changes in the representation of </w:delText>
        </w:r>
        <w:r w:rsidR="00AA6D3B" w:rsidRPr="007D4986" w:rsidDel="00735C0E">
          <w:delText>spatial location</w:delText>
        </w:r>
        <w:r w:rsidR="00C537B5" w:rsidRPr="007D4986" w:rsidDel="00735C0E">
          <w:delText xml:space="preserve"> </w:delText>
        </w:r>
        <w:r w:rsidR="00AD2464" w:rsidRPr="007D4986" w:rsidDel="00735C0E">
          <w:delText xml:space="preserve">and </w:delText>
        </w:r>
        <w:r w:rsidR="00C537B5" w:rsidRPr="007D4986" w:rsidDel="00735C0E">
          <w:delText xml:space="preserve">of </w:delText>
        </w:r>
        <w:r w:rsidR="00AA6D3B" w:rsidRPr="007D4986" w:rsidDel="00735C0E">
          <w:delText xml:space="preserve">task-related </w:delText>
        </w:r>
        <w:r w:rsidR="00AD2464" w:rsidRPr="007D4986" w:rsidDel="00735C0E">
          <w:delText>information</w:delText>
        </w:r>
        <w:r w:rsidR="00AA6D3B" w:rsidRPr="007D4986" w:rsidDel="00735C0E">
          <w:delText xml:space="preserve">. We found that task representations were maintained as animals generalized </w:delText>
        </w:r>
        <w:r w:rsidR="008E1142" w:rsidRPr="007D4986" w:rsidDel="00735C0E">
          <w:delText xml:space="preserve">the learned task </w:delText>
        </w:r>
        <w:r w:rsidR="00AA6D3B" w:rsidRPr="00735C0E" w:rsidDel="00735C0E">
          <w:delText xml:space="preserve">across contexts, despite pronounced changes in spatial representations. </w:delText>
        </w:r>
      </w:del>
      <w:r w:rsidR="00AA6D3B" w:rsidRPr="00735C0E">
        <w:t xml:space="preserve">Strikingly, </w:t>
      </w:r>
      <w:del w:id="159" w:author="Hannah Suzanne Wirtshafter" w:date="2026-05-12T16:38:00Z">
        <w:r w:rsidR="00AD2464" w:rsidRPr="00735C0E" w:rsidDel="00735C0E">
          <w:delText xml:space="preserve">the </w:delText>
        </w:r>
      </w:del>
      <w:ins w:id="160" w:author="Hannah Suzanne Wirtshafter" w:date="2026-05-12T16:38:00Z">
        <w:r>
          <w:t>this</w:t>
        </w:r>
        <w:r w:rsidRPr="00735C0E">
          <w:t xml:space="preserve"> </w:t>
        </w:r>
      </w:ins>
      <w:r w:rsidR="00AD2464" w:rsidRPr="00735C0E">
        <w:t xml:space="preserve">structure </w:t>
      </w:r>
      <w:del w:id="161" w:author="Hannah Suzanne Wirtshafter" w:date="2026-05-12T16:38:00Z">
        <w:r w:rsidR="00AD2464" w:rsidRPr="00735C0E" w:rsidDel="00735C0E">
          <w:delText xml:space="preserve">of </w:delText>
        </w:r>
        <w:r w:rsidR="00AA6D3B" w:rsidRPr="00735C0E" w:rsidDel="00735C0E">
          <w:delText>task-related</w:delText>
        </w:r>
      </w:del>
      <w:ins w:id="162" w:author="Hannah Suzanne Wirtshafter" w:date="2026-05-12T16:38:00Z">
        <w:r>
          <w:t xml:space="preserve">was also </w:t>
        </w:r>
      </w:ins>
      <w:del w:id="163" w:author="Hannah Suzanne Wirtshafter" w:date="2026-05-12T16:38:00Z">
        <w:r w:rsidR="00AA6D3B" w:rsidRPr="00735C0E" w:rsidDel="00735C0E">
          <w:delText xml:space="preserve"> </w:delText>
        </w:r>
        <w:r w:rsidR="00AD2464" w:rsidRPr="00735C0E" w:rsidDel="00735C0E">
          <w:delText xml:space="preserve">representations </w:delText>
        </w:r>
        <w:r w:rsidR="00AA6D3B" w:rsidRPr="00735C0E" w:rsidDel="00735C0E">
          <w:delText xml:space="preserve">was also </w:delText>
        </w:r>
      </w:del>
      <w:r w:rsidR="00AA6D3B" w:rsidRPr="00735C0E">
        <w:t>conserved across animals.</w:t>
      </w:r>
    </w:p>
    <w:p w14:paraId="50396093" w14:textId="77777777" w:rsidR="009D3A66" w:rsidRDefault="009D3A66" w:rsidP="009D3A66">
      <w:pPr>
        <w:pStyle w:val="p1"/>
        <w:rPr>
          <w:ins w:id="164" w:author="Hannah Suzanne Wirtshafter" w:date="2026-05-13T12:03:00Z"/>
        </w:rPr>
      </w:pPr>
      <w:ins w:id="165" w:author="Hannah Suzanne Wirtshafter" w:date="2026-05-13T12:03:00Z">
        <w:r>
          <w:t>Together, these findings identify a conserved population-level organization of hippocampal task representations that was preserved not only across contexts, but also across individuals. More broadly, these results suggest that neural systems can preserve shared relational task structure even as context-dependent representations reorganize.</w:t>
        </w:r>
      </w:ins>
    </w:p>
    <w:p w14:paraId="5E94F0AE" w14:textId="443AC1EA" w:rsidR="00AA6D3B" w:rsidRPr="00735C0E" w:rsidDel="00735C0E" w:rsidRDefault="009D3A66" w:rsidP="009D3A66">
      <w:pPr>
        <w:pStyle w:val="p1"/>
        <w:spacing w:line="480" w:lineRule="auto"/>
        <w:rPr>
          <w:del w:id="166" w:author="Hannah Suzanne Wirtshafter" w:date="2026-05-12T16:39:00Z"/>
        </w:rPr>
      </w:pPr>
      <w:ins w:id="167" w:author="Hannah Suzanne Wirtshafter" w:date="2026-05-13T12:03:00Z">
        <w:r w:rsidRPr="00735C0E" w:rsidDel="00735C0E">
          <w:t xml:space="preserve"> </w:t>
        </w:r>
      </w:ins>
      <w:del w:id="168" w:author="Hannah Suzanne Wirtshafter" w:date="2026-05-12T16:39:00Z">
        <w:r w:rsidR="00AA6D3B" w:rsidRPr="00735C0E" w:rsidDel="00735C0E">
          <w:delText>Together, these results demonstrate that hippocampal task representations exhibit a stable population-level organization that persists across spatial contexts and is conserved across individuals. Th</w:delText>
        </w:r>
        <w:r w:rsidR="005A3F8C" w:rsidRPr="00735C0E" w:rsidDel="00735C0E">
          <w:delText>e existence of this</w:delText>
        </w:r>
        <w:r w:rsidR="00AA6D3B" w:rsidRPr="00735C0E" w:rsidDel="00735C0E">
          <w:delText xml:space="preserve"> conserved structure provides a framework for understanding how learning generalizes across environments at the level of neural populations.</w:delText>
        </w:r>
      </w:del>
    </w:p>
    <w:p w14:paraId="002A19B6" w14:textId="5FDB71B2" w:rsidR="009942B9" w:rsidRPr="00BF082C" w:rsidRDefault="009942B9" w:rsidP="006F0F52">
      <w:pPr>
        <w:spacing w:line="480" w:lineRule="auto"/>
        <w:ind w:firstLine="360"/>
      </w:pPr>
    </w:p>
    <w:p w14:paraId="438675E0" w14:textId="77777777" w:rsidR="00832654" w:rsidRPr="00BF082C" w:rsidRDefault="00832654" w:rsidP="006F0F52">
      <w:pPr>
        <w:spacing w:line="480" w:lineRule="auto"/>
        <w:rPr>
          <w:b/>
        </w:rPr>
      </w:pPr>
    </w:p>
    <w:p w14:paraId="73B840C9" w14:textId="5E70796C" w:rsidR="00DB3905" w:rsidRPr="00D33664" w:rsidRDefault="00DB3905" w:rsidP="006F0F52">
      <w:pPr>
        <w:spacing w:line="480" w:lineRule="auto"/>
        <w:rPr>
          <w:b/>
        </w:rPr>
      </w:pPr>
      <w:r w:rsidRPr="00D33664">
        <w:rPr>
          <w:b/>
        </w:rPr>
        <w:t>Results</w:t>
      </w:r>
    </w:p>
    <w:p w14:paraId="7E9A5DDF" w14:textId="6B09A7F6" w:rsidR="001A0EAE" w:rsidRPr="00DF26AB" w:rsidRDefault="001A0EAE" w:rsidP="00F37508">
      <w:pPr>
        <w:spacing w:line="480" w:lineRule="auto"/>
        <w:ind w:firstLine="720"/>
      </w:pPr>
      <w:r w:rsidRPr="00316302">
        <w:lastRenderedPageBreak/>
        <w:t xml:space="preserve">We trained </w:t>
      </w:r>
      <w:r w:rsidR="00576F33" w:rsidRPr="00316302">
        <w:t>five</w:t>
      </w:r>
      <w:r w:rsidRPr="00316302">
        <w:t xml:space="preserve"> </w:t>
      </w:r>
      <w:r w:rsidR="00F07B29" w:rsidRPr="00316302">
        <w:t>freely moving</w:t>
      </w:r>
      <w:r w:rsidRPr="00316302">
        <w:t xml:space="preserve"> rats in </w:t>
      </w:r>
      <w:r w:rsidR="00F07B29" w:rsidRPr="00316302">
        <w:t xml:space="preserve">a conditioning task in </w:t>
      </w:r>
      <w:r w:rsidRPr="00316302">
        <w:t xml:space="preserve">one of two distinct environments, labeled A and </w:t>
      </w:r>
      <w:r w:rsidR="002B1E25" w:rsidRPr="00316302">
        <w:t>B</w:t>
      </w:r>
      <w:r w:rsidR="00F07B29" w:rsidRPr="00316302">
        <w:t>; the rats</w:t>
      </w:r>
      <w:r w:rsidRPr="00316302">
        <w:t xml:space="preserve"> had </w:t>
      </w:r>
      <w:r w:rsidR="00C561AC" w:rsidRPr="00316302">
        <w:t xml:space="preserve">only </w:t>
      </w:r>
      <w:r w:rsidRPr="00316302">
        <w:t>been previously familiarized</w:t>
      </w:r>
      <w:r w:rsidR="00F07B29" w:rsidRPr="00316302">
        <w:t xml:space="preserve"> with</w:t>
      </w:r>
      <w:commentRangeStart w:id="169"/>
      <w:commentRangeStart w:id="170"/>
      <w:r w:rsidR="00F07B29" w:rsidRPr="00316302">
        <w:t xml:space="preserve"> environment </w:t>
      </w:r>
      <w:commentRangeEnd w:id="169"/>
      <w:r w:rsidR="006D13E8" w:rsidRPr="00382378">
        <w:rPr>
          <w:rStyle w:val="CommentReference"/>
          <w:sz w:val="24"/>
          <w:szCs w:val="24"/>
        </w:rPr>
        <w:commentReference w:id="169"/>
      </w:r>
      <w:commentRangeEnd w:id="170"/>
      <w:r w:rsidR="00A22D32" w:rsidRPr="00382378">
        <w:rPr>
          <w:rStyle w:val="CommentReference"/>
          <w:sz w:val="24"/>
          <w:szCs w:val="24"/>
        </w:rPr>
        <w:commentReference w:id="170"/>
      </w:r>
      <w:r w:rsidR="00C561AC" w:rsidRPr="00382378">
        <w:t xml:space="preserve">A </w:t>
      </w:r>
      <w:r w:rsidR="00B849C3" w:rsidRPr="00382378">
        <w:t xml:space="preserve">at the start of </w:t>
      </w:r>
      <w:r w:rsidR="002D2359" w:rsidRPr="008336E1">
        <w:t xml:space="preserve">conditioning </w:t>
      </w:r>
      <w:r w:rsidR="00F07B29" w:rsidRPr="008336E1">
        <w:t xml:space="preserve">training </w:t>
      </w:r>
      <w:r w:rsidRPr="008336E1">
        <w:rPr>
          <w:bCs/>
        </w:rPr>
        <w:t>(Fig</w:t>
      </w:r>
      <w:r w:rsidR="000C5BDC" w:rsidRPr="00B57DE1">
        <w:rPr>
          <w:bCs/>
        </w:rPr>
        <w:t>.</w:t>
      </w:r>
      <w:r w:rsidRPr="00DC5BC0">
        <w:rPr>
          <w:bCs/>
        </w:rPr>
        <w:t xml:space="preserve"> 1a</w:t>
      </w:r>
      <w:r w:rsidR="004B2993" w:rsidRPr="00DC5BC0">
        <w:rPr>
          <w:bCs/>
        </w:rPr>
        <w:t>, Fig</w:t>
      </w:r>
      <w:r w:rsidR="00F07B29" w:rsidRPr="00DC5BC0">
        <w:rPr>
          <w:bCs/>
        </w:rPr>
        <w:t>.</w:t>
      </w:r>
      <w:r w:rsidR="004B2993" w:rsidRPr="00DC5BC0">
        <w:rPr>
          <w:bCs/>
        </w:rPr>
        <w:t xml:space="preserve"> S</w:t>
      </w:r>
      <w:r w:rsidR="00DA56E5" w:rsidRPr="00DC5BC0">
        <w:rPr>
          <w:bCs/>
        </w:rPr>
        <w:t>1)</w:t>
      </w:r>
      <w:r w:rsidRPr="00DC5BC0">
        <w:rPr>
          <w:bCs/>
        </w:rPr>
        <w:t xml:space="preserve">. </w:t>
      </w:r>
      <w:r w:rsidR="00480561" w:rsidRPr="00DC5BC0">
        <w:rPr>
          <w:bCs/>
        </w:rPr>
        <w:t>Environment A was an unscented rectangular enclosure with wire floor and walls</w:t>
      </w:r>
      <w:r w:rsidR="008C363E" w:rsidRPr="007D4986">
        <w:rPr>
          <w:bCs/>
        </w:rPr>
        <w:t>,</w:t>
      </w:r>
      <w:r w:rsidR="00480561" w:rsidRPr="007D4986">
        <w:rPr>
          <w:bCs/>
        </w:rPr>
        <w:t xml:space="preserve"> and white lightin</w:t>
      </w:r>
      <w:r w:rsidR="008C363E" w:rsidRPr="007D4986">
        <w:rPr>
          <w:bCs/>
        </w:rPr>
        <w:t>g; environment</w:t>
      </w:r>
      <w:r w:rsidR="00480561" w:rsidRPr="007D4986">
        <w:rPr>
          <w:bCs/>
        </w:rPr>
        <w:t xml:space="preserve"> B was a scented ovular enclosure with white solid floor and walls, and red lighting</w:t>
      </w:r>
      <w:r w:rsidR="00B8337C" w:rsidRPr="007D4986">
        <w:rPr>
          <w:bCs/>
        </w:rPr>
        <w:t xml:space="preserve"> (Fig. 1b)</w:t>
      </w:r>
      <w:r w:rsidR="00480561" w:rsidRPr="007D4986">
        <w:rPr>
          <w:bCs/>
        </w:rPr>
        <w:t xml:space="preserve">. Both environments were located at the same spot in the room relative to external cues (see </w:t>
      </w:r>
      <w:r w:rsidR="008C363E" w:rsidRPr="00735C0E">
        <w:rPr>
          <w:bCs/>
        </w:rPr>
        <w:t>M</w:t>
      </w:r>
      <w:r w:rsidR="00480561" w:rsidRPr="00735C0E">
        <w:rPr>
          <w:bCs/>
        </w:rPr>
        <w:t>ethods)</w:t>
      </w:r>
      <w:r w:rsidR="008C363E" w:rsidRPr="00735C0E">
        <w:rPr>
          <w:bCs/>
          <w:iCs/>
        </w:rPr>
        <w:t xml:space="preserve">; </w:t>
      </w:r>
      <w:r w:rsidR="00E3058C" w:rsidRPr="00735C0E">
        <w:rPr>
          <w:bCs/>
          <w:iCs/>
        </w:rPr>
        <w:t xml:space="preserve">animals could see </w:t>
      </w:r>
      <w:r w:rsidR="00A3442D" w:rsidRPr="00735C0E">
        <w:rPr>
          <w:bCs/>
          <w:iCs/>
        </w:rPr>
        <w:t>external</w:t>
      </w:r>
      <w:r w:rsidR="00E3058C" w:rsidRPr="00735C0E">
        <w:rPr>
          <w:bCs/>
          <w:iCs/>
        </w:rPr>
        <w:t xml:space="preserve"> cues out of the top of both environments, as well as out of the sides of environment A</w:t>
      </w:r>
      <w:r w:rsidR="002D2359" w:rsidRPr="00BF082C">
        <w:rPr>
          <w:bCs/>
          <w:iCs/>
        </w:rPr>
        <w:t xml:space="preserve">. </w:t>
      </w:r>
      <w:r w:rsidR="00987D8C" w:rsidRPr="00BF082C">
        <w:rPr>
          <w:bCs/>
          <w:iCs/>
        </w:rPr>
        <w:t>Animals also</w:t>
      </w:r>
      <w:r w:rsidR="00EE2857" w:rsidRPr="00D33664">
        <w:rPr>
          <w:bCs/>
          <w:iCs/>
        </w:rPr>
        <w:t xml:space="preserve"> reared often, allowing them to see out of the sides of environment B</w:t>
      </w:r>
      <w:r w:rsidR="00E3058C" w:rsidRPr="00D33664">
        <w:rPr>
          <w:bCs/>
          <w:iCs/>
        </w:rPr>
        <w:t>.</w:t>
      </w:r>
      <w:r w:rsidR="00480561" w:rsidRPr="00D33664">
        <w:rPr>
          <w:bCs/>
        </w:rPr>
        <w:t xml:space="preserve"> </w:t>
      </w:r>
      <w:r w:rsidR="008C363E" w:rsidRPr="00FB75AB">
        <w:t>During train</w:t>
      </w:r>
      <w:r w:rsidR="008C363E" w:rsidRPr="00316302">
        <w:t xml:space="preserve">ing </w:t>
      </w:r>
      <w:r w:rsidR="00C561AC" w:rsidRPr="00316302">
        <w:t xml:space="preserve">and testing </w:t>
      </w:r>
      <w:r w:rsidR="008C363E" w:rsidRPr="00316302">
        <w:t xml:space="preserve">sessions, </w:t>
      </w:r>
      <w:r w:rsidR="00C561AC" w:rsidRPr="00316302">
        <w:t xml:space="preserve">one session per day, </w:t>
      </w:r>
      <w:r w:rsidR="008C363E" w:rsidRPr="00316302">
        <w:t>w</w:t>
      </w:r>
      <w:r w:rsidRPr="00316302">
        <w:t xml:space="preserve">e recorded cellular activity in the hippocampal CA1 region </w:t>
      </w:r>
      <w:r w:rsidR="008C363E" w:rsidRPr="00316302">
        <w:t xml:space="preserve">via </w:t>
      </w:r>
      <w:proofErr w:type="spellStart"/>
      <w:r w:rsidR="008C363E" w:rsidRPr="00316302">
        <w:t>miniscopes</w:t>
      </w:r>
      <w:proofErr w:type="spellEnd"/>
      <w:r w:rsidR="008C363E" w:rsidRPr="00316302">
        <w:t xml:space="preserve">, </w:t>
      </w:r>
      <w:r w:rsidRPr="00316302">
        <w:t>using G</w:t>
      </w:r>
      <w:r w:rsidR="00576F33" w:rsidRPr="00316302">
        <w:t>C</w:t>
      </w:r>
      <w:r w:rsidRPr="00316302">
        <w:t>a</w:t>
      </w:r>
      <w:r w:rsidR="00576F33" w:rsidRPr="00316302">
        <w:t>MP</w:t>
      </w:r>
      <w:r w:rsidRPr="00316302">
        <w:t>8</w:t>
      </w:r>
      <w:r w:rsidR="00DA5B8B" w:rsidRPr="00316302">
        <w:t xml:space="preserve">m </w:t>
      </w:r>
      <w:r w:rsidRPr="00316302">
        <w:t>for calcium imaging (</w:t>
      </w:r>
      <w:proofErr w:type="spellStart"/>
      <w:r w:rsidRPr="00316302">
        <w:t>CaImg</w:t>
      </w:r>
      <w:proofErr w:type="spellEnd"/>
      <w:r w:rsidRPr="00316302">
        <w:t>).</w:t>
      </w:r>
      <w:r w:rsidR="004F2D1D" w:rsidRPr="00316302">
        <w:t xml:space="preserve"> </w:t>
      </w:r>
      <w:r w:rsidR="00F37508" w:rsidRPr="00316302">
        <w:t>To perform data analysis, we</w:t>
      </w:r>
      <w:r w:rsidR="004F2D1D" w:rsidRPr="00316302">
        <w:t xml:space="preserve"> used both calcium events and calcium traces</w:t>
      </w:r>
      <w:r w:rsidR="001C2BFB" w:rsidRPr="00316302">
        <w:t xml:space="preserve"> (see Methods)</w:t>
      </w:r>
      <w:r w:rsidR="00F37508" w:rsidRPr="00EF2146">
        <w:t>,</w:t>
      </w:r>
      <w:r w:rsidR="001C2BFB" w:rsidRPr="00EF2146">
        <w:t xml:space="preserve"> </w:t>
      </w:r>
      <w:r w:rsidR="004F2D1D" w:rsidRPr="00EF2146">
        <w:t>as indicated when applicable</w:t>
      </w:r>
      <w:r w:rsidR="00F37508" w:rsidRPr="00DF26AB">
        <w:t>.</w:t>
      </w:r>
    </w:p>
    <w:p w14:paraId="7C13F733" w14:textId="77777777" w:rsidR="0085779D" w:rsidRPr="00DF26AB" w:rsidRDefault="0085779D" w:rsidP="006F0F52">
      <w:pPr>
        <w:spacing w:line="480" w:lineRule="auto"/>
      </w:pPr>
    </w:p>
    <w:p w14:paraId="1CECD38B" w14:textId="626C064D" w:rsidR="00FA2D47" w:rsidRPr="009D3A66" w:rsidRDefault="00FA2D47" w:rsidP="006F0F52">
      <w:pPr>
        <w:spacing w:line="480" w:lineRule="auto"/>
        <w:rPr>
          <w:b/>
        </w:rPr>
      </w:pPr>
      <w:r w:rsidRPr="00DF26AB">
        <w:rPr>
          <w:b/>
        </w:rPr>
        <w:t>Animals easily transfer a conditioning task across environments</w:t>
      </w:r>
      <w:r w:rsidR="00A12636" w:rsidRPr="00706043">
        <w:rPr>
          <w:b/>
        </w:rPr>
        <w:t xml:space="preserve"> despite place cell remapping</w:t>
      </w:r>
    </w:p>
    <w:p w14:paraId="4E7C6BF5" w14:textId="4167044E" w:rsidR="00CD632C" w:rsidRPr="00735C0E" w:rsidRDefault="00F85A66" w:rsidP="00EE7E5B">
      <w:pPr>
        <w:spacing w:before="240" w:line="480" w:lineRule="auto"/>
      </w:pPr>
      <w:r w:rsidRPr="00382378">
        <w:t>During the initial phase of our study, freely</w:t>
      </w:r>
      <w:r w:rsidR="009201E6" w:rsidRPr="00382378">
        <w:t xml:space="preserve"> </w:t>
      </w:r>
      <w:r w:rsidRPr="00382378">
        <w:t xml:space="preserve">moving rats </w:t>
      </w:r>
      <w:r w:rsidRPr="00382378">
        <w:rPr>
          <w:bCs/>
        </w:rPr>
        <w:t>(Fig</w:t>
      </w:r>
      <w:r w:rsidR="000C5BDC" w:rsidRPr="00382378">
        <w:rPr>
          <w:bCs/>
        </w:rPr>
        <w:t>.</w:t>
      </w:r>
      <w:r w:rsidRPr="00382378">
        <w:rPr>
          <w:bCs/>
        </w:rPr>
        <w:t xml:space="preserve"> 1b) </w:t>
      </w:r>
      <w:r w:rsidRPr="00382378">
        <w:t>underwent training for trace eyeblink conditioning (</w:t>
      </w:r>
      <w:proofErr w:type="spellStart"/>
      <w:r w:rsidRPr="00382378">
        <w:t>tEBC</w:t>
      </w:r>
      <w:proofErr w:type="spellEnd"/>
      <w:r w:rsidRPr="00382378">
        <w:t>)</w:t>
      </w:r>
      <w:r w:rsidR="000335B4" w:rsidRPr="00382378">
        <w:t xml:space="preserve"> (Fig</w:t>
      </w:r>
      <w:r w:rsidR="000C5BDC" w:rsidRPr="00382378">
        <w:t>.</w:t>
      </w:r>
      <w:r w:rsidR="000335B4" w:rsidRPr="00382378">
        <w:t xml:space="preserve"> S2)</w:t>
      </w:r>
      <w:r w:rsidRPr="00382378">
        <w:t>, a hippocampus</w:t>
      </w:r>
      <w:r w:rsidR="009201E6" w:rsidRPr="00382378">
        <w:t xml:space="preserve"> </w:t>
      </w:r>
      <w:r w:rsidRPr="00382378">
        <w:t>dependent classical conditioning task</w:t>
      </w:r>
      <w:r w:rsidR="00040C6E" w:rsidRPr="00382378">
        <w:t xml:space="preserve"> that </w:t>
      </w:r>
      <w:r w:rsidRPr="00382378">
        <w:t>serves as a robust model for associative memory formation</w:t>
      </w:r>
      <w:r w:rsidRPr="00382378">
        <w:rPr>
          <w:iCs/>
        </w:rPr>
        <w:fldChar w:fldCharType="begin">
          <w:fldData xml:space="preserve">PEVuZE5vdGU+PENpdGU+PEF1dGhvcj5Nb3llcjwvQXV0aG9yPjxZZWFyPjE5OTA8L1llYXI+PFJl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</w:fldData>
        </w:fldChar>
      </w:r>
      <w:r w:rsidR="007D4986">
        <w:rPr>
          <w:iCs/>
        </w:rPr>
        <w:instrText xml:space="preserve"> ADDIN EN.CITE </w:instrText>
      </w:r>
      <w:r w:rsidR="007D4986">
        <w:rPr>
          <w:iCs/>
        </w:rPr>
        <w:fldChar w:fldCharType="begin">
          <w:fldData xml:space="preserve">PEVuZE5vdGU+PENpdGU+PEF1dGhvcj5Nb3llcjwvQXV0aG9yPjxZZWFyPjE5OTA8L1llYXI+PFJl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</w:fldData>
        </w:fldChar>
      </w:r>
      <w:r w:rsidR="007D4986">
        <w:rPr>
          <w:iCs/>
        </w:rPr>
        <w:instrText xml:space="preserve"> ADDIN EN.CITE.DATA </w:instrText>
      </w:r>
      <w:r w:rsidR="007D4986">
        <w:rPr>
          <w:iCs/>
        </w:rPr>
      </w:r>
      <w:r w:rsidR="007D4986">
        <w:rPr>
          <w:iCs/>
        </w:rPr>
        <w:fldChar w:fldCharType="end"/>
      </w:r>
      <w:r w:rsidRPr="00382378">
        <w:rPr>
          <w:iCs/>
          <w:rPrChange w:id="171" w:author="Hannah Suzanne Wirtshafter" w:date="2026-05-11T16:49:00Z">
            <w:rPr>
              <w:iCs/>
            </w:rPr>
          </w:rPrChange>
        </w:rPr>
      </w:r>
      <w:r w:rsidRPr="00382378">
        <w:rPr>
          <w:iCs/>
          <w:rPrChange w:id="172" w:author="Hannah Suzanne Wirtshafter" w:date="2026-05-11T16:49:00Z">
            <w:rPr>
              <w:iCs/>
            </w:rPr>
          </w:rPrChange>
        </w:rPr>
        <w:fldChar w:fldCharType="separate"/>
      </w:r>
      <w:r w:rsidR="007D4986" w:rsidRPr="007D4986">
        <w:rPr>
          <w:iCs/>
          <w:noProof/>
          <w:vertAlign w:val="superscript"/>
        </w:rPr>
        <w:t>19-22</w:t>
      </w:r>
      <w:r w:rsidRPr="00382378">
        <w:rPr>
          <w:iCs/>
        </w:rPr>
        <w:fldChar w:fldCharType="end"/>
      </w:r>
      <w:r w:rsidR="002335DE" w:rsidRPr="00382378">
        <w:rPr>
          <w:iCs/>
        </w:rPr>
        <w:t xml:space="preserve">. </w:t>
      </w:r>
      <w:r w:rsidRPr="00382378">
        <w:t xml:space="preserve">This paradigm involves presenting a 250ms conditioned stimulus (CS, in the form of a tone) followed by a 500ms trace interval, </w:t>
      </w:r>
      <w:r w:rsidR="00115753" w:rsidRPr="008336E1">
        <w:t>followed by the 100ms presentation of</w:t>
      </w:r>
      <w:r w:rsidRPr="008336E1">
        <w:t xml:space="preserve"> an unconditioned stimulus (US, an eyelid shock) (Fig. 1c). </w:t>
      </w:r>
      <w:r w:rsidR="00EE3147" w:rsidRPr="00DC5BC0">
        <w:t xml:space="preserve">Both shock and blinking </w:t>
      </w:r>
      <w:r w:rsidR="00DA5B8B" w:rsidRPr="00DC5BC0">
        <w:t>were</w:t>
      </w:r>
      <w:r w:rsidR="00EE3147" w:rsidRPr="00DC5BC0">
        <w:t xml:space="preserve"> recorded with wires inserted into the muscle of the eyelid (see </w:t>
      </w:r>
      <w:r w:rsidR="0069646D" w:rsidRPr="007D4986">
        <w:t>M</w:t>
      </w:r>
      <w:r w:rsidR="00EE3147" w:rsidRPr="007D4986">
        <w:t xml:space="preserve">ethods). </w:t>
      </w:r>
      <w:r w:rsidRPr="007D4986">
        <w:rPr>
          <w:iCs/>
        </w:rPr>
        <w:t xml:space="preserve">As rats </w:t>
      </w:r>
      <w:r w:rsidR="00DA5B8B" w:rsidRPr="007D4986">
        <w:rPr>
          <w:iCs/>
        </w:rPr>
        <w:t>were</w:t>
      </w:r>
      <w:r w:rsidRPr="007D4986">
        <w:rPr>
          <w:iCs/>
        </w:rPr>
        <w:t xml:space="preserve"> trained, they exhibit</w:t>
      </w:r>
      <w:r w:rsidR="00DA5B8B" w:rsidRPr="007D4986">
        <w:rPr>
          <w:iCs/>
        </w:rPr>
        <w:t>ed</w:t>
      </w:r>
      <w:r w:rsidRPr="007D4986">
        <w:rPr>
          <w:iCs/>
        </w:rPr>
        <w:t xml:space="preserve"> a conditioned blink (CR) </w:t>
      </w:r>
      <w:r w:rsidR="009201E6" w:rsidRPr="007D4986">
        <w:rPr>
          <w:iCs/>
        </w:rPr>
        <w:t xml:space="preserve">in response </w:t>
      </w:r>
      <w:r w:rsidRPr="007D4986">
        <w:rPr>
          <w:iCs/>
        </w:rPr>
        <w:t>to the tone</w:t>
      </w:r>
      <w:r w:rsidR="00D8685E" w:rsidRPr="007D4986">
        <w:t>; a</w:t>
      </w:r>
      <w:r w:rsidRPr="007D4986">
        <w:t>n</w:t>
      </w:r>
      <w:commentRangeStart w:id="173"/>
      <w:r w:rsidRPr="007D4986">
        <w:t>imals were considered to have learned the task after reaching criterion (</w:t>
      </w:r>
      <w:ins w:id="174" w:author="Hannah Suzanne Wirtshafter" w:date="2026-05-11T15:36:00Z">
        <w:r w:rsidR="004724D9" w:rsidRPr="00735C0E">
          <w:t xml:space="preserve">mean of </w:t>
        </w:r>
        <w:r w:rsidR="004724D9" w:rsidRPr="00735C0E">
          <w:lastRenderedPageBreak/>
          <w:t xml:space="preserve">20±4.2 training sessions, </w:t>
        </w:r>
      </w:ins>
      <w:r w:rsidR="00D8685E" w:rsidRPr="00735C0E">
        <w:t xml:space="preserve">see Methods; </w:t>
      </w:r>
      <w:r w:rsidRPr="00735C0E">
        <w:rPr>
          <w:iCs/>
        </w:rPr>
        <w:t>Fig. 1d)</w:t>
      </w:r>
      <w:r w:rsidRPr="00735C0E">
        <w:t xml:space="preserve">. </w:t>
      </w:r>
      <w:del w:id="175" w:author="Hannah Suzanne Wirtshafter" w:date="2026-05-11T15:36:00Z">
        <w:r w:rsidR="00711416" w:rsidRPr="00735C0E" w:rsidDel="004724D9">
          <w:delText xml:space="preserve">There was substantial variability </w:delText>
        </w:r>
        <w:r w:rsidR="00C15D36" w:rsidRPr="00735C0E" w:rsidDel="004724D9">
          <w:delText xml:space="preserve">across rats </w:delText>
        </w:r>
        <w:r w:rsidR="00711416" w:rsidRPr="00735C0E" w:rsidDel="004724D9">
          <w:delText xml:space="preserve">in the number of </w:delText>
        </w:r>
        <w:r w:rsidR="006953C5" w:rsidRPr="00735C0E" w:rsidDel="004724D9">
          <w:delText>sessions</w:delText>
        </w:r>
        <w:r w:rsidR="00711416" w:rsidRPr="00735C0E" w:rsidDel="004724D9">
          <w:delText xml:space="preserve"> it took to learn the task, </w:delText>
        </w:r>
        <w:r w:rsidR="0069646D" w:rsidRPr="00735C0E" w:rsidDel="004724D9">
          <w:delText>for an</w:delText>
        </w:r>
        <w:r w:rsidR="00711416" w:rsidRPr="00735C0E" w:rsidDel="004724D9">
          <w:delText xml:space="preserve"> </w:delText>
        </w:r>
        <w:r w:rsidR="0069646D" w:rsidRPr="00735C0E" w:rsidDel="004724D9">
          <w:delText>average of</w:delText>
        </w:r>
        <w:r w:rsidR="00321EAD" w:rsidRPr="00735C0E" w:rsidDel="004724D9">
          <w:delText xml:space="preserve"> 20±4.2 </w:delText>
        </w:r>
        <w:r w:rsidR="00711416" w:rsidRPr="00735C0E" w:rsidDel="004724D9">
          <w:delText>training sessions</w:delText>
        </w:r>
        <w:r w:rsidR="00A20B10" w:rsidRPr="00735C0E" w:rsidDel="004724D9">
          <w:delText xml:space="preserve">, which included </w:delText>
        </w:r>
        <w:r w:rsidR="009201E6" w:rsidRPr="00735C0E" w:rsidDel="004724D9">
          <w:delText>th</w:delText>
        </w:r>
        <w:r w:rsidR="00A20B10" w:rsidRPr="00735C0E" w:rsidDel="004724D9">
          <w:delText>e</w:delText>
        </w:r>
        <w:r w:rsidR="006953C5" w:rsidRPr="00735C0E" w:rsidDel="004724D9">
          <w:delText xml:space="preserve"> criterion sessions</w:delText>
        </w:r>
        <w:r w:rsidR="00321EAD" w:rsidRPr="00735C0E" w:rsidDel="004724D9">
          <w:delText>. T</w:delText>
        </w:r>
        <w:r w:rsidR="00711416" w:rsidRPr="00735C0E" w:rsidDel="004724D9">
          <w:delText xml:space="preserve">he </w:delText>
        </w:r>
        <w:r w:rsidR="004C4F36" w:rsidRPr="00735C0E" w:rsidDel="004724D9">
          <w:delText xml:space="preserve">two </w:delText>
        </w:r>
        <w:r w:rsidR="00711416" w:rsidRPr="00735C0E" w:rsidDel="004724D9">
          <w:delText>rat</w:delText>
        </w:r>
        <w:r w:rsidR="004C4F36" w:rsidRPr="00735C0E" w:rsidDel="004724D9">
          <w:delText>s</w:delText>
        </w:r>
        <w:r w:rsidR="00711416" w:rsidRPr="00735C0E" w:rsidDel="004724D9">
          <w:delText xml:space="preserve"> </w:delText>
        </w:r>
        <w:r w:rsidR="004C4F36" w:rsidRPr="00735C0E" w:rsidDel="004724D9">
          <w:delText xml:space="preserve">that learned the fastest </w:delText>
        </w:r>
        <w:r w:rsidR="00711416" w:rsidRPr="00735C0E" w:rsidDel="004724D9">
          <w:delText>reac</w:delText>
        </w:r>
        <w:r w:rsidR="00D73721" w:rsidRPr="00735C0E" w:rsidDel="004724D9">
          <w:delText xml:space="preserve">hed </w:delText>
        </w:r>
        <w:r w:rsidR="00711416" w:rsidRPr="00735C0E" w:rsidDel="004724D9">
          <w:delText xml:space="preserve">criterion </w:delText>
        </w:r>
        <w:r w:rsidR="00B6707B" w:rsidRPr="00735C0E" w:rsidDel="004724D9">
          <w:delText>i</w:delText>
        </w:r>
        <w:r w:rsidR="00711416" w:rsidRPr="00735C0E" w:rsidDel="004724D9">
          <w:delText>n</w:delText>
        </w:r>
        <w:r w:rsidR="00321EAD" w:rsidRPr="00735C0E" w:rsidDel="004724D9">
          <w:delText xml:space="preserve"> 14 </w:delText>
        </w:r>
        <w:r w:rsidR="00B6707B" w:rsidRPr="00735C0E" w:rsidDel="004724D9">
          <w:delText>sessions</w:delText>
        </w:r>
        <w:r w:rsidR="006953C5" w:rsidRPr="00735C0E" w:rsidDel="004724D9">
          <w:delText xml:space="preserve">, </w:delText>
        </w:r>
        <w:r w:rsidR="00711416" w:rsidRPr="00735C0E" w:rsidDel="004724D9">
          <w:delText xml:space="preserve">and the rat </w:delText>
        </w:r>
        <w:r w:rsidR="004C4F36" w:rsidRPr="00735C0E" w:rsidDel="004724D9">
          <w:delText>that lea</w:delText>
        </w:r>
        <w:r w:rsidR="003E4978" w:rsidRPr="00735C0E" w:rsidDel="004724D9">
          <w:delText xml:space="preserve">rned the slowest </w:delText>
        </w:r>
        <w:r w:rsidR="00711416" w:rsidRPr="00735C0E" w:rsidDel="004724D9">
          <w:delText>reach</w:delText>
        </w:r>
        <w:r w:rsidR="00D73721" w:rsidRPr="00735C0E" w:rsidDel="004724D9">
          <w:delText>ed</w:delText>
        </w:r>
        <w:r w:rsidR="00711416" w:rsidRPr="00735C0E" w:rsidDel="004724D9">
          <w:delText xml:space="preserve"> criterion after </w:delText>
        </w:r>
        <w:r w:rsidR="00321EAD" w:rsidRPr="00735C0E" w:rsidDel="004724D9">
          <w:delText xml:space="preserve">24 </w:delText>
        </w:r>
        <w:r w:rsidR="006953C5" w:rsidRPr="00735C0E" w:rsidDel="004724D9">
          <w:delText>sessions</w:delText>
        </w:r>
      </w:del>
      <w:del w:id="176" w:author="Hannah Suzanne Wirtshafter" w:date="2026-05-07T15:05:00Z">
        <w:r w:rsidR="004B2993" w:rsidRPr="00735C0E" w:rsidDel="00B849C3">
          <w:delText xml:space="preserve"> (</w:delText>
        </w:r>
        <w:r w:rsidR="000C5BDC" w:rsidRPr="00735C0E" w:rsidDel="00B849C3">
          <w:rPr>
            <w:bCs/>
          </w:rPr>
          <w:delText>Fig.</w:delText>
        </w:r>
        <w:r w:rsidR="004B2993" w:rsidRPr="00735C0E" w:rsidDel="00B849C3">
          <w:rPr>
            <w:bCs/>
          </w:rPr>
          <w:delText xml:space="preserve"> S</w:delText>
        </w:r>
        <w:r w:rsidR="00321EAD" w:rsidRPr="00735C0E" w:rsidDel="00B849C3">
          <w:rPr>
            <w:bCs/>
          </w:rPr>
          <w:delText>2</w:delText>
        </w:r>
        <w:r w:rsidR="004B2993" w:rsidRPr="00735C0E" w:rsidDel="00B849C3">
          <w:rPr>
            <w:bCs/>
          </w:rPr>
          <w:delText>).</w:delText>
        </w:r>
        <w:r w:rsidR="00711416" w:rsidRPr="00735C0E" w:rsidDel="00B849C3">
          <w:delText xml:space="preserve"> </w:delText>
        </w:r>
        <w:commentRangeEnd w:id="173"/>
        <w:r w:rsidR="005C43BC" w:rsidRPr="00382378" w:rsidDel="00B849C3">
          <w:rPr>
            <w:rStyle w:val="CommentReference"/>
            <w:sz w:val="24"/>
            <w:szCs w:val="24"/>
          </w:rPr>
          <w:commentReference w:id="173"/>
        </w:r>
      </w:del>
      <w:commentRangeStart w:id="177"/>
      <w:commentRangeStart w:id="178"/>
      <w:r w:rsidR="003E4978" w:rsidRPr="00382378">
        <w:t>After</w:t>
      </w:r>
      <w:commentRangeEnd w:id="177"/>
      <w:r w:rsidR="00D8685E" w:rsidRPr="00382378">
        <w:rPr>
          <w:rStyle w:val="CommentReference"/>
          <w:sz w:val="24"/>
          <w:szCs w:val="24"/>
        </w:rPr>
        <w:commentReference w:id="177"/>
      </w:r>
      <w:commentRangeEnd w:id="178"/>
      <w:r w:rsidR="00B849C3" w:rsidRPr="00382378">
        <w:rPr>
          <w:rStyle w:val="CommentReference"/>
        </w:rPr>
        <w:commentReference w:id="178"/>
      </w:r>
      <w:r w:rsidR="00D73721" w:rsidRPr="00382378">
        <w:t xml:space="preserve"> reaching criterion</w:t>
      </w:r>
      <w:r w:rsidR="00D8685E" w:rsidRPr="00382378">
        <w:t xml:space="preserve"> in environment A</w:t>
      </w:r>
      <w:r w:rsidR="00D73721" w:rsidRPr="008336E1">
        <w:t>,</w:t>
      </w:r>
      <w:r w:rsidRPr="008336E1">
        <w:t xml:space="preserve"> the rats w</w:t>
      </w:r>
      <w:r w:rsidRPr="007D4986">
        <w:t xml:space="preserve">ere introduced </w:t>
      </w:r>
      <w:r w:rsidR="00D8685E" w:rsidRPr="007D4986">
        <w:t xml:space="preserve">for the first time </w:t>
      </w:r>
      <w:r w:rsidRPr="007D4986">
        <w:t>to environment B, where</w:t>
      </w:r>
      <w:ins w:id="179" w:author="Hannah Suzanne Wirtshafter" w:date="2026-05-11T15:36:00Z">
        <w:r w:rsidR="004724D9" w:rsidRPr="007D4986">
          <w:t>, after a day of exploration,</w:t>
        </w:r>
      </w:ins>
      <w:r w:rsidRPr="007D4986">
        <w:t xml:space="preserve"> their ability to perform </w:t>
      </w:r>
      <w:r w:rsidR="009A40BD" w:rsidRPr="00735C0E">
        <w:t xml:space="preserve">the </w:t>
      </w:r>
      <w:proofErr w:type="spellStart"/>
      <w:r w:rsidRPr="00735C0E">
        <w:t>tEBC</w:t>
      </w:r>
      <w:proofErr w:type="spellEnd"/>
      <w:r w:rsidRPr="00735C0E">
        <w:t xml:space="preserve"> </w:t>
      </w:r>
      <w:r w:rsidR="009A40BD" w:rsidRPr="00735C0E">
        <w:t xml:space="preserve">task </w:t>
      </w:r>
      <w:r w:rsidRPr="00735C0E">
        <w:t xml:space="preserve">was assessed </w:t>
      </w:r>
      <w:r w:rsidR="00D8685E" w:rsidRPr="00735C0E">
        <w:t>without any additional training.</w:t>
      </w:r>
    </w:p>
    <w:p w14:paraId="0FFDBE1A" w14:textId="581B65AB" w:rsidR="00EE7E5B" w:rsidRPr="00DF26AB" w:rsidRDefault="00F85A66" w:rsidP="00EE7E5B">
      <w:pPr>
        <w:spacing w:before="240" w:line="480" w:lineRule="auto"/>
      </w:pPr>
      <w:r w:rsidRPr="00735C0E">
        <w:t>Comparative analysis revealed no significant difference in performance</w:t>
      </w:r>
      <w:r w:rsidR="003E4978" w:rsidRPr="00735C0E">
        <w:t xml:space="preserve"> (measured in % CRs)</w:t>
      </w:r>
      <w:r w:rsidRPr="00735C0E">
        <w:t xml:space="preserve"> between the </w:t>
      </w:r>
      <w:r w:rsidR="00E47132" w:rsidRPr="00735C0E">
        <w:t xml:space="preserve">last three </w:t>
      </w:r>
      <w:r w:rsidR="006953C5" w:rsidRPr="00735C0E">
        <w:t>sessions</w:t>
      </w:r>
      <w:r w:rsidRPr="00735C0E">
        <w:t xml:space="preserve"> in environment A and the </w:t>
      </w:r>
      <w:r w:rsidR="00E47132" w:rsidRPr="00735C0E">
        <w:t xml:space="preserve">two </w:t>
      </w:r>
      <w:r w:rsidRPr="00735C0E">
        <w:t>test</w:t>
      </w:r>
      <w:r w:rsidR="00E47132" w:rsidRPr="00735C0E">
        <w:t xml:space="preserve"> sessions</w:t>
      </w:r>
      <w:r w:rsidRPr="00735C0E">
        <w:t xml:space="preserve"> in environment B </w:t>
      </w:r>
      <w:r w:rsidR="00321EAD" w:rsidRPr="00BF082C">
        <w:t xml:space="preserve">(mean </w:t>
      </w:r>
      <w:r w:rsidR="009A40BD" w:rsidRPr="00D33664">
        <w:t xml:space="preserve">% CR </w:t>
      </w:r>
      <w:r w:rsidR="00321EAD" w:rsidRPr="00FB75AB">
        <w:t xml:space="preserve">in </w:t>
      </w:r>
      <w:r w:rsidR="006953C5" w:rsidRPr="00FB75AB">
        <w:t xml:space="preserve">environment </w:t>
      </w:r>
      <w:r w:rsidR="00321EAD" w:rsidRPr="00FB75AB">
        <w:t xml:space="preserve">A </w:t>
      </w:r>
      <w:r w:rsidR="00E47132" w:rsidRPr="00316302">
        <w:t xml:space="preserve">last three </w:t>
      </w:r>
      <w:r w:rsidR="00B6707B" w:rsidRPr="00316302">
        <w:t>sessions</w:t>
      </w:r>
      <w:r w:rsidR="00321EAD" w:rsidRPr="00316302">
        <w:t xml:space="preserve"> was 74.75±6.49, mean </w:t>
      </w:r>
      <w:r w:rsidR="009A40BD" w:rsidRPr="00316302">
        <w:t xml:space="preserve">% CR </w:t>
      </w:r>
      <w:r w:rsidR="00321EAD" w:rsidRPr="00316302">
        <w:t xml:space="preserve">in </w:t>
      </w:r>
      <w:r w:rsidR="006953C5" w:rsidRPr="00316302">
        <w:t xml:space="preserve">environment </w:t>
      </w:r>
      <w:r w:rsidR="00321EAD" w:rsidRPr="00316302">
        <w:t xml:space="preserve">B test </w:t>
      </w:r>
      <w:r w:rsidR="006953C5" w:rsidRPr="00EF2146">
        <w:t>sessions</w:t>
      </w:r>
      <w:r w:rsidR="00321EAD" w:rsidRPr="00EF2146">
        <w:t xml:space="preserve"> was 77.70±11.68, two</w:t>
      </w:r>
      <w:r w:rsidR="00AF0CD1" w:rsidRPr="00EF2146">
        <w:t>-t</w:t>
      </w:r>
      <w:r w:rsidR="00321EAD" w:rsidRPr="00EF2146">
        <w:t>ailed t-test(24)=-0.83, p&gt;0.05)</w:t>
      </w:r>
      <w:r w:rsidR="009942B9" w:rsidRPr="00EF2146">
        <w:t xml:space="preserve"> </w:t>
      </w:r>
      <w:r w:rsidR="00711416" w:rsidRPr="00EF2146">
        <w:rPr>
          <w:iCs/>
        </w:rPr>
        <w:t>(Fig. 1d)</w:t>
      </w:r>
      <w:r w:rsidR="00321EAD" w:rsidRPr="00EF2146">
        <w:t>,</w:t>
      </w:r>
      <w:r w:rsidRPr="00EF2146">
        <w:t xml:space="preserve"> indicating </w:t>
      </w:r>
      <w:r w:rsidR="00004E2B" w:rsidRPr="00EF2146">
        <w:t xml:space="preserve">the </w:t>
      </w:r>
      <w:r w:rsidRPr="00DF26AB">
        <w:t xml:space="preserve">successful transfer of </w:t>
      </w:r>
      <w:proofErr w:type="spellStart"/>
      <w:r w:rsidR="003E4978" w:rsidRPr="00DF26AB">
        <w:t>tEBC</w:t>
      </w:r>
      <w:proofErr w:type="spellEnd"/>
      <w:r w:rsidR="003E4978" w:rsidRPr="00DF26AB">
        <w:t xml:space="preserve"> </w:t>
      </w:r>
      <w:r w:rsidRPr="00DF26AB">
        <w:t>learning to a new environment.</w:t>
      </w:r>
    </w:p>
    <w:p w14:paraId="75BD07BD" w14:textId="77777777" w:rsidR="00EE7E5B" w:rsidRPr="00706043" w:rsidRDefault="00EE7E5B" w:rsidP="00900E39">
      <w:pPr>
        <w:spacing w:line="480" w:lineRule="auto"/>
      </w:pPr>
    </w:p>
    <w:p w14:paraId="27075F5A" w14:textId="3A7A5C91" w:rsidR="00900E39" w:rsidRPr="00735C0E" w:rsidRDefault="00900E39" w:rsidP="00900E39">
      <w:pPr>
        <w:spacing w:line="480" w:lineRule="auto"/>
        <w:rPr>
          <w:iCs/>
          <w:color w:val="0E0E0E"/>
        </w:rPr>
      </w:pPr>
      <w:r w:rsidRPr="009D3A66">
        <w:rPr>
          <w:iCs/>
          <w:color w:val="0E0E0E"/>
        </w:rPr>
        <w:t xml:space="preserve">Consistent with </w:t>
      </w:r>
      <w:commentRangeStart w:id="180"/>
      <w:r w:rsidRPr="009D3A66">
        <w:rPr>
          <w:iCs/>
          <w:color w:val="0E0E0E"/>
        </w:rPr>
        <w:t>place cell remapping</w:t>
      </w:r>
      <w:commentRangeEnd w:id="180"/>
      <w:r w:rsidR="009A40BD" w:rsidRPr="00382378">
        <w:rPr>
          <w:rStyle w:val="CommentReference"/>
          <w:iCs/>
          <w:color w:val="0E0E0E"/>
          <w:sz w:val="24"/>
          <w:szCs w:val="24"/>
        </w:rPr>
        <w:commentReference w:id="180"/>
      </w:r>
      <w:r w:rsidR="00720D0F" w:rsidRPr="008336E1">
        <w:rPr>
          <w:iCs/>
          <w:color w:val="0E0E0E"/>
        </w:rPr>
        <w:fldChar w:fldCharType="begin">
          <w:fldData xml:space="preserve">PEVuZE5vdGU+PENpdGU+PEF1dGhvcj5Db2xnaW48L0F1dGhvcj48WWVhcj4yMDA4PC9ZZWFyPjxS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</w:fldData>
        </w:fldChar>
      </w:r>
      <w:r w:rsidR="00316302">
        <w:rPr>
          <w:iCs/>
          <w:color w:val="0E0E0E"/>
        </w:rPr>
        <w:instrText xml:space="preserve"> ADDIN EN.CITE </w:instrText>
      </w:r>
      <w:r w:rsidR="00316302">
        <w:rPr>
          <w:iCs/>
          <w:color w:val="0E0E0E"/>
        </w:rPr>
        <w:fldChar w:fldCharType="begin">
          <w:fldData xml:space="preserve">PEVuZE5vdGU+PENpdGU+PEF1dGhvcj5Db2xnaW48L0F1dGhvcj48WWVhcj4yMDA4PC9ZZWFyPjxS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</w:fldData>
        </w:fldChar>
      </w:r>
      <w:r w:rsidR="00316302">
        <w:rPr>
          <w:iCs/>
          <w:color w:val="0E0E0E"/>
        </w:rPr>
        <w:instrText xml:space="preserve"> ADDIN EN.CITE.DATA </w:instrText>
      </w:r>
      <w:r w:rsidR="00316302">
        <w:rPr>
          <w:iCs/>
          <w:color w:val="0E0E0E"/>
        </w:rPr>
      </w:r>
      <w:r w:rsidR="00316302">
        <w:rPr>
          <w:iCs/>
          <w:color w:val="0E0E0E"/>
        </w:rPr>
        <w:fldChar w:fldCharType="end"/>
      </w:r>
      <w:r w:rsidR="00720D0F" w:rsidRPr="008336E1">
        <w:rPr>
          <w:iCs/>
          <w:color w:val="0E0E0E"/>
          <w:rPrChange w:id="181" w:author="Hannah Suzanne Wirtshafter" w:date="2026-05-11T16:49:00Z">
            <w:rPr>
              <w:iCs/>
              <w:color w:val="0E0E0E"/>
            </w:rPr>
          </w:rPrChange>
        </w:rPr>
      </w:r>
      <w:r w:rsidR="00720D0F" w:rsidRPr="008336E1">
        <w:rPr>
          <w:iCs/>
          <w:color w:val="0E0E0E"/>
          <w:rPrChange w:id="182" w:author="Hannah Suzanne Wirtshafter" w:date="2026-05-11T16:49:00Z">
            <w:rPr>
              <w:iCs/>
              <w:color w:val="0E0E0E"/>
            </w:rPr>
          </w:rPrChange>
        </w:rPr>
        <w:fldChar w:fldCharType="separate"/>
      </w:r>
      <w:r w:rsidR="00316302" w:rsidRPr="00316302">
        <w:rPr>
          <w:iCs/>
          <w:noProof/>
          <w:color w:val="0E0E0E"/>
          <w:vertAlign w:val="superscript"/>
        </w:rPr>
        <w:t>1,8,23,24</w:t>
      </w:r>
      <w:r w:rsidR="00720D0F" w:rsidRPr="008336E1">
        <w:rPr>
          <w:iCs/>
          <w:color w:val="0E0E0E"/>
        </w:rPr>
        <w:fldChar w:fldCharType="end"/>
      </w:r>
      <w:r w:rsidRPr="00382378">
        <w:rPr>
          <w:iCs/>
          <w:color w:val="0E0E0E"/>
        </w:rPr>
        <w:t>, individual hippocampal neurons exhibited distinct spatial representations in e</w:t>
      </w:r>
      <w:r w:rsidRPr="008336E1">
        <w:rPr>
          <w:iCs/>
          <w:color w:val="0E0E0E"/>
        </w:rPr>
        <w:t xml:space="preserve">nvironments A and B (Fig. 1e). </w:t>
      </w:r>
      <w:r w:rsidR="00720D0F" w:rsidRPr="008336E1">
        <w:rPr>
          <w:iCs/>
          <w:color w:val="0E0E0E"/>
        </w:rPr>
        <w:t>For each neuron, we identified the spatial location of peak calcium event rate</w:t>
      </w:r>
      <w:r w:rsidR="00AD03A3" w:rsidRPr="008336E1">
        <w:rPr>
          <w:iCs/>
          <w:color w:val="0E0E0E"/>
        </w:rPr>
        <w:t xml:space="preserve"> (excluding condition period</w:t>
      </w:r>
      <w:r w:rsidR="00815404" w:rsidRPr="00B57DE1">
        <w:rPr>
          <w:iCs/>
          <w:color w:val="0E0E0E"/>
        </w:rPr>
        <w:t>s</w:t>
      </w:r>
      <w:r w:rsidR="00AD03A3" w:rsidRPr="00382378">
        <w:rPr>
          <w:iCs/>
          <w:color w:val="0E0E0E"/>
        </w:rPr>
        <w:fldChar w:fldCharType="begin"/>
      </w:r>
      <w:r w:rsidR="00316302">
        <w:rPr>
          <w:iCs/>
          <w:color w:val="0E0E0E"/>
        </w:rPr>
        <w:instrText xml:space="preserve"> ADDIN EN.CITE &lt;EndNote&gt;&lt;Cite&gt;&lt;Author&gt;Wirtshafter&lt;/Author&gt;&lt;Year&gt;2026&lt;/Year&gt;&lt;RecNum&gt;1826&lt;/RecNum&gt;&lt;DisplayText&gt;&lt;style face="superscript"&gt;16&lt;/style&gt;&lt;/DisplayText&gt;&lt;record&gt;&lt;rec-number&gt;1826&lt;/rec-number&gt;&lt;foreign-keys&gt;&lt;key app="EN" db-id="wwx99pvv4axx23ew20rxw9eq2z22xxzes0sv" timestamp="1771520437"&gt;1826&lt;/key&gt;&lt;/foreign-keys&gt;&lt;ref-type name="Journal Article"&gt;17&lt;/ref-type&gt;&lt;contributors&gt;&lt;authors&gt;&lt;author&gt;Wirtshafter, Hannah S&lt;/author&gt;&lt;author&gt;Mehta, Mayank R&lt;/author&gt;&lt;author&gt;Solla, Sara A&lt;/author&gt;&lt;author&gt;Disterhoft, John F&lt;/author&gt;&lt;/authors&gt;&lt;/contributors&gt;&lt;titles&gt;&lt;title&gt;Hippocampal trace coding dominates and disrupts place coding&lt;/title&gt;&lt;secondary-title&gt;bioRxiv&lt;/secondary-title&gt;&lt;/titles&gt;&lt;periodical&gt;&lt;full-title&gt;bioRxiv&lt;/full-title&gt;&lt;/periodical&gt;&lt;dates&gt;&lt;year&gt;2026&lt;/year&gt;&lt;/dates&gt;&lt;urls&gt;&lt;related-urls&gt;&lt;url&gt;https://www.biorxiv.org/content/biorxiv/early/2026/02/19/2026.02.17.706430.full.pdf&lt;/url&gt;&lt;/related-urls&gt;&lt;/urls&gt;&lt;electronic-resource-num&gt;10.64898/2026.02.17.706430&lt;/electronic-resource-num&gt;&lt;/record&gt;&lt;/Cite&gt;&lt;/EndNote&gt;</w:instrText>
      </w:r>
      <w:r w:rsidR="00AD03A3" w:rsidRPr="00382378">
        <w:rPr>
          <w:iCs/>
          <w:color w:val="0E0E0E"/>
          <w:rPrChange w:id="183" w:author="Hannah Suzanne Wirtshafter" w:date="2026-05-11T16:49:00Z">
            <w:rPr>
              <w:iCs/>
              <w:color w:val="0E0E0E"/>
            </w:rPr>
          </w:rPrChange>
        </w:rPr>
        <w:fldChar w:fldCharType="separate"/>
      </w:r>
      <w:r w:rsidR="00316302" w:rsidRPr="00316302">
        <w:rPr>
          <w:iCs/>
          <w:noProof/>
          <w:color w:val="0E0E0E"/>
          <w:vertAlign w:val="superscript"/>
        </w:rPr>
        <w:t>16</w:t>
      </w:r>
      <w:r w:rsidR="00AD03A3" w:rsidRPr="00382378">
        <w:rPr>
          <w:iCs/>
          <w:color w:val="0E0E0E"/>
        </w:rPr>
        <w:fldChar w:fldCharType="end"/>
      </w:r>
      <w:r w:rsidR="00AD03A3" w:rsidRPr="00382378">
        <w:rPr>
          <w:iCs/>
          <w:color w:val="0E0E0E"/>
        </w:rPr>
        <w:t>)</w:t>
      </w:r>
      <w:r w:rsidR="00720D0F" w:rsidRPr="00382378">
        <w:rPr>
          <w:iCs/>
          <w:color w:val="0E0E0E"/>
        </w:rPr>
        <w:t xml:space="preserve"> and </w:t>
      </w:r>
      <w:r w:rsidR="00815404" w:rsidRPr="008336E1">
        <w:rPr>
          <w:iCs/>
          <w:color w:val="0E0E0E"/>
        </w:rPr>
        <w:t xml:space="preserve">monitored </w:t>
      </w:r>
      <w:r w:rsidR="00720D0F" w:rsidRPr="008336E1">
        <w:rPr>
          <w:iCs/>
          <w:color w:val="0E0E0E"/>
        </w:rPr>
        <w:t>the stability of these peak locations</w:t>
      </w:r>
      <w:r w:rsidR="00815404" w:rsidRPr="007D4986">
        <w:rPr>
          <w:iCs/>
          <w:color w:val="0E0E0E"/>
        </w:rPr>
        <w:t xml:space="preserve"> </w:t>
      </w:r>
      <w:r w:rsidR="00720D0F" w:rsidRPr="007D4986">
        <w:rPr>
          <w:iCs/>
          <w:color w:val="0E0E0E"/>
        </w:rPr>
        <w:t xml:space="preserve">across sessions and environments. Peak activity locations shifted significantly more between environments than between consecutive sessions within the same environment (Fig. 1f), indicating a loss of spatial correspondence across contexts (double-sided t-test, </w:t>
      </w:r>
      <w:proofErr w:type="gramStart"/>
      <w:r w:rsidR="00720D0F" w:rsidRPr="007D4986">
        <w:rPr>
          <w:iCs/>
          <w:color w:val="0E0E0E"/>
        </w:rPr>
        <w:t>t(</w:t>
      </w:r>
      <w:proofErr w:type="gramEnd"/>
      <w:r w:rsidR="00720D0F" w:rsidRPr="007D4986">
        <w:rPr>
          <w:iCs/>
          <w:color w:val="0E0E0E"/>
        </w:rPr>
        <w:t xml:space="preserve">1430) = −2.5, p </w:t>
      </w:r>
      <w:r w:rsidR="00BA66DB" w:rsidRPr="007D4986">
        <w:rPr>
          <w:iCs/>
          <w:color w:val="0E0E0E"/>
        </w:rPr>
        <w:t>=</w:t>
      </w:r>
      <w:r w:rsidR="00720D0F" w:rsidRPr="007D4986">
        <w:rPr>
          <w:iCs/>
          <w:color w:val="0E0E0E"/>
        </w:rPr>
        <w:t xml:space="preserve"> 0.01)</w:t>
      </w:r>
      <w:r w:rsidR="00343C6F" w:rsidRPr="007D4986">
        <w:rPr>
          <w:iCs/>
          <w:color w:val="0E0E0E"/>
        </w:rPr>
        <w:t xml:space="preserve">. </w:t>
      </w:r>
      <w:r w:rsidRPr="007D4986">
        <w:rPr>
          <w:iCs/>
          <w:color w:val="0E0E0E"/>
        </w:rPr>
        <w:t xml:space="preserve">Additional analyses using shuffled controls and population embedding methods yielded results </w:t>
      </w:r>
      <w:r w:rsidR="00810FF3" w:rsidRPr="007D4986">
        <w:rPr>
          <w:iCs/>
          <w:color w:val="0E0E0E"/>
        </w:rPr>
        <w:t xml:space="preserve">consistent with these findings </w:t>
      </w:r>
      <w:r w:rsidRPr="007D4986">
        <w:rPr>
          <w:iCs/>
          <w:color w:val="0E0E0E"/>
        </w:rPr>
        <w:t>(Fig. S</w:t>
      </w:r>
      <w:ins w:id="184" w:author="Hannah Suzanne Wirtshafter" w:date="2026-05-08T14:49:00Z">
        <w:r w:rsidR="008D0C86" w:rsidRPr="00735C0E">
          <w:rPr>
            <w:iCs/>
            <w:color w:val="0E0E0E"/>
          </w:rPr>
          <w:t>2</w:t>
        </w:r>
      </w:ins>
      <w:del w:id="185" w:author="Hannah Suzanne Wirtshafter" w:date="2026-05-08T14:49:00Z">
        <w:r w:rsidRPr="00735C0E" w:rsidDel="008D0C86">
          <w:rPr>
            <w:iCs/>
            <w:color w:val="0E0E0E"/>
          </w:rPr>
          <w:delText>3</w:delText>
        </w:r>
      </w:del>
      <w:r w:rsidRPr="00735C0E">
        <w:rPr>
          <w:iCs/>
          <w:color w:val="0E0E0E"/>
        </w:rPr>
        <w:t>–S</w:t>
      </w:r>
      <w:ins w:id="186" w:author="Hannah Suzanne Wirtshafter" w:date="2026-05-08T14:49:00Z">
        <w:r w:rsidR="008D0C86" w:rsidRPr="00735C0E">
          <w:rPr>
            <w:iCs/>
            <w:color w:val="0E0E0E"/>
          </w:rPr>
          <w:t>3</w:t>
        </w:r>
      </w:ins>
      <w:del w:id="187" w:author="Hannah Suzanne Wirtshafter" w:date="2026-05-08T14:49:00Z">
        <w:r w:rsidRPr="00735C0E" w:rsidDel="008D0C86">
          <w:rPr>
            <w:iCs/>
            <w:color w:val="0E0E0E"/>
          </w:rPr>
          <w:delText>4</w:delText>
        </w:r>
      </w:del>
      <w:r w:rsidRPr="00735C0E">
        <w:rPr>
          <w:iCs/>
          <w:color w:val="0E0E0E"/>
        </w:rPr>
        <w:t>).</w:t>
      </w:r>
    </w:p>
    <w:p w14:paraId="0312258B" w14:textId="77777777" w:rsidR="002B6960" w:rsidRPr="00735C0E" w:rsidRDefault="002B6960" w:rsidP="00900E39">
      <w:pPr>
        <w:spacing w:line="480" w:lineRule="auto"/>
        <w:rPr>
          <w:iCs/>
          <w:color w:val="0E0E0E"/>
        </w:rPr>
      </w:pPr>
    </w:p>
    <w:p w14:paraId="05EB3DD1" w14:textId="774CC2EE" w:rsidR="00857234" w:rsidRPr="00382378" w:rsidRDefault="00271971" w:rsidP="00857234">
      <w:pPr>
        <w:rPr>
          <w:b/>
        </w:rPr>
      </w:pPr>
      <w:ins w:id="188" w:author="Hannah Suzanne Wirtshafter" w:date="2026-05-08T15:14:00Z">
        <w:r w:rsidRPr="00382378">
          <w:rPr>
            <w:b/>
            <w:noProof/>
          </w:rPr>
          <w:lastRenderedPageBreak/>
          <w:drawing>
            <wp:inline distT="0" distB="0" distL="0" distR="0" wp14:anchorId="56DF25B6" wp14:editId="001A42D1">
              <wp:extent cx="5943600" cy="602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d6-0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024880"/>
                      </a:xfrm>
                      <a:prstGeom prst="rect">
                        <a:avLst/>
                      </a:prstGeom>
                    </pic:spPr>
                  </pic:pic>
                </a:graphicData>
              </a:graphic>
            </wp:inline>
          </w:drawing>
        </w:r>
      </w:ins>
    </w:p>
    <w:p w14:paraId="2CAF2F14" w14:textId="17024B4C" w:rsidR="00857234" w:rsidRPr="008336E1" w:rsidRDefault="00857234" w:rsidP="00857234">
      <w:pPr>
        <w:spacing w:line="480" w:lineRule="auto"/>
        <w:ind w:left="-720"/>
        <w:rPr>
          <w:b/>
        </w:rPr>
      </w:pPr>
    </w:p>
    <w:p w14:paraId="57ADD5ED" w14:textId="77777777" w:rsidR="00857234" w:rsidRPr="00DC5BC0" w:rsidRDefault="00857234" w:rsidP="00857234">
      <w:pPr>
        <w:rPr>
          <w:b/>
        </w:rPr>
      </w:pPr>
      <w:r w:rsidRPr="00DC5BC0">
        <w:rPr>
          <w:b/>
        </w:rPr>
        <w:t>Fig 1. Conditioning is maintained while place cells remap between environment A and environment B.</w:t>
      </w:r>
    </w:p>
    <w:p w14:paraId="42F4BFC3" w14:textId="722F86EE" w:rsidR="00857234" w:rsidRPr="00382378" w:rsidRDefault="00857234" w:rsidP="00857234">
      <w:pPr>
        <w:numPr>
          <w:ilvl w:val="0"/>
          <w:numId w:val="15"/>
        </w:numPr>
        <w:rPr>
          <w:rFonts w:eastAsiaTheme="minorHAnsi"/>
          <w:b/>
        </w:rPr>
      </w:pPr>
      <w:r w:rsidRPr="007D4986">
        <w:rPr>
          <w:rFonts w:eastAsiaTheme="minorHAnsi"/>
        </w:rPr>
        <w:t xml:space="preserve">Animals explored environment A for one session before undergoing eyeblink conditioning </w:t>
      </w:r>
      <w:r w:rsidR="009201E6" w:rsidRPr="007D4986">
        <w:rPr>
          <w:rFonts w:eastAsiaTheme="minorHAnsi"/>
        </w:rPr>
        <w:t xml:space="preserve">for n </w:t>
      </w:r>
      <w:r w:rsidR="00D71E4B" w:rsidRPr="007D4986">
        <w:rPr>
          <w:rFonts w:eastAsiaTheme="minorHAnsi"/>
        </w:rPr>
        <w:t xml:space="preserve">sessions </w:t>
      </w:r>
      <w:r w:rsidRPr="007D4986">
        <w:rPr>
          <w:rFonts w:eastAsiaTheme="minorHAnsi"/>
        </w:rPr>
        <w:t>until they reached criterion</w:t>
      </w:r>
      <w:del w:id="189" w:author="Hannah Suzanne Wirtshafter" w:date="2026-05-11T15:38:00Z">
        <w:r w:rsidR="009201E6" w:rsidRPr="007D4986" w:rsidDel="004724D9">
          <w:rPr>
            <w:rFonts w:eastAsiaTheme="minorHAnsi"/>
          </w:rPr>
          <w:delText xml:space="preserve">, </w:delText>
        </w:r>
        <w:r w:rsidRPr="007D4986" w:rsidDel="004724D9">
          <w:rPr>
            <w:rFonts w:eastAsiaTheme="minorHAnsi"/>
          </w:rPr>
          <w:delText xml:space="preserve">defined as achieving 70% conditioned responses (CRs) in 50 trials across three consecutive training sessions </w:delText>
        </w:r>
        <w:commentRangeStart w:id="190"/>
        <w:commentRangeStart w:id="191"/>
        <w:commentRangeStart w:id="192"/>
        <w:r w:rsidRPr="007D4986" w:rsidDel="004724D9">
          <w:rPr>
            <w:rFonts w:eastAsiaTheme="minorHAnsi"/>
          </w:rPr>
          <w:delText>(</w:delText>
        </w:r>
        <w:r w:rsidR="009201E6" w:rsidRPr="007D4986" w:rsidDel="004724D9">
          <w:rPr>
            <w:rFonts w:eastAsiaTheme="minorHAnsi"/>
          </w:rPr>
          <w:delText xml:space="preserve">indicated as </w:delText>
        </w:r>
        <w:r w:rsidRPr="007D4986" w:rsidDel="004724D9">
          <w:rPr>
            <w:rFonts w:eastAsiaTheme="minorHAnsi"/>
          </w:rPr>
          <w:delText>A(</w:delText>
        </w:r>
        <w:r w:rsidR="009201E6" w:rsidRPr="007D4986" w:rsidDel="004724D9">
          <w:rPr>
            <w:rFonts w:eastAsiaTheme="minorHAnsi"/>
          </w:rPr>
          <w:delText>n</w:delText>
        </w:r>
        <w:r w:rsidRPr="007D4986" w:rsidDel="004724D9">
          <w:rPr>
            <w:rFonts w:eastAsiaTheme="minorHAnsi"/>
          </w:rPr>
          <w:delText>), A(n-1), and A(n</w:delText>
        </w:r>
        <w:r w:rsidR="009201E6" w:rsidRPr="00735C0E" w:rsidDel="004724D9">
          <w:rPr>
            <w:rFonts w:eastAsiaTheme="minorHAnsi"/>
          </w:rPr>
          <w:delText>-2</w:delText>
        </w:r>
        <w:r w:rsidRPr="00735C0E" w:rsidDel="004724D9">
          <w:rPr>
            <w:rFonts w:eastAsiaTheme="minorHAnsi"/>
          </w:rPr>
          <w:delText xml:space="preserve">)) </w:delText>
        </w:r>
        <w:commentRangeEnd w:id="190"/>
        <w:r w:rsidR="00D71E4B" w:rsidRPr="00382378" w:rsidDel="004724D9">
          <w:rPr>
            <w:rStyle w:val="CommentReference"/>
            <w:rFonts w:eastAsiaTheme="minorHAnsi"/>
            <w:sz w:val="24"/>
            <w:szCs w:val="24"/>
          </w:rPr>
          <w:commentReference w:id="190"/>
        </w:r>
        <w:commentRangeEnd w:id="191"/>
        <w:r w:rsidR="00867783" w:rsidRPr="00382378" w:rsidDel="004724D9">
          <w:rPr>
            <w:rStyle w:val="CommentReference"/>
            <w:rFonts w:eastAsiaTheme="minorHAnsi"/>
            <w:sz w:val="24"/>
            <w:szCs w:val="24"/>
          </w:rPr>
          <w:commentReference w:id="191"/>
        </w:r>
        <w:commentRangeEnd w:id="192"/>
        <w:r w:rsidR="00FE5A61" w:rsidRPr="008336E1" w:rsidDel="004724D9">
          <w:rPr>
            <w:rStyle w:val="CommentReference"/>
            <w:rFonts w:eastAsiaTheme="minorHAnsi"/>
            <w:sz w:val="24"/>
            <w:szCs w:val="24"/>
          </w:rPr>
          <w:commentReference w:id="192"/>
        </w:r>
        <w:r w:rsidRPr="00382378" w:rsidDel="004724D9">
          <w:rPr>
            <w:rFonts w:eastAsiaTheme="minorHAnsi"/>
          </w:rPr>
          <w:delText xml:space="preserve">or averaging over 70% CRs across four </w:delText>
        </w:r>
        <w:r w:rsidR="009201E6" w:rsidRPr="008336E1" w:rsidDel="004724D9">
          <w:rPr>
            <w:rFonts w:eastAsiaTheme="minorHAnsi"/>
          </w:rPr>
          <w:delText xml:space="preserve">consecutive </w:delText>
        </w:r>
        <w:r w:rsidRPr="008336E1" w:rsidDel="004724D9">
          <w:rPr>
            <w:rFonts w:eastAsiaTheme="minorHAnsi"/>
          </w:rPr>
          <w:delText>training sessions. After meeting the criterion</w:delText>
        </w:r>
      </w:del>
      <w:r w:rsidRPr="008336E1">
        <w:rPr>
          <w:rFonts w:eastAsiaTheme="minorHAnsi"/>
        </w:rPr>
        <w:t xml:space="preserve"> in environment A</w:t>
      </w:r>
      <w:ins w:id="193" w:author="Hannah Suzanne Wirtshafter" w:date="2026-05-11T15:38:00Z">
        <w:r w:rsidR="004724D9" w:rsidRPr="00B57DE1">
          <w:rPr>
            <w:rFonts w:eastAsiaTheme="minorHAnsi"/>
          </w:rPr>
          <w:t>.</w:t>
        </w:r>
      </w:ins>
      <w:del w:id="194" w:author="Hannah Suzanne Wirtshafter" w:date="2026-05-11T15:38:00Z">
        <w:r w:rsidRPr="00DC5BC0" w:rsidDel="004724D9">
          <w:rPr>
            <w:rFonts w:eastAsiaTheme="minorHAnsi"/>
          </w:rPr>
          <w:delText>,</w:delText>
        </w:r>
      </w:del>
      <w:r w:rsidRPr="00DC5BC0">
        <w:rPr>
          <w:rFonts w:eastAsiaTheme="minorHAnsi"/>
        </w:rPr>
        <w:t xml:space="preserve"> </w:t>
      </w:r>
      <w:ins w:id="195" w:author="Hannah Suzanne Wirtshafter" w:date="2026-05-11T15:38:00Z">
        <w:r w:rsidR="004724D9" w:rsidRPr="00DC5BC0">
          <w:rPr>
            <w:rFonts w:eastAsiaTheme="minorHAnsi"/>
          </w:rPr>
          <w:t>A</w:t>
        </w:r>
      </w:ins>
      <w:del w:id="196" w:author="Hannah Suzanne Wirtshafter" w:date="2026-05-11T15:38:00Z">
        <w:r w:rsidRPr="00DC5BC0" w:rsidDel="004724D9">
          <w:rPr>
            <w:rFonts w:eastAsiaTheme="minorHAnsi"/>
          </w:rPr>
          <w:delText>a</w:delText>
        </w:r>
      </w:del>
      <w:r w:rsidRPr="00DC5BC0">
        <w:rPr>
          <w:rFonts w:eastAsiaTheme="minorHAnsi"/>
        </w:rPr>
        <w:t>nimals were</w:t>
      </w:r>
      <w:ins w:id="197" w:author="Hannah Suzanne Wirtshafter" w:date="2026-05-11T15:38:00Z">
        <w:r w:rsidR="004724D9" w:rsidRPr="00DC5BC0">
          <w:rPr>
            <w:rFonts w:eastAsiaTheme="minorHAnsi"/>
          </w:rPr>
          <w:t xml:space="preserve"> then</w:t>
        </w:r>
      </w:ins>
      <w:r w:rsidRPr="00DC5BC0">
        <w:rPr>
          <w:rFonts w:eastAsiaTheme="minorHAnsi"/>
        </w:rPr>
        <w:t xml:space="preserve"> allowed one session of exploration in environment B, </w:t>
      </w:r>
      <w:commentRangeStart w:id="198"/>
      <w:commentRangeStart w:id="199"/>
      <w:r w:rsidRPr="00DC5BC0">
        <w:rPr>
          <w:rFonts w:eastAsiaTheme="minorHAnsi"/>
        </w:rPr>
        <w:t xml:space="preserve">followed by </w:t>
      </w:r>
      <w:r w:rsidR="00E07EEE" w:rsidRPr="00DC5BC0">
        <w:rPr>
          <w:rFonts w:eastAsiaTheme="minorHAnsi"/>
        </w:rPr>
        <w:t>two</w:t>
      </w:r>
      <w:r w:rsidR="003A3A1D" w:rsidRPr="00DC5BC0">
        <w:rPr>
          <w:rFonts w:eastAsiaTheme="minorHAnsi"/>
        </w:rPr>
        <w:t xml:space="preserve"> </w:t>
      </w:r>
      <w:proofErr w:type="spellStart"/>
      <w:r w:rsidR="00A97B68" w:rsidRPr="00DC5BC0">
        <w:rPr>
          <w:rFonts w:eastAsiaTheme="minorHAnsi"/>
        </w:rPr>
        <w:t>tEBC</w:t>
      </w:r>
      <w:proofErr w:type="spellEnd"/>
      <w:r w:rsidR="00A97B68" w:rsidRPr="00DC5BC0">
        <w:rPr>
          <w:rFonts w:eastAsiaTheme="minorHAnsi"/>
        </w:rPr>
        <w:t xml:space="preserve"> </w:t>
      </w:r>
      <w:r w:rsidRPr="00DC5BC0">
        <w:rPr>
          <w:rFonts w:eastAsiaTheme="minorHAnsi"/>
        </w:rPr>
        <w:t>test sessio</w:t>
      </w:r>
      <w:r w:rsidR="003A3A1D" w:rsidRPr="007D4986">
        <w:rPr>
          <w:rFonts w:eastAsiaTheme="minorHAnsi"/>
        </w:rPr>
        <w:t>n</w:t>
      </w:r>
      <w:r w:rsidRPr="007D4986">
        <w:rPr>
          <w:rFonts w:eastAsiaTheme="minorHAnsi"/>
        </w:rPr>
        <w:t xml:space="preserve"> in environment B</w:t>
      </w:r>
      <w:r w:rsidR="003A3A1D" w:rsidRPr="007D4986">
        <w:rPr>
          <w:rFonts w:eastAsiaTheme="minorHAnsi"/>
        </w:rPr>
        <w:t>, indicated as B(1)</w:t>
      </w:r>
      <w:r w:rsidR="00E07EEE" w:rsidRPr="007D4986">
        <w:rPr>
          <w:rFonts w:eastAsiaTheme="minorHAnsi"/>
        </w:rPr>
        <w:t xml:space="preserve"> and B(2). </w:t>
      </w:r>
      <w:commentRangeEnd w:id="198"/>
      <w:r w:rsidR="00FE5A61" w:rsidRPr="00382378">
        <w:rPr>
          <w:rStyle w:val="CommentReference"/>
          <w:rFonts w:eastAsiaTheme="minorHAnsi"/>
          <w:b/>
          <w:sz w:val="24"/>
          <w:szCs w:val="24"/>
        </w:rPr>
        <w:commentReference w:id="198"/>
      </w:r>
      <w:commentRangeEnd w:id="199"/>
      <w:r w:rsidR="003568FE" w:rsidRPr="00382378">
        <w:rPr>
          <w:rStyle w:val="CommentReference"/>
        </w:rPr>
        <w:commentReference w:id="199"/>
      </w:r>
    </w:p>
    <w:p w14:paraId="426D6D70" w14:textId="6C802B26" w:rsidR="00857234" w:rsidRPr="007D4986" w:rsidRDefault="00857234" w:rsidP="00857234">
      <w:pPr>
        <w:numPr>
          <w:ilvl w:val="0"/>
          <w:numId w:val="15"/>
        </w:numPr>
        <w:rPr>
          <w:rFonts w:eastAsiaTheme="minorHAnsi"/>
          <w:b/>
        </w:rPr>
      </w:pPr>
      <w:r w:rsidRPr="008336E1">
        <w:rPr>
          <w:rFonts w:eastAsiaTheme="minorHAnsi"/>
        </w:rPr>
        <w:t>(Top) Schematics of environments</w:t>
      </w:r>
      <w:r w:rsidR="00E07EEE" w:rsidRPr="008336E1">
        <w:rPr>
          <w:rFonts w:eastAsiaTheme="minorHAnsi"/>
        </w:rPr>
        <w:t xml:space="preserve"> A</w:t>
      </w:r>
      <w:r w:rsidRPr="00B57DE1">
        <w:rPr>
          <w:rFonts w:eastAsiaTheme="minorHAnsi"/>
        </w:rPr>
        <w:t xml:space="preserve"> and B. Environment A is a rectangular enclosure with wire walls, floor, and ceiling, lit with white light, and unscented. Environment B is oval-shaped with solid white floors and walls, without a ceiling, lit with red light, and scent</w:t>
      </w:r>
      <w:r w:rsidRPr="00DC5BC0">
        <w:rPr>
          <w:rFonts w:eastAsiaTheme="minorHAnsi"/>
        </w:rPr>
        <w:t xml:space="preserve">ed with clove oil. Both environments provided distal cues visible from the top and </w:t>
      </w:r>
      <w:r w:rsidRPr="00DC5BC0">
        <w:rPr>
          <w:rFonts w:eastAsiaTheme="minorHAnsi"/>
        </w:rPr>
        <w:lastRenderedPageBreak/>
        <w:t xml:space="preserve">sides. (Bottom) </w:t>
      </w:r>
      <w:proofErr w:type="spellStart"/>
      <w:ins w:id="200" w:author="Hannah Suzanne Wirtshafter" w:date="2026-05-11T15:39:00Z">
        <w:r w:rsidR="004724D9" w:rsidRPr="00DC5BC0">
          <w:rPr>
            <w:rFonts w:eastAsiaTheme="minorHAnsi"/>
          </w:rPr>
          <w:t>Representantive</w:t>
        </w:r>
        <w:proofErr w:type="spellEnd"/>
        <w:r w:rsidR="004724D9" w:rsidRPr="00DC5BC0">
          <w:rPr>
            <w:rFonts w:eastAsiaTheme="minorHAnsi"/>
          </w:rPr>
          <w:t xml:space="preserve"> a</w:t>
        </w:r>
      </w:ins>
      <w:del w:id="201" w:author="Hannah Suzanne Wirtshafter" w:date="2026-05-11T15:39:00Z">
        <w:r w:rsidRPr="00DC5BC0" w:rsidDel="004724D9">
          <w:rPr>
            <w:rFonts w:eastAsiaTheme="minorHAnsi"/>
          </w:rPr>
          <w:delText>A</w:delText>
        </w:r>
      </w:del>
      <w:r w:rsidRPr="00DC5BC0">
        <w:rPr>
          <w:rFonts w:eastAsiaTheme="minorHAnsi"/>
        </w:rPr>
        <w:t>nimal trajector</w:t>
      </w:r>
      <w:ins w:id="202" w:author="Hannah Suzanne Wirtshafter" w:date="2026-05-11T15:45:00Z">
        <w:r w:rsidR="00DC0155" w:rsidRPr="00DC5BC0">
          <w:rPr>
            <w:rFonts w:eastAsiaTheme="minorHAnsi"/>
          </w:rPr>
          <w:t>y</w:t>
        </w:r>
      </w:ins>
      <w:del w:id="203" w:author="Hannah Suzanne Wirtshafter" w:date="2026-05-11T15:45:00Z">
        <w:r w:rsidRPr="00DC5BC0" w:rsidDel="00DC0155">
          <w:rPr>
            <w:rFonts w:eastAsiaTheme="minorHAnsi"/>
          </w:rPr>
          <w:delText>ies</w:delText>
        </w:r>
      </w:del>
      <w:r w:rsidRPr="00DC5BC0">
        <w:rPr>
          <w:rFonts w:eastAsiaTheme="minorHAnsi"/>
        </w:rPr>
        <w:t xml:space="preserve"> in environments A and B during a single session, extracted using </w:t>
      </w:r>
      <w:proofErr w:type="spellStart"/>
      <w:r w:rsidRPr="00DC5BC0">
        <w:rPr>
          <w:rFonts w:eastAsiaTheme="minorHAnsi"/>
        </w:rPr>
        <w:t>DeepLabCut</w:t>
      </w:r>
      <w:proofErr w:type="spellEnd"/>
      <w:r w:rsidRPr="00DC5BC0">
        <w:rPr>
          <w:rFonts w:eastAsiaTheme="minorHAnsi"/>
        </w:rPr>
        <w:t>.</w:t>
      </w:r>
    </w:p>
    <w:p w14:paraId="7B0C341B" w14:textId="5B0211DD" w:rsidR="00857234" w:rsidRPr="00D33664" w:rsidRDefault="00857234" w:rsidP="00857234">
      <w:pPr>
        <w:numPr>
          <w:ilvl w:val="0"/>
          <w:numId w:val="15"/>
        </w:numPr>
        <w:rPr>
          <w:rFonts w:eastAsiaTheme="minorHAnsi"/>
          <w:b/>
        </w:rPr>
      </w:pPr>
      <w:r w:rsidRPr="007D4986">
        <w:rPr>
          <w:rFonts w:eastAsiaTheme="minorHAnsi"/>
        </w:rPr>
        <w:t>Trace eyeblink conditioning (</w:t>
      </w:r>
      <w:proofErr w:type="spellStart"/>
      <w:r w:rsidRPr="007D4986">
        <w:rPr>
          <w:rFonts w:eastAsiaTheme="minorHAnsi"/>
        </w:rPr>
        <w:t>tEBC</w:t>
      </w:r>
      <w:proofErr w:type="spellEnd"/>
      <w:r w:rsidRPr="007D4986">
        <w:rPr>
          <w:rFonts w:eastAsiaTheme="minorHAnsi"/>
        </w:rPr>
        <w:t>) paradigm. A 250ms tone (conditioned stimulus, CS) was followed by a 500ms trace interva</w:t>
      </w:r>
      <w:r w:rsidR="009201E6" w:rsidRPr="00735C0E">
        <w:rPr>
          <w:rFonts w:eastAsiaTheme="minorHAnsi"/>
        </w:rPr>
        <w:t>l and</w:t>
      </w:r>
      <w:r w:rsidRPr="00735C0E">
        <w:rPr>
          <w:rFonts w:eastAsiaTheme="minorHAnsi"/>
        </w:rPr>
        <w:t xml:space="preserve"> a 100ms eyelid shock (unconditioned stimulus, US). Eyelid activity was recorded using an EMG electrode implanted above the eye. Untrained animals only blinked in response to the US (unconditioned response, UR); trained animals began blinking during the trace interval after the CS and before the US (</w:t>
      </w:r>
      <w:r w:rsidRPr="00BF082C">
        <w:rPr>
          <w:rFonts w:eastAsiaTheme="minorHAnsi"/>
        </w:rPr>
        <w:t>conditioned response, CR).</w:t>
      </w:r>
    </w:p>
    <w:p w14:paraId="1E37E885" w14:textId="74DEEE69" w:rsidR="00857234" w:rsidRPr="00B57DE1" w:rsidRDefault="00857234" w:rsidP="00857234">
      <w:pPr>
        <w:numPr>
          <w:ilvl w:val="0"/>
          <w:numId w:val="15"/>
        </w:numPr>
        <w:rPr>
          <w:rFonts w:eastAsiaTheme="minorHAnsi"/>
          <w:b/>
        </w:rPr>
      </w:pPr>
      <w:r w:rsidRPr="00316302">
        <w:rPr>
          <w:rFonts w:eastAsiaTheme="minorHAnsi"/>
        </w:rPr>
        <w:t xml:space="preserve">Performance </w:t>
      </w:r>
      <w:commentRangeStart w:id="204"/>
      <w:commentRangeStart w:id="205"/>
      <w:r w:rsidRPr="00316302">
        <w:rPr>
          <w:rFonts w:eastAsiaTheme="minorHAnsi"/>
        </w:rPr>
        <w:t xml:space="preserve">of </w:t>
      </w:r>
      <w:r w:rsidR="00A97B68" w:rsidRPr="00316302">
        <w:rPr>
          <w:rFonts w:eastAsiaTheme="minorHAnsi"/>
        </w:rPr>
        <w:t xml:space="preserve">all rats </w:t>
      </w:r>
      <w:r w:rsidRPr="00316302">
        <w:rPr>
          <w:rFonts w:eastAsiaTheme="minorHAnsi"/>
        </w:rPr>
        <w:t>(</w:t>
      </w:r>
      <w:commentRangeStart w:id="206"/>
      <w:commentRangeStart w:id="207"/>
      <w:commentRangeStart w:id="208"/>
      <w:r w:rsidRPr="00316302">
        <w:rPr>
          <w:rFonts w:eastAsiaTheme="minorHAnsi"/>
        </w:rPr>
        <w:t xml:space="preserve">n=5) </w:t>
      </w:r>
      <w:commentRangeEnd w:id="206"/>
      <w:r w:rsidR="00A97B68" w:rsidRPr="00382378">
        <w:rPr>
          <w:rStyle w:val="CommentReference"/>
          <w:rFonts w:eastAsiaTheme="minorHAnsi"/>
          <w:sz w:val="24"/>
          <w:szCs w:val="24"/>
        </w:rPr>
        <w:commentReference w:id="206"/>
      </w:r>
      <w:commentRangeEnd w:id="207"/>
      <w:r w:rsidR="00867783" w:rsidRPr="00382378">
        <w:rPr>
          <w:rStyle w:val="CommentReference"/>
          <w:rFonts w:eastAsiaTheme="minorHAnsi"/>
          <w:sz w:val="24"/>
          <w:szCs w:val="24"/>
        </w:rPr>
        <w:commentReference w:id="207"/>
      </w:r>
      <w:commentRangeEnd w:id="208"/>
      <w:r w:rsidR="003E21C7" w:rsidRPr="008336E1">
        <w:rPr>
          <w:rStyle w:val="CommentReference"/>
          <w:rFonts w:eastAsiaTheme="minorHAnsi"/>
          <w:sz w:val="24"/>
          <w:szCs w:val="24"/>
        </w:rPr>
        <w:commentReference w:id="208"/>
      </w:r>
      <w:r w:rsidRPr="00382378">
        <w:rPr>
          <w:rFonts w:eastAsiaTheme="minorHAnsi"/>
        </w:rPr>
        <w:t xml:space="preserve">in the </w:t>
      </w:r>
      <w:proofErr w:type="spellStart"/>
      <w:r w:rsidRPr="00382378">
        <w:rPr>
          <w:rFonts w:eastAsiaTheme="minorHAnsi"/>
        </w:rPr>
        <w:t>tEBC</w:t>
      </w:r>
      <w:proofErr w:type="spellEnd"/>
      <w:r w:rsidRPr="00382378">
        <w:rPr>
          <w:rFonts w:eastAsiaTheme="minorHAnsi"/>
        </w:rPr>
        <w:t xml:space="preserve"> task</w:t>
      </w:r>
      <w:commentRangeEnd w:id="204"/>
      <w:r w:rsidR="008B20B7" w:rsidRPr="00382378">
        <w:rPr>
          <w:rStyle w:val="CommentReference"/>
          <w:rFonts w:eastAsiaTheme="minorHAnsi"/>
          <w:sz w:val="24"/>
          <w:szCs w:val="24"/>
        </w:rPr>
        <w:commentReference w:id="204"/>
      </w:r>
      <w:commentRangeEnd w:id="205"/>
      <w:r w:rsidR="00987D8C" w:rsidRPr="00382378">
        <w:rPr>
          <w:rStyle w:val="CommentReference"/>
          <w:rFonts w:eastAsiaTheme="minorHAnsi"/>
          <w:sz w:val="24"/>
          <w:szCs w:val="24"/>
        </w:rPr>
        <w:commentReference w:id="205"/>
      </w:r>
      <w:r w:rsidRPr="00382378">
        <w:rPr>
          <w:rFonts w:eastAsiaTheme="minorHAnsi"/>
        </w:rPr>
        <w:t xml:space="preserve">. Animals learned </w:t>
      </w:r>
      <w:proofErr w:type="spellStart"/>
      <w:r w:rsidRPr="00382378">
        <w:rPr>
          <w:rFonts w:eastAsiaTheme="minorHAnsi"/>
        </w:rPr>
        <w:t>tEBC</w:t>
      </w:r>
      <w:proofErr w:type="spellEnd"/>
      <w:r w:rsidRPr="00382378">
        <w:rPr>
          <w:rFonts w:eastAsiaTheme="minorHAnsi"/>
        </w:rPr>
        <w:t xml:space="preserve"> while freely moving</w:t>
      </w:r>
      <w:r w:rsidR="003E21C7" w:rsidRPr="008336E1">
        <w:rPr>
          <w:rFonts w:eastAsiaTheme="minorHAnsi"/>
        </w:rPr>
        <w:t xml:space="preserve"> </w:t>
      </w:r>
      <w:r w:rsidRPr="008336E1">
        <w:rPr>
          <w:rFonts w:eastAsiaTheme="minorHAnsi"/>
        </w:rPr>
        <w:t>in en</w:t>
      </w:r>
      <w:r w:rsidRPr="00B57DE1">
        <w:rPr>
          <w:rFonts w:eastAsiaTheme="minorHAnsi"/>
        </w:rPr>
        <w:t>vironment A and successfully transferred this learning to environment B. The dotted line indicates the performance criterion</w:t>
      </w:r>
      <w:r w:rsidR="003E21C7" w:rsidRPr="007D4986">
        <w:rPr>
          <w:rFonts w:eastAsiaTheme="minorHAnsi"/>
        </w:rPr>
        <w:t xml:space="preserve"> (see panel a</w:t>
      </w:r>
      <w:r w:rsidR="00DC6246" w:rsidRPr="007D4986">
        <w:rPr>
          <w:rFonts w:eastAsiaTheme="minorHAnsi"/>
        </w:rPr>
        <w:t xml:space="preserve"> legend</w:t>
      </w:r>
      <w:r w:rsidR="003E21C7" w:rsidRPr="007D4986">
        <w:rPr>
          <w:rFonts w:eastAsiaTheme="minorHAnsi"/>
        </w:rPr>
        <w:t>).</w:t>
      </w:r>
      <w:r w:rsidRPr="007D4986">
        <w:rPr>
          <w:rFonts w:eastAsiaTheme="minorHAnsi"/>
        </w:rPr>
        <w:t xml:space="preserve"> No significant difference was found between performance in the criterion sessions in environment A (mean 74.75 ± 6.49%) and </w:t>
      </w:r>
      <w:commentRangeStart w:id="209"/>
      <w:commentRangeStart w:id="210"/>
      <w:r w:rsidRPr="007D4986">
        <w:rPr>
          <w:rFonts w:eastAsiaTheme="minorHAnsi"/>
        </w:rPr>
        <w:t>the test</w:t>
      </w:r>
      <w:ins w:id="211" w:author="Sara A Solla" w:date="2026-05-05T14:37:00Z">
        <w:r w:rsidR="00DC6246" w:rsidRPr="007D4986">
          <w:rPr>
            <w:rFonts w:eastAsiaTheme="minorHAnsi"/>
          </w:rPr>
          <w:t>ing</w:t>
        </w:r>
      </w:ins>
      <w:r w:rsidRPr="007D4986">
        <w:rPr>
          <w:rFonts w:eastAsiaTheme="minorHAnsi"/>
        </w:rPr>
        <w:t xml:space="preserve"> session</w:t>
      </w:r>
      <w:ins w:id="212" w:author="Sara A Solla" w:date="2026-05-05T14:37:00Z">
        <w:r w:rsidR="00DC6246" w:rsidRPr="007D4986">
          <w:rPr>
            <w:rFonts w:eastAsiaTheme="minorHAnsi"/>
          </w:rPr>
          <w:t>s</w:t>
        </w:r>
      </w:ins>
      <w:r w:rsidRPr="007D4986">
        <w:rPr>
          <w:rFonts w:eastAsiaTheme="minorHAnsi"/>
        </w:rPr>
        <w:t xml:space="preserve"> in environment B (</w:t>
      </w:r>
      <w:commentRangeEnd w:id="209"/>
      <w:r w:rsidR="003E21C7" w:rsidRPr="00382378">
        <w:rPr>
          <w:rStyle w:val="CommentReference"/>
          <w:rFonts w:eastAsiaTheme="minorHAnsi"/>
          <w:sz w:val="24"/>
          <w:szCs w:val="24"/>
        </w:rPr>
        <w:commentReference w:id="209"/>
      </w:r>
      <w:commentRangeEnd w:id="210"/>
      <w:r w:rsidR="003568FE" w:rsidRPr="00382378">
        <w:rPr>
          <w:rStyle w:val="CommentReference"/>
        </w:rPr>
        <w:commentReference w:id="210"/>
      </w:r>
      <w:r w:rsidRPr="00382378">
        <w:rPr>
          <w:rFonts w:eastAsiaTheme="minorHAnsi"/>
        </w:rPr>
        <w:t xml:space="preserve">mean 77.70 ± 11.68%; two-tailed t-test, </w:t>
      </w:r>
      <w:proofErr w:type="gramStart"/>
      <w:r w:rsidRPr="00382378">
        <w:rPr>
          <w:rFonts w:eastAsiaTheme="minorHAnsi"/>
        </w:rPr>
        <w:t>t(</w:t>
      </w:r>
      <w:proofErr w:type="gramEnd"/>
      <w:r w:rsidRPr="00382378">
        <w:rPr>
          <w:rFonts w:eastAsiaTheme="minorHAnsi"/>
        </w:rPr>
        <w:t xml:space="preserve">24) = -0.83, p &gt; 0.05). Error bars represent </w:t>
      </w:r>
      <w:r w:rsidR="00A97B68" w:rsidRPr="008336E1">
        <w:rPr>
          <w:rFonts w:eastAsiaTheme="minorHAnsi"/>
        </w:rPr>
        <w:t>SEM</w:t>
      </w:r>
      <w:r w:rsidRPr="008336E1">
        <w:rPr>
          <w:rFonts w:eastAsiaTheme="minorHAnsi"/>
        </w:rPr>
        <w:t>.</w:t>
      </w:r>
    </w:p>
    <w:p w14:paraId="61E001C4" w14:textId="781E7668" w:rsidR="00857234" w:rsidRPr="00D33664" w:rsidRDefault="002D4A3B" w:rsidP="00857234">
      <w:pPr>
        <w:numPr>
          <w:ilvl w:val="0"/>
          <w:numId w:val="15"/>
        </w:numPr>
        <w:rPr>
          <w:rFonts w:eastAsiaTheme="minorHAnsi"/>
          <w:b/>
        </w:rPr>
      </w:pPr>
      <w:r w:rsidRPr="007D4986">
        <w:rPr>
          <w:rFonts w:eastAsiaTheme="minorHAnsi"/>
        </w:rPr>
        <w:t xml:space="preserve">Map of the </w:t>
      </w:r>
      <w:r w:rsidR="00857234" w:rsidRPr="007D4986">
        <w:rPr>
          <w:rFonts w:eastAsiaTheme="minorHAnsi"/>
        </w:rPr>
        <w:t>activity</w:t>
      </w:r>
      <w:r w:rsidRPr="007D4986">
        <w:rPr>
          <w:rFonts w:eastAsiaTheme="minorHAnsi"/>
        </w:rPr>
        <w:t xml:space="preserve"> </w:t>
      </w:r>
      <w:r w:rsidR="00857234" w:rsidRPr="007D4986">
        <w:rPr>
          <w:rFonts w:eastAsiaTheme="minorHAnsi"/>
        </w:rPr>
        <w:t xml:space="preserve">of a single </w:t>
      </w:r>
      <w:r w:rsidRPr="007D4986">
        <w:rPr>
          <w:rFonts w:eastAsiaTheme="minorHAnsi"/>
        </w:rPr>
        <w:t xml:space="preserve">example </w:t>
      </w:r>
      <w:r w:rsidR="00857234" w:rsidRPr="007D4986">
        <w:rPr>
          <w:rFonts w:eastAsiaTheme="minorHAnsi"/>
        </w:rPr>
        <w:t xml:space="preserve">cell in environments A and B. Yellow indicates the highest </w:t>
      </w:r>
      <w:r w:rsidRPr="00735C0E">
        <w:rPr>
          <w:rFonts w:eastAsiaTheme="minorHAnsi"/>
        </w:rPr>
        <w:t>activity</w:t>
      </w:r>
      <w:r w:rsidR="00857234" w:rsidRPr="00735C0E">
        <w:rPr>
          <w:rFonts w:eastAsiaTheme="minorHAnsi"/>
        </w:rPr>
        <w:t>. This cell exhibited remapping between environments</w:t>
      </w:r>
      <w:r w:rsidR="008B20B7" w:rsidRPr="00735C0E">
        <w:rPr>
          <w:rFonts w:eastAsiaTheme="minorHAnsi"/>
        </w:rPr>
        <w:t xml:space="preserve">; it shows </w:t>
      </w:r>
      <w:r w:rsidR="00857234" w:rsidRPr="00BF082C">
        <w:rPr>
          <w:rFonts w:eastAsiaTheme="minorHAnsi"/>
        </w:rPr>
        <w:t>different place fields relative to external cues in the two contexts.</w:t>
      </w:r>
    </w:p>
    <w:p w14:paraId="69B0B908" w14:textId="03D1D770" w:rsidR="00857234" w:rsidRPr="00382378" w:rsidRDefault="00857234" w:rsidP="00857234">
      <w:pPr>
        <w:numPr>
          <w:ilvl w:val="0"/>
          <w:numId w:val="15"/>
        </w:numPr>
        <w:rPr>
          <w:rFonts w:eastAsiaTheme="minorHAnsi"/>
          <w:b/>
        </w:rPr>
      </w:pPr>
      <w:r w:rsidRPr="00316302">
        <w:rPr>
          <w:rFonts w:eastAsiaTheme="minorHAnsi"/>
        </w:rPr>
        <w:t>Distribution of distances between place field centers (determined by the highest calcium event rate), comparing sessions A(n</w:t>
      </w:r>
      <w:r w:rsidR="00D71E4B" w:rsidRPr="00316302">
        <w:rPr>
          <w:rFonts w:eastAsiaTheme="minorHAnsi"/>
        </w:rPr>
        <w:t>-1</w:t>
      </w:r>
      <w:r w:rsidRPr="00316302">
        <w:rPr>
          <w:rFonts w:eastAsiaTheme="minorHAnsi"/>
        </w:rPr>
        <w:t>) and A(</w:t>
      </w:r>
      <w:r w:rsidR="00D71E4B" w:rsidRPr="00316302">
        <w:rPr>
          <w:rFonts w:eastAsiaTheme="minorHAnsi"/>
        </w:rPr>
        <w:t>n</w:t>
      </w:r>
      <w:r w:rsidRPr="00316302">
        <w:rPr>
          <w:rFonts w:eastAsiaTheme="minorHAnsi"/>
        </w:rPr>
        <w:t xml:space="preserve">) versus sessions A(n) and </w:t>
      </w:r>
      <w:proofErr w:type="gramStart"/>
      <w:r w:rsidRPr="00316302">
        <w:rPr>
          <w:rFonts w:eastAsiaTheme="minorHAnsi"/>
        </w:rPr>
        <w:t>B(</w:t>
      </w:r>
      <w:proofErr w:type="gramEnd"/>
      <w:r w:rsidRPr="00316302">
        <w:rPr>
          <w:rFonts w:eastAsiaTheme="minorHAnsi"/>
        </w:rPr>
        <w:t>1). Place field centers shifted significantly more when the animal was moved to environment B</w:t>
      </w:r>
      <w:r w:rsidR="007E1981" w:rsidRPr="00316302">
        <w:rPr>
          <w:rFonts w:eastAsiaTheme="minorHAnsi"/>
        </w:rPr>
        <w:t xml:space="preserve">, </w:t>
      </w:r>
      <w:r w:rsidRPr="00EF2146">
        <w:rPr>
          <w:rFonts w:eastAsiaTheme="minorHAnsi"/>
        </w:rPr>
        <w:t>compared to shifts between two consecutive sessions in environment A (Wilcoxon rank sum test, p = 0.00</w:t>
      </w:r>
      <w:ins w:id="213" w:author="Hannah Suzanne Wirtshafter" w:date="2026-04-30T14:50:00Z">
        <w:r w:rsidR="005B459B" w:rsidRPr="00DF26AB">
          <w:rPr>
            <w:rFonts w:eastAsiaTheme="minorHAnsi"/>
          </w:rPr>
          <w:t>5</w:t>
        </w:r>
      </w:ins>
      <w:r w:rsidRPr="00DF26AB">
        <w:rPr>
          <w:rFonts w:eastAsiaTheme="minorHAnsi"/>
        </w:rPr>
        <w:t xml:space="preserve">; two-sided t-test, </w:t>
      </w:r>
      <w:proofErr w:type="gramStart"/>
      <w:r w:rsidRPr="00DF26AB">
        <w:rPr>
          <w:rFonts w:eastAsiaTheme="minorHAnsi"/>
        </w:rPr>
        <w:t>t(</w:t>
      </w:r>
      <w:proofErr w:type="gramEnd"/>
      <w:r w:rsidRPr="00DF26AB">
        <w:rPr>
          <w:rFonts w:eastAsiaTheme="minorHAnsi"/>
        </w:rPr>
        <w:t>1430) = -2.5, p = 0.01; two-sample Kolmogorov-Smirnov test, p = 3.</w:t>
      </w:r>
      <w:ins w:id="214" w:author="Hannah Suzanne Wirtshafter" w:date="2026-04-30T14:49:00Z">
        <w:r w:rsidR="00D71361" w:rsidRPr="00DF26AB">
          <w:rPr>
            <w:rFonts w:eastAsiaTheme="minorHAnsi"/>
          </w:rPr>
          <w:t>0</w:t>
        </w:r>
      </w:ins>
      <w:r w:rsidRPr="00DF26AB">
        <w:rPr>
          <w:rFonts w:eastAsiaTheme="minorHAnsi"/>
        </w:rPr>
        <w:t xml:space="preserve"> × 10</w:t>
      </w:r>
      <w:ins w:id="215" w:author="Hannah Suzanne Wirtshafter" w:date="2026-04-30T14:49:00Z">
        <w:r w:rsidR="00D71361" w:rsidRPr="00706043">
          <w:rPr>
            <w:rFonts w:eastAsiaTheme="minorHAnsi"/>
            <w:vertAlign w:val="superscript"/>
          </w:rPr>
          <w:t>-3</w:t>
        </w:r>
      </w:ins>
      <w:r w:rsidRPr="009D3A66">
        <w:rPr>
          <w:rFonts w:eastAsiaTheme="minorHAnsi"/>
          <w:vertAlign w:val="superscript"/>
        </w:rPr>
        <w:softHyphen/>
      </w:r>
      <w:r w:rsidRPr="009D3A66">
        <w:rPr>
          <w:rFonts w:eastAsiaTheme="minorHAnsi"/>
          <w:vertAlign w:val="superscript"/>
        </w:rPr>
        <w:softHyphen/>
      </w:r>
      <w:r w:rsidRPr="009D3A66">
        <w:rPr>
          <w:rFonts w:eastAsiaTheme="minorHAnsi"/>
        </w:rPr>
        <w:t xml:space="preserve">). The brown shaded area represents the overlap </w:t>
      </w:r>
      <w:r w:rsidR="007E1981" w:rsidRPr="009D3A66">
        <w:rPr>
          <w:rFonts w:eastAsiaTheme="minorHAnsi"/>
        </w:rPr>
        <w:t xml:space="preserve">between the two </w:t>
      </w:r>
      <w:del w:id="216" w:author="Hannah Suzanne Wirtshafter" w:date="2026-05-11T15:46:00Z">
        <w:r w:rsidRPr="009D3A66" w:rsidDel="00DC0155">
          <w:rPr>
            <w:rFonts w:eastAsiaTheme="minorHAnsi"/>
          </w:rPr>
          <w:delText xml:space="preserve">distance </w:delText>
        </w:r>
      </w:del>
      <w:commentRangeStart w:id="217"/>
      <w:commentRangeStart w:id="218"/>
      <w:r w:rsidRPr="009D3A66">
        <w:rPr>
          <w:rFonts w:eastAsiaTheme="minorHAnsi"/>
        </w:rPr>
        <w:t>histograms</w:t>
      </w:r>
      <w:commentRangeEnd w:id="217"/>
      <w:r w:rsidR="00D01518" w:rsidRPr="00382378">
        <w:rPr>
          <w:rStyle w:val="CommentReference"/>
          <w:rFonts w:eastAsiaTheme="minorHAnsi"/>
          <w:sz w:val="24"/>
          <w:szCs w:val="24"/>
        </w:rPr>
        <w:commentReference w:id="217"/>
      </w:r>
      <w:commentRangeEnd w:id="218"/>
      <w:r w:rsidR="003A3A1D" w:rsidRPr="00382378">
        <w:rPr>
          <w:rStyle w:val="CommentReference"/>
          <w:rFonts w:eastAsiaTheme="minorHAnsi"/>
          <w:sz w:val="24"/>
          <w:szCs w:val="24"/>
        </w:rPr>
        <w:commentReference w:id="218"/>
      </w:r>
      <w:r w:rsidRPr="00382378">
        <w:rPr>
          <w:rFonts w:eastAsiaTheme="minorHAnsi"/>
        </w:rPr>
        <w:t>.</w:t>
      </w:r>
    </w:p>
    <w:p w14:paraId="64BFF81F" w14:textId="77777777" w:rsidR="00957E13" w:rsidRPr="008336E1" w:rsidRDefault="00957E13" w:rsidP="00D01518">
      <w:pPr>
        <w:ind w:left="720"/>
        <w:rPr>
          <w:ins w:id="219" w:author="Hannah Suzanne Wirtshafter" w:date="2026-04-30T20:23:00Z"/>
          <w:rFonts w:eastAsiaTheme="minorHAnsi"/>
          <w:b/>
        </w:rPr>
      </w:pPr>
    </w:p>
    <w:p w14:paraId="03E8A574" w14:textId="77777777" w:rsidR="00857234" w:rsidRPr="00DC5BC0" w:rsidRDefault="00857234" w:rsidP="00857234">
      <w:pPr>
        <w:ind w:firstLine="720"/>
        <w:rPr>
          <w:b/>
          <w:bCs/>
          <w:iCs/>
        </w:rPr>
      </w:pPr>
    </w:p>
    <w:p w14:paraId="12708DEE" w14:textId="58969372" w:rsidR="000C5BDC" w:rsidRPr="00DC5BC0" w:rsidRDefault="00857234" w:rsidP="00857234">
      <w:pPr>
        <w:rPr>
          <w:b/>
        </w:rPr>
      </w:pPr>
      <w:r w:rsidRPr="00DC5BC0">
        <w:rPr>
          <w:b/>
        </w:rPr>
        <w:br w:type="page"/>
      </w:r>
    </w:p>
    <w:p w14:paraId="03018BB4" w14:textId="6DA3DDD1" w:rsidR="008B07C4" w:rsidRPr="007D4986" w:rsidRDefault="000C5BDC" w:rsidP="00BF2704">
      <w:pPr>
        <w:pStyle w:val="NormalWeb"/>
        <w:spacing w:line="480" w:lineRule="auto"/>
        <w:rPr>
          <w:b/>
        </w:rPr>
      </w:pPr>
      <w:r w:rsidRPr="007D4986">
        <w:rPr>
          <w:b/>
        </w:rPr>
        <w:lastRenderedPageBreak/>
        <w:t>Conditioning task representations are consistent across environments</w:t>
      </w:r>
    </w:p>
    <w:p w14:paraId="752B7566" w14:textId="52B40833" w:rsidR="00C10F70" w:rsidRDefault="007D55AA">
      <w:pPr>
        <w:pStyle w:val="p1"/>
        <w:spacing w:line="360" w:lineRule="auto"/>
        <w:rPr>
          <w:ins w:id="220" w:author="Hannah Suzanne Wirtshafter" w:date="2026-05-13T12:08:00Z"/>
        </w:rPr>
        <w:pPrChange w:id="221" w:author="Hannah Suzanne Wirtshafter" w:date="2026-05-13T12:08:00Z">
          <w:pPr>
            <w:pStyle w:val="p1"/>
          </w:pPr>
        </w:pPrChange>
      </w:pPr>
      <w:r w:rsidRPr="007D4986">
        <w:t>We then asked whether task-related infor</w:t>
      </w:r>
      <w:r w:rsidR="00D017E6" w:rsidRPr="007D4986">
        <w:t>m</w:t>
      </w:r>
      <w:r w:rsidRPr="007D4986">
        <w:t xml:space="preserve">ation could be decoded </w:t>
      </w:r>
      <w:r w:rsidR="00A660E3" w:rsidRPr="007D4986">
        <w:t xml:space="preserve">from population activity </w:t>
      </w:r>
      <w:r w:rsidRPr="007D4986">
        <w:t xml:space="preserve">across environments. </w:t>
      </w:r>
      <w:ins w:id="222" w:author="Hannah Suzanne Wirtshafter" w:date="2026-05-11T15:47:00Z">
        <w:r w:rsidR="004C724C" w:rsidRPr="007D4986">
          <w:t>C</w:t>
        </w:r>
      </w:ins>
      <w:del w:id="223" w:author="Hannah Suzanne Wirtshafter" w:date="2026-05-11T15:47:00Z">
        <w:r w:rsidR="00A660E3" w:rsidRPr="007D4986" w:rsidDel="004C724C">
          <w:delText>We divided c</w:delText>
        </w:r>
      </w:del>
      <w:r w:rsidR="00A660E3" w:rsidRPr="007D4986">
        <w:t xml:space="preserve">alcium imaging data from day A(n) </w:t>
      </w:r>
      <w:ins w:id="224" w:author="Hannah Suzanne Wirtshafter" w:date="2026-05-11T15:47:00Z">
        <w:r w:rsidR="004C724C" w:rsidRPr="007D4986">
          <w:t xml:space="preserve">were divided </w:t>
        </w:r>
      </w:ins>
      <w:r w:rsidR="00A660E3" w:rsidRPr="007D4986">
        <w:t xml:space="preserve">into two labeled </w:t>
      </w:r>
      <w:del w:id="225" w:author="Hannah Suzanne Wirtshafter" w:date="2026-05-11T15:47:00Z">
        <w:r w:rsidR="00F3514E" w:rsidRPr="007D4986" w:rsidDel="004C724C">
          <w:delText>periods</w:delText>
        </w:r>
        <w:r w:rsidR="00820860" w:rsidRPr="007D4986" w:rsidDel="004C724C">
          <w:delText xml:space="preserve"> </w:delText>
        </w:r>
      </w:del>
      <w:ins w:id="226" w:author="Hannah Suzanne Wirtshafter" w:date="2026-05-11T15:47:00Z">
        <w:r w:rsidR="004C724C" w:rsidRPr="00735C0E">
          <w:t xml:space="preserve">epochs </w:t>
        </w:r>
      </w:ins>
      <w:r w:rsidR="00A660E3" w:rsidRPr="00735C0E">
        <w:t xml:space="preserve">corresponding to CS and US </w:t>
      </w:r>
      <w:del w:id="227" w:author="Hannah Suzanne Wirtshafter" w:date="2026-05-11T15:48:00Z">
        <w:r w:rsidR="00F3514E" w:rsidRPr="00735C0E" w:rsidDel="004C724C">
          <w:delText>epochs</w:delText>
        </w:r>
      </w:del>
      <w:ins w:id="228" w:author="Hannah Suzanne Wirtshafter" w:date="2026-05-11T15:48:00Z">
        <w:r w:rsidR="004C724C" w:rsidRPr="00735C0E">
          <w:t>periods</w:t>
        </w:r>
      </w:ins>
      <w:r w:rsidR="003A3A1D" w:rsidRPr="00735C0E">
        <w:t xml:space="preserve">; </w:t>
      </w:r>
      <w:r w:rsidR="00A660E3" w:rsidRPr="00735C0E">
        <w:t xml:space="preserve">we </w:t>
      </w:r>
      <w:del w:id="229" w:author="Hannah Suzanne Wirtshafter" w:date="2026-05-11T15:48:00Z">
        <w:r w:rsidR="00A660E3" w:rsidRPr="00735C0E" w:rsidDel="004C724C">
          <w:delText xml:space="preserve">termed </w:delText>
        </w:r>
      </w:del>
      <w:ins w:id="230" w:author="Hannah Suzanne Wirtshafter" w:date="2026-05-11T15:48:00Z">
        <w:r w:rsidR="004C724C" w:rsidRPr="00735C0E">
          <w:t>refer to this representation as</w:t>
        </w:r>
      </w:ins>
      <w:del w:id="231" w:author="Hannah Suzanne Wirtshafter" w:date="2026-05-11T15:48:00Z">
        <w:r w:rsidR="00A660E3" w:rsidRPr="00735C0E" w:rsidDel="004C724C">
          <w:delText>this data</w:delText>
        </w:r>
      </w:del>
      <w:r w:rsidR="00A660E3" w:rsidRPr="00735C0E">
        <w:t xml:space="preserve"> CSUS2 to emphasize the </w:t>
      </w:r>
      <w:ins w:id="232" w:author="Hannah Suzanne Wirtshafter" w:date="2026-05-11T15:48:00Z">
        <w:r w:rsidR="004C724C" w:rsidRPr="00735C0E">
          <w:t>binary segmentation of the task</w:t>
        </w:r>
      </w:ins>
      <w:del w:id="233" w:author="Hannah Suzanne Wirtshafter" w:date="2026-05-11T15:48:00Z">
        <w:r w:rsidR="00A660E3" w:rsidRPr="00735C0E" w:rsidDel="004C724C">
          <w:delText xml:space="preserve">separation into two </w:delText>
        </w:r>
        <w:r w:rsidR="00F3514E" w:rsidRPr="00735C0E" w:rsidDel="004C724C">
          <w:delText>periods</w:delText>
        </w:r>
      </w:del>
      <w:r w:rsidR="00A660E3" w:rsidRPr="00735C0E">
        <w:t xml:space="preserve">. </w:t>
      </w:r>
      <w:del w:id="234" w:author="Hannah Suzanne Wirtshafter" w:date="2026-05-11T15:48:00Z">
        <w:r w:rsidR="00A660E3" w:rsidRPr="00735C0E" w:rsidDel="004C724C">
          <w:delText>This data was analyzed using</w:delText>
        </w:r>
      </w:del>
      <w:ins w:id="235" w:author="Hannah Suzanne Wirtshafter" w:date="2026-05-11T15:48:00Z">
        <w:r w:rsidR="004C724C" w:rsidRPr="00735C0E">
          <w:t>We used</w:t>
        </w:r>
      </w:ins>
      <w:r w:rsidR="00A660E3" w:rsidRPr="00735C0E">
        <w:t xml:space="preserve"> </w:t>
      </w:r>
      <w:commentRangeStart w:id="236"/>
      <w:r w:rsidR="00A660E3" w:rsidRPr="00735C0E">
        <w:t>CEBRA</w:t>
      </w:r>
      <w:commentRangeEnd w:id="236"/>
      <w:r w:rsidR="00A660E3" w:rsidRPr="00382378">
        <w:rPr>
          <w:rStyle w:val="CommentReference"/>
          <w:sz w:val="24"/>
          <w:szCs w:val="24"/>
        </w:rPr>
        <w:commentReference w:id="236"/>
      </w:r>
      <w:r w:rsidR="00042BC8" w:rsidRPr="008336E1">
        <w:fldChar w:fldCharType="begin">
          <w:fldData xml:space="preserve">PEVuZE5vdGU+PENpdGU+PEF1dGhvcj5TY2huZWlkZXI8L0F1dGhvcj48WWVhcj4yMDIzPC9ZZWFy
PjxSZWNOdW0+MTY1MDwvUmVjTnVtPjxEaXNwbGF5VGV4dD48c3R5bGUgZmFjZT0ic3VwZXJzY3Jp
cHQiPjI1PC9zdHlsZT48L0Rpc3BsYXlUZXh0PjxyZWNvcmQ+PHJlYy1udW1iZXI+MTY1MDwvcmVj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7D4986">
        <w:instrText xml:space="preserve"> ADDIN EN.CITE </w:instrText>
      </w:r>
      <w:r w:rsidR="007D4986">
        <w:fldChar w:fldCharType="begin">
          <w:fldData xml:space="preserve">PEVuZE5vdGU+PENpdGU+PEF1dGhvcj5TY2huZWlkZXI8L0F1dGhvcj48WWVhcj4yMDIzPC9ZZWFy
PjxSZWNOdW0+MTY1MDwvUmVjTnVtPjxEaXNwbGF5VGV4dD48c3R5bGUgZmFjZT0ic3VwZXJzY3Jp
cHQiPjI1PC9zdHlsZT48L0Rpc3BsYXlUZXh0PjxyZWNvcmQ+PHJlYy1udW1iZXI+MTY1MDwvcmVj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7D4986">
        <w:instrText xml:space="preserve"> ADDIN EN.CITE.DATA </w:instrText>
      </w:r>
      <w:r w:rsidR="007D4986">
        <w:fldChar w:fldCharType="end"/>
      </w:r>
      <w:r w:rsidR="00042BC8" w:rsidRPr="008336E1">
        <w:rPr>
          <w:rPrChange w:id="237" w:author="Hannah Suzanne Wirtshafter" w:date="2026-05-11T16:49:00Z">
            <w:rPr/>
          </w:rPrChange>
        </w:rPr>
      </w:r>
      <w:r w:rsidR="00042BC8" w:rsidRPr="008336E1">
        <w:rPr>
          <w:rPrChange w:id="238" w:author="Hannah Suzanne Wirtshafter" w:date="2026-05-11T16:49:00Z">
            <w:rPr/>
          </w:rPrChange>
        </w:rPr>
        <w:fldChar w:fldCharType="separate"/>
      </w:r>
      <w:r w:rsidR="007D4986" w:rsidRPr="007D4986">
        <w:rPr>
          <w:noProof/>
          <w:vertAlign w:val="superscript"/>
        </w:rPr>
        <w:t>25</w:t>
      </w:r>
      <w:r w:rsidR="00042BC8" w:rsidRPr="008336E1">
        <w:fldChar w:fldCharType="end"/>
      </w:r>
      <w:r w:rsidR="00A660E3" w:rsidRPr="00382378">
        <w:t xml:space="preserve"> to </w:t>
      </w:r>
      <w:del w:id="239" w:author="Hannah Suzanne Wirtshafter" w:date="2026-05-11T15:48:00Z">
        <w:r w:rsidR="00A660E3" w:rsidRPr="00382378" w:rsidDel="004C724C">
          <w:delText xml:space="preserve">create </w:delText>
        </w:r>
      </w:del>
      <w:ins w:id="240" w:author="Hannah Suzanne Wirtshafter" w:date="2026-05-11T15:48:00Z">
        <w:r w:rsidR="004C724C" w:rsidRPr="008336E1">
          <w:t xml:space="preserve">generate </w:t>
        </w:r>
      </w:ins>
      <w:r w:rsidR="00A660E3" w:rsidRPr="008336E1">
        <w:t xml:space="preserve">low-dimensional </w:t>
      </w:r>
      <w:del w:id="241" w:author="Hannah Suzanne Wirtshafter" w:date="2026-05-11T15:48:00Z">
        <w:r w:rsidR="00A660E3" w:rsidRPr="00AC70DF" w:rsidDel="004C724C">
          <w:delText xml:space="preserve">representations </w:delText>
        </w:r>
      </w:del>
      <w:ins w:id="242" w:author="Hannah Suzanne Wirtshafter" w:date="2026-05-11T15:49:00Z">
        <w:r w:rsidR="004C724C" w:rsidRPr="00AC70DF">
          <w:t xml:space="preserve">embeddings of the population activity </w:t>
        </w:r>
      </w:ins>
      <w:ins w:id="243" w:author="Hannah Suzanne Wirtshafter" w:date="2026-05-11T15:55:00Z">
        <w:r w:rsidR="006D5E12" w:rsidRPr="00AC70DF">
          <w:t>and trained decoders exclusively on data from session A(n)</w:t>
        </w:r>
      </w:ins>
      <w:ins w:id="244" w:author="Hannah Suzanne Wirtshafter" w:date="2026-05-11T15:49:00Z">
        <w:r w:rsidR="004C724C" w:rsidRPr="00AC70DF">
          <w:t>.</w:t>
        </w:r>
      </w:ins>
      <w:ins w:id="245" w:author="Hannah Suzanne Wirtshafter" w:date="2026-05-11T15:48:00Z">
        <w:r w:rsidR="004C724C" w:rsidRPr="00AC70DF">
          <w:t xml:space="preserve"> </w:t>
        </w:r>
      </w:ins>
      <w:del w:id="246" w:author="Hannah Suzanne Wirtshafter" w:date="2026-05-11T15:49:00Z">
        <w:r w:rsidR="00A660E3" w:rsidRPr="00AC70DF" w:rsidDel="004C724C">
          <w:delText xml:space="preserve">that allowed for a labeling </w:delText>
        </w:r>
        <w:r w:rsidR="00876394" w:rsidRPr="00AC70DF" w:rsidDel="004C724C">
          <w:delText xml:space="preserve">that separates </w:delText>
        </w:r>
        <w:r w:rsidR="00A660E3" w:rsidRPr="00AC70DF" w:rsidDel="004C724C">
          <w:delText xml:space="preserve">the data </w:delText>
        </w:r>
        <w:r w:rsidR="00876394" w:rsidRPr="00AC70DF" w:rsidDel="004C724C">
          <w:delText xml:space="preserve">into </w:delText>
        </w:r>
        <w:r w:rsidR="00F96CBF" w:rsidRPr="00AC70DF" w:rsidDel="004C724C">
          <w:delText xml:space="preserve">two </w:delText>
        </w:r>
        <w:r w:rsidR="00F3514E" w:rsidRPr="00AC70DF" w:rsidDel="004C724C">
          <w:delText>periods</w:delText>
        </w:r>
        <w:r w:rsidR="00AF0CD1" w:rsidRPr="00AC70DF" w:rsidDel="004C724C">
          <w:delText>,</w:delText>
        </w:r>
        <w:r w:rsidR="00F96CBF" w:rsidRPr="00AC70DF" w:rsidDel="004C724C">
          <w:delText xml:space="preserve"> CS and US.</w:delText>
        </w:r>
      </w:del>
      <w:r w:rsidR="00F96CBF" w:rsidRPr="00AC70DF">
        <w:t xml:space="preserve"> </w:t>
      </w:r>
      <w:r w:rsidR="00A660E3" w:rsidRPr="00AC70DF">
        <w:t xml:space="preserve"> </w:t>
      </w:r>
      <w:del w:id="247" w:author="Hannah Suzanne Wirtshafter" w:date="2026-05-11T15:49:00Z">
        <w:r w:rsidR="00042BC8" w:rsidRPr="00B57DE1" w:rsidDel="004C724C">
          <w:delText>The</w:delText>
        </w:r>
        <w:r w:rsidR="00F96CBF" w:rsidRPr="00DC5BC0" w:rsidDel="004C724C">
          <w:delText xml:space="preserve"> </w:delText>
        </w:r>
      </w:del>
      <w:ins w:id="248" w:author="Hannah Suzanne Wirtshafter" w:date="2026-05-11T15:55:00Z">
        <w:r w:rsidR="006D5E12" w:rsidRPr="00DC5BC0">
          <w:t xml:space="preserve">These </w:t>
        </w:r>
      </w:ins>
      <w:ins w:id="249" w:author="Hannah Suzanne Wirtshafter" w:date="2026-05-11T15:54:00Z">
        <w:r w:rsidR="006D5E12" w:rsidRPr="00DC5BC0">
          <w:t>d</w:t>
        </w:r>
      </w:ins>
      <w:del w:id="250" w:author="Hannah Suzanne Wirtshafter" w:date="2026-05-11T15:52:00Z">
        <w:r w:rsidR="00F96CBF" w:rsidRPr="00DC5BC0" w:rsidDel="004C724C">
          <w:delText>d</w:delText>
        </w:r>
      </w:del>
      <w:r w:rsidR="00F96CBF" w:rsidRPr="00DC5BC0">
        <w:t>ecoder</w:t>
      </w:r>
      <w:ins w:id="251" w:author="Hannah Suzanne Wirtshafter" w:date="2026-05-11T15:55:00Z">
        <w:r w:rsidR="006D5E12" w:rsidRPr="00DC5BC0">
          <w:t>s</w:t>
        </w:r>
      </w:ins>
      <w:r w:rsidR="00F96CBF" w:rsidRPr="00DC5BC0">
        <w:t xml:space="preserve"> </w:t>
      </w:r>
      <w:del w:id="252" w:author="Hannah Suzanne Wirtshafter" w:date="2026-05-11T15:55:00Z">
        <w:r w:rsidR="00F96CBF" w:rsidRPr="00DC5BC0" w:rsidDel="006D5E12">
          <w:delText xml:space="preserve">trained </w:delText>
        </w:r>
      </w:del>
      <w:del w:id="253" w:author="Hannah Suzanne Wirtshafter" w:date="2026-05-11T15:52:00Z">
        <w:r w:rsidR="00A55A8A" w:rsidRPr="00DC5BC0" w:rsidDel="004C724C">
          <w:delText xml:space="preserve">only </w:delText>
        </w:r>
      </w:del>
      <w:del w:id="254" w:author="Hannah Suzanne Wirtshafter" w:date="2026-05-11T15:49:00Z">
        <w:r w:rsidR="00F96CBF" w:rsidRPr="00DC5BC0" w:rsidDel="004C724C">
          <w:delText xml:space="preserve">with </w:delText>
        </w:r>
      </w:del>
      <w:del w:id="255" w:author="Hannah Suzanne Wirtshafter" w:date="2026-05-11T15:55:00Z">
        <w:r w:rsidR="00F96CBF" w:rsidRPr="00DC5BC0" w:rsidDel="006D5E12">
          <w:delText xml:space="preserve">data from day A(n) </w:delText>
        </w:r>
      </w:del>
      <w:del w:id="256" w:author="Hannah Suzanne Wirtshafter" w:date="2026-05-11T15:49:00Z">
        <w:r w:rsidR="00876394" w:rsidRPr="00DC5BC0" w:rsidDel="004C724C">
          <w:delText xml:space="preserve">also </w:delText>
        </w:r>
        <w:r w:rsidR="00F96CBF" w:rsidRPr="00DC5BC0" w:rsidDel="004C724C">
          <w:delText>worked for data from days</w:delText>
        </w:r>
      </w:del>
      <w:ins w:id="257" w:author="Hannah Suzanne Wirtshafter" w:date="2026-05-11T15:49:00Z">
        <w:r w:rsidR="004C724C" w:rsidRPr="007D4986">
          <w:t xml:space="preserve">successfully generalized </w:t>
        </w:r>
      </w:ins>
      <w:ins w:id="258" w:author="Hannah Suzanne Wirtshafter" w:date="2026-05-11T15:50:00Z">
        <w:r w:rsidR="004C724C" w:rsidRPr="007D4986">
          <w:t>to both</w:t>
        </w:r>
      </w:ins>
      <w:r w:rsidR="00F96CBF" w:rsidRPr="007D4986">
        <w:t xml:space="preserve"> A(n-1)</w:t>
      </w:r>
      <w:r w:rsidR="005852AF" w:rsidRPr="007D4986">
        <w:t xml:space="preserve"> and </w:t>
      </w:r>
      <w:commentRangeStart w:id="259"/>
      <w:commentRangeStart w:id="260"/>
      <w:r w:rsidR="00F96CBF" w:rsidRPr="007D4986">
        <w:t>B(</w:t>
      </w:r>
      <w:commentRangeStart w:id="261"/>
      <w:commentRangeStart w:id="262"/>
      <w:r w:rsidR="00F96CBF" w:rsidRPr="007D4986">
        <w:t>1</w:t>
      </w:r>
      <w:commentRangeEnd w:id="261"/>
      <w:r w:rsidR="005852AF" w:rsidRPr="00382378">
        <w:rPr>
          <w:rStyle w:val="CommentReference"/>
          <w:sz w:val="24"/>
          <w:szCs w:val="24"/>
        </w:rPr>
        <w:commentReference w:id="261"/>
      </w:r>
      <w:commentRangeEnd w:id="262"/>
      <w:ins w:id="263" w:author="Hannah Suzanne Wirtshafter" w:date="2026-05-11T15:52:00Z">
        <w:r w:rsidR="004C724C" w:rsidRPr="00382378">
          <w:t>),</w:t>
        </w:r>
      </w:ins>
      <w:r w:rsidR="003A3A1D" w:rsidRPr="00382378">
        <w:rPr>
          <w:rStyle w:val="CommentReference"/>
          <w:sz w:val="24"/>
          <w:szCs w:val="24"/>
        </w:rPr>
        <w:commentReference w:id="262"/>
      </w:r>
      <w:del w:id="264" w:author="Hannah Suzanne Wirtshafter" w:date="2026-05-11T15:52:00Z">
        <w:r w:rsidR="00F96CBF" w:rsidRPr="00382378" w:rsidDel="004C724C">
          <w:delText>)</w:delText>
        </w:r>
        <w:r w:rsidRPr="00382378" w:rsidDel="004C724C">
          <w:delText xml:space="preserve">. </w:delText>
        </w:r>
        <w:commentRangeEnd w:id="259"/>
        <w:r w:rsidR="00FD080B" w:rsidRPr="00382378" w:rsidDel="004C724C">
          <w:rPr>
            <w:rStyle w:val="CommentReference"/>
            <w:sz w:val="24"/>
            <w:szCs w:val="24"/>
          </w:rPr>
          <w:commentReference w:id="259"/>
        </w:r>
        <w:commentRangeEnd w:id="260"/>
        <w:r w:rsidR="00042BC8" w:rsidRPr="00382378" w:rsidDel="004C724C">
          <w:rPr>
            <w:rStyle w:val="CommentReference"/>
            <w:sz w:val="24"/>
            <w:szCs w:val="24"/>
          </w:rPr>
          <w:commentReference w:id="260"/>
        </w:r>
        <w:r w:rsidRPr="00382378" w:rsidDel="004C724C">
          <w:delText xml:space="preserve">Models </w:delText>
        </w:r>
        <w:r w:rsidR="00B80CC8" w:rsidRPr="00382378" w:rsidDel="004C724C">
          <w:delText xml:space="preserve">trained </w:delText>
        </w:r>
      </w:del>
      <w:del w:id="265" w:author="Hannah Suzanne Wirtshafter" w:date="2026-05-11T15:50:00Z">
        <w:r w:rsidR="00B80CC8" w:rsidRPr="008336E1" w:rsidDel="004C724C">
          <w:delText xml:space="preserve">only </w:delText>
        </w:r>
      </w:del>
      <w:del w:id="266" w:author="Hannah Suzanne Wirtshafter" w:date="2026-05-11T15:52:00Z">
        <w:r w:rsidR="00003C1F" w:rsidRPr="008336E1" w:rsidDel="004C724C">
          <w:delText>with</w:delText>
        </w:r>
        <w:r w:rsidR="00003C1F" w:rsidRPr="00AC70DF" w:rsidDel="004C724C">
          <w:delText xml:space="preserve"> </w:delText>
        </w:r>
        <w:r w:rsidR="00B80CC8" w:rsidRPr="00AC70DF" w:rsidDel="004C724C">
          <w:delText>data from environment A</w:delText>
        </w:r>
      </w:del>
      <w:r w:rsidR="00B80CC8" w:rsidRPr="00AC70DF">
        <w:t xml:space="preserve"> </w:t>
      </w:r>
      <w:r w:rsidRPr="00AC70DF">
        <w:t xml:space="preserve">reliably </w:t>
      </w:r>
      <w:del w:id="267" w:author="Hannah Suzanne Wirtshafter" w:date="2026-05-11T15:52:00Z">
        <w:r w:rsidRPr="00AC70DF" w:rsidDel="004C724C">
          <w:delText xml:space="preserve">decoded </w:delText>
        </w:r>
      </w:del>
      <w:ins w:id="268" w:author="Hannah Suzanne Wirtshafter" w:date="2026-05-11T15:52:00Z">
        <w:r w:rsidR="004C724C" w:rsidRPr="00AC70DF">
          <w:t xml:space="preserve">distinguishing </w:t>
        </w:r>
      </w:ins>
      <w:r w:rsidRPr="00AC70DF">
        <w:t>CS and US periods in both environments</w:t>
      </w:r>
      <w:ins w:id="269" w:author="Hannah Suzanne Wirtshafter" w:date="2026-05-11T15:50:00Z">
        <w:r w:rsidR="004C724C" w:rsidRPr="00AC70DF">
          <w:t xml:space="preserve"> and</w:t>
        </w:r>
      </w:ins>
      <w:del w:id="270" w:author="Hannah Suzanne Wirtshafter" w:date="2026-05-11T15:50:00Z">
        <w:r w:rsidRPr="00AC70DF" w:rsidDel="004C724C">
          <w:delText>,</w:delText>
        </w:r>
      </w:del>
      <w:r w:rsidRPr="00AC70DF">
        <w:t xml:space="preserve"> significantly outperforming shuffled controls (Fig. </w:t>
      </w:r>
      <w:r w:rsidR="00E750D3" w:rsidRPr="00AC70DF">
        <w:t>2</w:t>
      </w:r>
      <w:r w:rsidRPr="00AC70DF">
        <w:t>a–c</w:t>
      </w:r>
      <w:r w:rsidR="00B80CC8" w:rsidRPr="00AC70DF">
        <w:t xml:space="preserve">, all </w:t>
      </w:r>
      <w:del w:id="271" w:author="Hannah Suzanne Wirtshafter" w:date="2026-05-11T15:50:00Z">
        <w:r w:rsidR="00B80CC8" w:rsidRPr="00AC70DF" w:rsidDel="004C724C">
          <w:rPr>
            <w:color w:val="000000" w:themeColor="text1"/>
          </w:rPr>
          <w:delText>double</w:delText>
        </w:r>
      </w:del>
      <w:ins w:id="272" w:author="Hannah Suzanne Wirtshafter" w:date="2026-05-11T15:50:00Z">
        <w:r w:rsidR="004C724C" w:rsidRPr="00AC70DF">
          <w:rPr>
            <w:color w:val="000000" w:themeColor="text1"/>
          </w:rPr>
          <w:t>two</w:t>
        </w:r>
      </w:ins>
      <w:r w:rsidR="003A3A1D" w:rsidRPr="00B57DE1">
        <w:rPr>
          <w:color w:val="000000" w:themeColor="text1"/>
        </w:rPr>
        <w:t>-</w:t>
      </w:r>
      <w:r w:rsidR="00B80CC8" w:rsidRPr="00DC5BC0">
        <w:rPr>
          <w:color w:val="000000" w:themeColor="text1"/>
        </w:rPr>
        <w:t>sided t-tests p&lt;0.001</w:t>
      </w:r>
      <w:r w:rsidRPr="00DC5BC0">
        <w:t>)</w:t>
      </w:r>
      <w:r w:rsidR="00F96CBF" w:rsidRPr="00DC5BC0">
        <w:t xml:space="preserve">. This result demonstrates that population activity </w:t>
      </w:r>
      <w:del w:id="273" w:author="Hannah Suzanne Wirtshafter" w:date="2026-05-11T15:50:00Z">
        <w:r w:rsidR="00F96CBF" w:rsidRPr="00DC5BC0" w:rsidDel="004C724C">
          <w:delText>associated with</w:delText>
        </w:r>
      </w:del>
      <w:ins w:id="274" w:author="Hannah Suzanne Wirtshafter" w:date="2026-05-11T15:50:00Z">
        <w:r w:rsidR="004C724C" w:rsidRPr="00DC5BC0">
          <w:t>du</w:t>
        </w:r>
      </w:ins>
      <w:ins w:id="275" w:author="Hannah Suzanne Wirtshafter" w:date="2026-05-11T15:51:00Z">
        <w:r w:rsidR="004C724C" w:rsidRPr="00DC5BC0">
          <w:t>ring</w:t>
        </w:r>
      </w:ins>
      <w:r w:rsidR="00F96CBF" w:rsidRPr="00DC5BC0">
        <w:t xml:space="preserve"> the conditioning </w:t>
      </w:r>
      <w:r w:rsidR="00876394" w:rsidRPr="00DC5BC0">
        <w:t xml:space="preserve">task </w:t>
      </w:r>
      <w:del w:id="276" w:author="Hannah Suzanne Wirtshafter" w:date="2026-05-11T15:51:00Z">
        <w:r w:rsidR="00AD7B82" w:rsidRPr="00DC5BC0" w:rsidDel="004C724C">
          <w:delText>exhibited</w:delText>
        </w:r>
        <w:r w:rsidR="00820860" w:rsidRPr="00DC5BC0" w:rsidDel="004C724C">
          <w:delText xml:space="preserve"> </w:delText>
        </w:r>
      </w:del>
      <w:ins w:id="277" w:author="Hannah Suzanne Wirtshafter" w:date="2026-05-11T15:51:00Z">
        <w:r w:rsidR="004C724C" w:rsidRPr="00DC5BC0">
          <w:t xml:space="preserve">contains </w:t>
        </w:r>
      </w:ins>
      <w:r w:rsidR="00820860" w:rsidRPr="00DC5BC0">
        <w:t>a temporal</w:t>
      </w:r>
      <w:ins w:id="278" w:author="Hannah Suzanne Wirtshafter" w:date="2026-05-11T15:51:00Z">
        <w:r w:rsidR="004C724C" w:rsidRPr="007D4986">
          <w:t>ly</w:t>
        </w:r>
      </w:ins>
      <w:r w:rsidR="00820860" w:rsidRPr="007D4986">
        <w:t xml:space="preserve"> structure</w:t>
      </w:r>
      <w:ins w:id="279" w:author="Hannah Suzanne Wirtshafter" w:date="2026-05-11T15:51:00Z">
        <w:r w:rsidR="004C724C" w:rsidRPr="007D4986">
          <w:t>d representation</w:t>
        </w:r>
      </w:ins>
      <w:r w:rsidR="00820860" w:rsidRPr="007D4986">
        <w:t xml:space="preserve"> that </w:t>
      </w:r>
      <w:del w:id="280" w:author="Hannah Suzanne Wirtshafter" w:date="2026-05-11T15:56:00Z">
        <w:r w:rsidR="00876394" w:rsidRPr="007D4986" w:rsidDel="006D5E12">
          <w:delText>generalized</w:delText>
        </w:r>
        <w:r w:rsidRPr="007D4986" w:rsidDel="006D5E12">
          <w:delText xml:space="preserve"> </w:delText>
        </w:r>
      </w:del>
      <w:ins w:id="281" w:author="Hannah Suzanne Wirtshafter" w:date="2026-05-11T15:56:00Z">
        <w:r w:rsidR="006D5E12" w:rsidRPr="007D4986">
          <w:t xml:space="preserve">is preserved across </w:t>
        </w:r>
      </w:ins>
      <w:proofErr w:type="spellStart"/>
      <w:r w:rsidRPr="007D4986">
        <w:t>across</w:t>
      </w:r>
      <w:proofErr w:type="spellEnd"/>
      <w:r w:rsidRPr="007D4986">
        <w:t xml:space="preserve"> </w:t>
      </w:r>
      <w:r w:rsidR="00F96CBF" w:rsidRPr="007D4986">
        <w:t>environments</w:t>
      </w:r>
      <w:del w:id="282" w:author="Hannah Suzanne Wirtshafter" w:date="2026-05-11T15:56:00Z">
        <w:r w:rsidR="00F96CBF" w:rsidRPr="007D4986" w:rsidDel="006D5E12">
          <w:delText>.</w:delText>
        </w:r>
      </w:del>
      <w:ins w:id="283" w:author="Hannah Suzanne Wirtshafter" w:date="2026-05-11T15:53:00Z">
        <w:r w:rsidR="006D5E12" w:rsidRPr="007D4986">
          <w:t xml:space="preserve"> despite contextual remapping.</w:t>
        </w:r>
      </w:ins>
      <w:ins w:id="284" w:author="Hannah Suzanne Wirtshafter" w:date="2026-05-13T12:08:00Z">
        <w:r w:rsidR="00C10F70" w:rsidRPr="00C10F70">
          <w:t xml:space="preserve"> </w:t>
        </w:r>
      </w:ins>
    </w:p>
    <w:p w14:paraId="3CB7DF2D" w14:textId="58A14F88" w:rsidR="007D55AA" w:rsidRPr="007D4986" w:rsidRDefault="007D55AA">
      <w:pPr>
        <w:pStyle w:val="p1"/>
        <w:spacing w:line="360" w:lineRule="auto"/>
        <w:pPrChange w:id="285" w:author="Hannah Suzanne Wirtshafter" w:date="2026-05-13T12:08:00Z">
          <w:pPr>
            <w:pStyle w:val="p1"/>
            <w:spacing w:line="480" w:lineRule="auto"/>
          </w:pPr>
        </w:pPrChange>
      </w:pPr>
    </w:p>
    <w:p w14:paraId="6FEC3D25" w14:textId="582EDA2E" w:rsidR="003568FE" w:rsidRPr="00735C0E" w:rsidRDefault="00B80CC8">
      <w:pPr>
        <w:spacing w:line="360" w:lineRule="auto"/>
        <w:pPrChange w:id="286" w:author="Hannah Suzanne Wirtshafter" w:date="2026-05-13T12:08:00Z">
          <w:pPr>
            <w:spacing w:line="480" w:lineRule="auto"/>
          </w:pPr>
        </w:pPrChange>
      </w:pPr>
      <w:r w:rsidRPr="007D4986">
        <w:t xml:space="preserve">To determine whether finer temporal structure within the conditioning period was </w:t>
      </w:r>
      <w:del w:id="287" w:author="Hannah Suzanne Wirtshafter" w:date="2026-05-11T15:56:00Z">
        <w:r w:rsidRPr="007D4986" w:rsidDel="006D5E12">
          <w:delText xml:space="preserve">also </w:delText>
        </w:r>
        <w:r w:rsidR="00F96CBF" w:rsidRPr="007D4986" w:rsidDel="006D5E12">
          <w:delText>decodable</w:delText>
        </w:r>
      </w:del>
      <w:ins w:id="288" w:author="Hannah Suzanne Wirtshafter" w:date="2026-05-11T15:56:00Z">
        <w:r w:rsidR="006D5E12" w:rsidRPr="00735C0E">
          <w:t>similarly</w:t>
        </w:r>
      </w:ins>
      <w:r w:rsidR="00F96CBF" w:rsidRPr="00735C0E">
        <w:t xml:space="preserve"> </w:t>
      </w:r>
      <w:del w:id="289" w:author="Hannah Suzanne Wirtshafter" w:date="2026-05-11T15:56:00Z">
        <w:r w:rsidR="00F96CBF" w:rsidRPr="00735C0E" w:rsidDel="006D5E12">
          <w:delText xml:space="preserve">in a </w:delText>
        </w:r>
      </w:del>
      <w:r w:rsidRPr="00735C0E">
        <w:t>preserved</w:t>
      </w:r>
      <w:del w:id="290" w:author="Hannah Suzanne Wirtshafter" w:date="2026-05-11T15:56:00Z">
        <w:r w:rsidR="00F96CBF" w:rsidRPr="00735C0E" w:rsidDel="006D5E12">
          <w:delText xml:space="preserve"> manner</w:delText>
        </w:r>
      </w:del>
      <w:r w:rsidRPr="00735C0E">
        <w:t xml:space="preserve">, we </w:t>
      </w:r>
      <w:ins w:id="291" w:author="Hannah Suzanne Wirtshafter" w:date="2026-05-11T15:56:00Z">
        <w:r w:rsidR="006D5E12" w:rsidRPr="00735C0E">
          <w:t xml:space="preserve">next </w:t>
        </w:r>
      </w:ins>
      <w:r w:rsidRPr="00735C0E">
        <w:t>traine</w:t>
      </w:r>
      <w:r w:rsidR="00F96CBF" w:rsidRPr="00735C0E">
        <w:t>d CEBRA</w:t>
      </w:r>
      <w:ins w:id="292" w:author="Hannah Suzanne Wirtshafter" w:date="2026-05-11T15:56:00Z">
        <w:r w:rsidR="006D5E12" w:rsidRPr="00735C0E">
          <w:t>-</w:t>
        </w:r>
      </w:ins>
      <w:del w:id="293" w:author="Hannah Suzanne Wirtshafter" w:date="2026-05-11T15:56:00Z">
        <w:r w:rsidR="00F96CBF" w:rsidRPr="00735C0E" w:rsidDel="006D5E12">
          <w:delText xml:space="preserve"> </w:delText>
        </w:r>
      </w:del>
      <w:r w:rsidR="00F96CBF" w:rsidRPr="00735C0E">
        <w:t xml:space="preserve">based decoders </w:t>
      </w:r>
      <w:del w:id="294" w:author="Hannah Suzanne Wirtshafter" w:date="2026-05-11T15:57:00Z">
        <w:r w:rsidR="00F96CBF" w:rsidRPr="00735C0E" w:rsidDel="006D5E12">
          <w:delText>to identify</w:delText>
        </w:r>
        <w:r w:rsidRPr="00735C0E" w:rsidDel="006D5E12">
          <w:delText xml:space="preserve"> the temporal sequence of t</w:delText>
        </w:r>
        <w:r w:rsidR="00876394" w:rsidRPr="00735C0E" w:rsidDel="006D5E12">
          <w:delText>EBC</w:delText>
        </w:r>
        <w:r w:rsidRPr="00735C0E" w:rsidDel="006D5E12">
          <w:delText xml:space="preserve"> epochs</w:delText>
        </w:r>
        <w:r w:rsidR="00F96CBF" w:rsidRPr="00735C0E" w:rsidDel="006D5E12">
          <w:delText>,</w:delText>
        </w:r>
        <w:r w:rsidRPr="00735C0E" w:rsidDel="006D5E12">
          <w:delText xml:space="preserve"> </w:delText>
        </w:r>
        <w:r w:rsidR="00AD7B82" w:rsidRPr="00735C0E" w:rsidDel="006D5E12">
          <w:delText>now divided into</w:delText>
        </w:r>
      </w:del>
      <w:ins w:id="295" w:author="Hannah Suzanne Wirtshafter" w:date="2026-05-11T15:57:00Z">
        <w:r w:rsidR="006D5E12" w:rsidRPr="00735C0E">
          <w:t>using a</w:t>
        </w:r>
      </w:ins>
      <w:r w:rsidR="00AD7B82" w:rsidRPr="00735C0E">
        <w:t xml:space="preserve"> </w:t>
      </w:r>
      <w:r w:rsidR="002A550F" w:rsidRPr="00735C0E">
        <w:t>five period</w:t>
      </w:r>
      <w:ins w:id="296" w:author="Hannah Suzanne Wirtshafter" w:date="2026-05-11T15:57:00Z">
        <w:r w:rsidR="006D5E12" w:rsidRPr="00735C0E">
          <w:t xml:space="preserve"> representation of the task (CSUS5)</w:t>
        </w:r>
      </w:ins>
      <w:del w:id="297" w:author="Hannah Suzanne Wirtshafter" w:date="2026-05-11T15:57:00Z">
        <w:r w:rsidR="002A550F" w:rsidRPr="00735C0E" w:rsidDel="006D5E12">
          <w:delText>s</w:delText>
        </w:r>
      </w:del>
      <w:r w:rsidR="002A550F" w:rsidRPr="00735C0E">
        <w:t xml:space="preserve">: </w:t>
      </w:r>
      <w:ins w:id="298" w:author="Hannah Suzanne Wirtshafter" w:date="2026-05-11T15:57:00Z">
        <w:r w:rsidR="006D5E12" w:rsidRPr="00735C0E">
          <w:t xml:space="preserve">one </w:t>
        </w:r>
      </w:ins>
      <w:r w:rsidRPr="00735C0E">
        <w:t xml:space="preserve">CS </w:t>
      </w:r>
      <w:del w:id="299" w:author="Hannah Suzanne Wirtshafter" w:date="2026-05-11T15:57:00Z">
        <w:r w:rsidRPr="00735C0E" w:rsidDel="006D5E12">
          <w:delText>presentation</w:delText>
        </w:r>
        <w:r w:rsidR="00F96CBF" w:rsidRPr="00735C0E" w:rsidDel="006D5E12">
          <w:delText xml:space="preserve"> (one period)</w:delText>
        </w:r>
      </w:del>
      <w:ins w:id="300" w:author="Hannah Suzanne Wirtshafter" w:date="2026-05-11T15:57:00Z">
        <w:r w:rsidR="006D5E12" w:rsidRPr="00735C0E">
          <w:t>epoch</w:t>
        </w:r>
      </w:ins>
      <w:r w:rsidRPr="00735C0E">
        <w:t xml:space="preserve">, </w:t>
      </w:r>
      <w:del w:id="301" w:author="Hannah Suzanne Wirtshafter" w:date="2026-05-11T15:57:00Z">
        <w:r w:rsidRPr="00735C0E" w:rsidDel="006D5E12">
          <w:delText xml:space="preserve">the </w:delText>
        </w:r>
      </w:del>
      <w:ins w:id="302" w:author="Hannah Suzanne Wirtshafter" w:date="2026-05-11T15:57:00Z">
        <w:r w:rsidR="006D5E12" w:rsidRPr="00735C0E">
          <w:t xml:space="preserve">two </w:t>
        </w:r>
      </w:ins>
      <w:r w:rsidRPr="00735C0E">
        <w:t xml:space="preserve">trace </w:t>
      </w:r>
      <w:del w:id="303" w:author="Hannah Suzanne Wirtshafter" w:date="2026-05-11T15:57:00Z">
        <w:r w:rsidRPr="00BF082C" w:rsidDel="006D5E12">
          <w:delText>interval</w:delText>
        </w:r>
        <w:r w:rsidR="00F96CBF" w:rsidRPr="00D33664" w:rsidDel="006D5E12">
          <w:delText xml:space="preserve"> </w:delText>
        </w:r>
      </w:del>
      <w:ins w:id="304" w:author="Hannah Suzanne Wirtshafter" w:date="2026-05-11T15:57:00Z">
        <w:r w:rsidR="006D5E12" w:rsidRPr="00316302">
          <w:t xml:space="preserve">epochs, and two epochs spanning the </w:t>
        </w:r>
      </w:ins>
      <w:del w:id="305" w:author="Hannah Suzanne Wirtshafter" w:date="2026-05-11T15:57:00Z">
        <w:r w:rsidR="00F96CBF" w:rsidRPr="00316302" w:rsidDel="006D5E12">
          <w:delText>(t</w:delText>
        </w:r>
        <w:r w:rsidR="00DB0D5C" w:rsidRPr="00316302" w:rsidDel="006D5E12">
          <w:delText>wo</w:delText>
        </w:r>
        <w:r w:rsidR="00F96CBF" w:rsidRPr="00316302" w:rsidDel="006D5E12">
          <w:delText xml:space="preserve"> periods)</w:delText>
        </w:r>
        <w:r w:rsidRPr="00316302" w:rsidDel="006D5E12">
          <w:delText xml:space="preserve">, and </w:delText>
        </w:r>
      </w:del>
      <w:r w:rsidRPr="00316302">
        <w:t>US</w:t>
      </w:r>
      <w:del w:id="306" w:author="Hannah Suzanne Wirtshafter" w:date="2026-05-11T15:57:00Z">
        <w:r w:rsidRPr="00316302" w:rsidDel="006D5E12">
          <w:delText xml:space="preserve"> delivery</w:delText>
        </w:r>
      </w:del>
      <w:r w:rsidRPr="00316302">
        <w:t xml:space="preserve"> </w:t>
      </w:r>
      <w:ins w:id="307" w:author="Hannah Suzanne Wirtshafter" w:date="2026-05-11T15:53:00Z">
        <w:r w:rsidR="006D5E12" w:rsidRPr="00316302">
          <w:t xml:space="preserve">and post-task period </w:t>
        </w:r>
      </w:ins>
      <w:del w:id="308" w:author="Hannah Suzanne Wirtshafter" w:date="2026-05-11T15:57:00Z">
        <w:r w:rsidR="00F96CBF" w:rsidRPr="00EF2146" w:rsidDel="006D5E12">
          <w:delText>(</w:delText>
        </w:r>
        <w:r w:rsidR="00DB0D5C" w:rsidRPr="00EF2146" w:rsidDel="006D5E12">
          <w:delText>two</w:delText>
        </w:r>
        <w:r w:rsidR="00F96CBF" w:rsidRPr="00EF2146" w:rsidDel="006D5E12">
          <w:delText xml:space="preserve"> period</w:delText>
        </w:r>
        <w:r w:rsidR="00DB0D5C" w:rsidRPr="00EF2146" w:rsidDel="006D5E12">
          <w:delText xml:space="preserve">s) </w:delText>
        </w:r>
      </w:del>
      <w:r w:rsidR="00DB0D5C" w:rsidRPr="00EF2146">
        <w:t>(Fig. 2f)</w:t>
      </w:r>
      <w:r w:rsidR="00F96CBF" w:rsidRPr="00EF2146">
        <w:t xml:space="preserve">. </w:t>
      </w:r>
      <w:del w:id="309" w:author="Hannah Suzanne Wirtshafter" w:date="2026-05-11T15:58:00Z">
        <w:r w:rsidRPr="00EF2146" w:rsidDel="006D5E12">
          <w:delText xml:space="preserve">Models </w:delText>
        </w:r>
      </w:del>
      <w:ins w:id="310" w:author="Hannah Suzanne Wirtshafter" w:date="2026-05-11T15:58:00Z">
        <w:r w:rsidR="006D5E12" w:rsidRPr="00EF2146">
          <w:t>Decoders trained only on</w:t>
        </w:r>
      </w:ins>
      <w:del w:id="311" w:author="Hannah Suzanne Wirtshafter" w:date="2026-05-11T15:58:00Z">
        <w:r w:rsidRPr="00EF2146" w:rsidDel="006D5E12">
          <w:delText xml:space="preserve">trained </w:delText>
        </w:r>
        <w:r w:rsidR="003B495B" w:rsidRPr="00EF2146" w:rsidDel="006D5E12">
          <w:delText xml:space="preserve">with </w:delText>
        </w:r>
        <w:r w:rsidR="00F96CBF" w:rsidRPr="00EF2146" w:rsidDel="006D5E12">
          <w:delText>this CSUS5 data from</w:delText>
        </w:r>
      </w:del>
      <w:r w:rsidR="00F96CBF" w:rsidRPr="00EF2146">
        <w:t xml:space="preserve"> </w:t>
      </w:r>
      <w:r w:rsidR="004177DE" w:rsidRPr="00EF2146">
        <w:t xml:space="preserve">session </w:t>
      </w:r>
      <w:r w:rsidRPr="00EF2146">
        <w:t xml:space="preserve">A(n) accurately decoded </w:t>
      </w:r>
      <w:del w:id="312" w:author="Hannah Suzanne Wirtshafter" w:date="2026-05-11T15:58:00Z">
        <w:r w:rsidRPr="00EF2146" w:rsidDel="006D5E12">
          <w:delText xml:space="preserve">both </w:delText>
        </w:r>
      </w:del>
      <w:ins w:id="313" w:author="Hannah Suzanne Wirtshafter" w:date="2026-05-11T15:58:00Z">
        <w:r w:rsidR="006D5E12" w:rsidRPr="00EF2146">
          <w:t xml:space="preserve">activity </w:t>
        </w:r>
      </w:ins>
      <w:del w:id="314" w:author="Hannah Suzanne Wirtshafter" w:date="2026-05-11T15:58:00Z">
        <w:r w:rsidR="00F96CBF" w:rsidRPr="00EF2146" w:rsidDel="006D5E12">
          <w:delText xml:space="preserve">data </w:delText>
        </w:r>
      </w:del>
      <w:r w:rsidR="00F96CBF" w:rsidRPr="00EF2146">
        <w:t xml:space="preserve">from </w:t>
      </w:r>
      <w:ins w:id="315" w:author="Hannah Suzanne Wirtshafter" w:date="2026-05-11T15:58:00Z">
        <w:r w:rsidR="006D5E12" w:rsidRPr="00EF2146">
          <w:t xml:space="preserve">both </w:t>
        </w:r>
      </w:ins>
      <w:del w:id="316" w:author="Hannah Suzanne Wirtshafter" w:date="2026-05-11T15:58:00Z">
        <w:r w:rsidR="004177DE" w:rsidRPr="00EF2146" w:rsidDel="006D5E12">
          <w:delText xml:space="preserve">session </w:delText>
        </w:r>
      </w:del>
      <w:r w:rsidRPr="00EF2146">
        <w:t xml:space="preserve">A(n−1) and </w:t>
      </w:r>
      <w:commentRangeStart w:id="317"/>
      <w:del w:id="318" w:author="Hannah Suzanne Wirtshafter" w:date="2026-05-11T15:58:00Z">
        <w:r w:rsidR="00F96CBF" w:rsidRPr="00EF2146" w:rsidDel="006D5E12">
          <w:delText xml:space="preserve">from </w:delText>
        </w:r>
        <w:r w:rsidR="004177DE" w:rsidRPr="00EF2146" w:rsidDel="006D5E12">
          <w:delText>session</w:delText>
        </w:r>
        <w:r w:rsidRPr="00EF2146" w:rsidDel="006D5E12">
          <w:delText xml:space="preserve"> </w:delText>
        </w:r>
      </w:del>
      <w:r w:rsidRPr="00EF2146">
        <w:t>B(1)</w:t>
      </w:r>
      <w:r w:rsidR="00F96CBF" w:rsidRPr="00EF2146">
        <w:t xml:space="preserve"> </w:t>
      </w:r>
      <w:commentRangeEnd w:id="317"/>
      <w:r w:rsidR="00876394" w:rsidRPr="00382378">
        <w:rPr>
          <w:rStyle w:val="CommentReference"/>
          <w:sz w:val="24"/>
          <w:szCs w:val="24"/>
        </w:rPr>
        <w:commentReference w:id="317"/>
      </w:r>
      <w:r w:rsidRPr="00382378">
        <w:t xml:space="preserve">(Fig. </w:t>
      </w:r>
      <w:r w:rsidR="00E750D3" w:rsidRPr="00382378">
        <w:t>2</w:t>
      </w:r>
      <w:r w:rsidRPr="008336E1">
        <w:t xml:space="preserve">d–g, all </w:t>
      </w:r>
      <w:del w:id="319" w:author="Hannah Suzanne Wirtshafter" w:date="2026-05-11T15:58:00Z">
        <w:r w:rsidRPr="008336E1" w:rsidDel="006D5E12">
          <w:rPr>
            <w:color w:val="000000" w:themeColor="text1"/>
          </w:rPr>
          <w:delText>double</w:delText>
        </w:r>
      </w:del>
      <w:ins w:id="320" w:author="Hannah Suzanne Wirtshafter" w:date="2026-05-11T15:58:00Z">
        <w:r w:rsidR="006D5E12" w:rsidRPr="00AC70DF">
          <w:rPr>
            <w:color w:val="000000" w:themeColor="text1"/>
          </w:rPr>
          <w:t>two</w:t>
        </w:r>
      </w:ins>
      <w:r w:rsidR="003F5447" w:rsidRPr="00AC70DF">
        <w:rPr>
          <w:color w:val="000000" w:themeColor="text1"/>
        </w:rPr>
        <w:t>-</w:t>
      </w:r>
      <w:r w:rsidRPr="00AC70DF">
        <w:rPr>
          <w:color w:val="000000" w:themeColor="text1"/>
        </w:rPr>
        <w:t>sided t-tests p&lt;0.001</w:t>
      </w:r>
      <w:r w:rsidRPr="00AC70DF">
        <w:t>)</w:t>
      </w:r>
      <w:ins w:id="321" w:author="Hannah Suzanne Wirtshafter" w:date="2026-05-11T15:59:00Z">
        <w:r w:rsidR="006D5E12" w:rsidRPr="00AC70DF">
          <w:t>,</w:t>
        </w:r>
        <w:r w:rsidR="006D5E12" w:rsidRPr="00AC70DF" w:rsidDel="006D5E12">
          <w:t xml:space="preserve"> </w:t>
        </w:r>
      </w:ins>
      <w:del w:id="322" w:author="Hannah Suzanne Wirtshafter" w:date="2026-05-11T15:58:00Z">
        <w:r w:rsidRPr="00AC70DF" w:rsidDel="006D5E12">
          <w:delText xml:space="preserve">. </w:delText>
        </w:r>
        <w:r w:rsidR="00F96CBF" w:rsidRPr="00AC70DF" w:rsidDel="006D5E12">
          <w:delText>This r</w:delText>
        </w:r>
      </w:del>
      <w:del w:id="323" w:author="Hannah Suzanne Wirtshafter" w:date="2026-05-11T15:59:00Z">
        <w:r w:rsidR="00F96CBF" w:rsidRPr="00AC70DF" w:rsidDel="006D5E12">
          <w:delText>esult</w:delText>
        </w:r>
      </w:del>
      <w:r w:rsidR="00F96CBF" w:rsidRPr="00AC70DF">
        <w:t xml:space="preserve"> demonstrat</w:t>
      </w:r>
      <w:ins w:id="324" w:author="Hannah Suzanne Wirtshafter" w:date="2026-05-11T15:59:00Z">
        <w:r w:rsidR="006D5E12" w:rsidRPr="00AC70DF">
          <w:t>ing</w:t>
        </w:r>
      </w:ins>
      <w:del w:id="325" w:author="Hannah Suzanne Wirtshafter" w:date="2026-05-11T15:59:00Z">
        <w:r w:rsidR="00F96CBF" w:rsidRPr="00AC70DF" w:rsidDel="006D5E12">
          <w:delText>es</w:delText>
        </w:r>
      </w:del>
      <w:r w:rsidR="00F96CBF" w:rsidRPr="00AC70DF">
        <w:t xml:space="preserve"> that detailed temporal </w:t>
      </w:r>
      <w:del w:id="326" w:author="Hannah Suzanne Wirtshafter" w:date="2026-05-11T15:59:00Z">
        <w:r w:rsidR="00F96CBF" w:rsidRPr="00AC70DF" w:rsidDel="00D321A8">
          <w:delText xml:space="preserve">aspects </w:delText>
        </w:r>
      </w:del>
      <w:ins w:id="327" w:author="Hannah Suzanne Wirtshafter" w:date="2026-05-11T15:59:00Z">
        <w:r w:rsidR="00D321A8" w:rsidRPr="00AC70DF">
          <w:t>organization</w:t>
        </w:r>
        <w:r w:rsidR="00D321A8" w:rsidRPr="00B57DE1">
          <w:t xml:space="preserve"> </w:t>
        </w:r>
      </w:ins>
      <w:r w:rsidR="00F96CBF" w:rsidRPr="00DC5BC0">
        <w:t xml:space="preserve">of </w:t>
      </w:r>
      <w:r w:rsidR="003B495B" w:rsidRPr="00DC5BC0">
        <w:t xml:space="preserve">the </w:t>
      </w:r>
      <w:del w:id="328" w:author="Hannah Suzanne Wirtshafter" w:date="2026-05-11T15:59:00Z">
        <w:r w:rsidR="003B495B" w:rsidRPr="00DC5BC0" w:rsidDel="00D321A8">
          <w:delText xml:space="preserve">encoding </w:delText>
        </w:r>
      </w:del>
      <w:ins w:id="329" w:author="Hannah Suzanne Wirtshafter" w:date="2026-05-11T15:59:00Z">
        <w:r w:rsidR="00D321A8" w:rsidRPr="00DC5BC0">
          <w:t xml:space="preserve">task representation also generalized </w:t>
        </w:r>
      </w:ins>
      <w:del w:id="330" w:author="Hannah Suzanne Wirtshafter" w:date="2026-05-11T15:59:00Z">
        <w:r w:rsidR="003B495B" w:rsidRPr="00DC5BC0" w:rsidDel="00D321A8">
          <w:delText xml:space="preserve">of the tEBC </w:delText>
        </w:r>
        <w:r w:rsidR="00F96CBF" w:rsidRPr="00DC5BC0" w:rsidDel="00D321A8">
          <w:delText xml:space="preserve">task generalized </w:delText>
        </w:r>
      </w:del>
      <w:r w:rsidR="00F96CBF" w:rsidRPr="00DC5BC0">
        <w:t xml:space="preserve">across environments. </w:t>
      </w:r>
      <w:r w:rsidRPr="00DC5BC0">
        <w:t xml:space="preserve">Remarkably, for both CSUS2 and CSUS5, the </w:t>
      </w:r>
      <w:r w:rsidR="00F96CBF" w:rsidRPr="007D4986">
        <w:t>decod</w:t>
      </w:r>
      <w:ins w:id="331" w:author="Hannah Suzanne Wirtshafter" w:date="2026-05-11T15:59:00Z">
        <w:r w:rsidR="00D321A8" w:rsidRPr="007D4986">
          <w:t>ing accuracy in B</w:t>
        </w:r>
      </w:ins>
      <w:ins w:id="332" w:author="Hannah Suzanne Wirtshafter" w:date="2026-05-11T16:00:00Z">
        <w:r w:rsidR="00D321A8" w:rsidRPr="007D4986">
          <w:t xml:space="preserve">(1) did not </w:t>
        </w:r>
        <w:proofErr w:type="spellStart"/>
        <w:r w:rsidR="00D321A8" w:rsidRPr="007D4986">
          <w:t>differe</w:t>
        </w:r>
        <w:proofErr w:type="spellEnd"/>
        <w:r w:rsidR="00D321A8" w:rsidRPr="007D4986">
          <w:t xml:space="preserve"> from decoding accuracy in A(n-1)</w:t>
        </w:r>
      </w:ins>
      <w:del w:id="333" w:author="Hannah Suzanne Wirtshafter" w:date="2026-05-11T15:59:00Z">
        <w:r w:rsidR="00F96CBF" w:rsidRPr="007D4986" w:rsidDel="00D321A8">
          <w:delText>er</w:delText>
        </w:r>
      </w:del>
      <w:del w:id="334" w:author="Hannah Suzanne Wirtshafter" w:date="2026-05-11T16:00:00Z">
        <w:r w:rsidR="00F96CBF" w:rsidRPr="007D4986" w:rsidDel="00D321A8">
          <w:delText xml:space="preserve"> </w:delText>
        </w:r>
        <w:r w:rsidRPr="007D4986" w:rsidDel="00D321A8">
          <w:delText xml:space="preserve">trained </w:delText>
        </w:r>
        <w:r w:rsidR="0019578C" w:rsidRPr="007D4986" w:rsidDel="00D321A8">
          <w:delText>with data from session</w:delText>
        </w:r>
        <w:r w:rsidR="00FD080B" w:rsidRPr="007D4986" w:rsidDel="00D321A8">
          <w:delText xml:space="preserve"> </w:delText>
        </w:r>
        <w:r w:rsidRPr="007D4986" w:rsidDel="00D321A8">
          <w:delText>A(n) was no less accurate decoding B(1) than it was decoding A(n-1)</w:delText>
        </w:r>
      </w:del>
      <w:r w:rsidRPr="007D4986">
        <w:t xml:space="preserve"> </w:t>
      </w:r>
      <w:r w:rsidRPr="007D4986">
        <w:rPr>
          <w:color w:val="000000" w:themeColor="text1"/>
        </w:rPr>
        <w:t>(</w:t>
      </w:r>
      <w:del w:id="335" w:author="Hannah Suzanne Wirtshafter" w:date="2026-05-11T16:00:00Z">
        <w:r w:rsidRPr="007D4986" w:rsidDel="00D321A8">
          <w:rPr>
            <w:color w:val="000000" w:themeColor="text1"/>
          </w:rPr>
          <w:delText>double</w:delText>
        </w:r>
      </w:del>
      <w:ins w:id="336" w:author="Hannah Suzanne Wirtshafter" w:date="2026-05-11T16:00:00Z">
        <w:r w:rsidR="00D321A8" w:rsidRPr="007D4986">
          <w:rPr>
            <w:color w:val="000000" w:themeColor="text1"/>
          </w:rPr>
          <w:t>two</w:t>
        </w:r>
      </w:ins>
      <w:r w:rsidR="003F5447" w:rsidRPr="007D4986">
        <w:rPr>
          <w:color w:val="000000" w:themeColor="text1"/>
        </w:rPr>
        <w:t>-</w:t>
      </w:r>
      <w:r w:rsidRPr="007D4986">
        <w:rPr>
          <w:color w:val="000000" w:themeColor="text1"/>
        </w:rPr>
        <w:t xml:space="preserve">sided t-tests, both p&gt;0.05) </w:t>
      </w:r>
      <w:r w:rsidRPr="007D4986">
        <w:t xml:space="preserve">(Fig. </w:t>
      </w:r>
      <w:r w:rsidR="00E750D3" w:rsidRPr="00735C0E">
        <w:t>2</w:t>
      </w:r>
      <w:r w:rsidRPr="00735C0E">
        <w:t xml:space="preserve">h). </w:t>
      </w:r>
      <w:r w:rsidR="000E7388" w:rsidRPr="00735C0E">
        <w:tab/>
      </w:r>
    </w:p>
    <w:p w14:paraId="15AEE8EE" w14:textId="7D8D2DA0" w:rsidR="000E7388" w:rsidRPr="00735C0E" w:rsidDel="000D1399" w:rsidRDefault="000E7388" w:rsidP="000D1399">
      <w:pPr>
        <w:spacing w:line="480" w:lineRule="auto"/>
        <w:rPr>
          <w:del w:id="337" w:author="Hannah Suzanne Wirtshafter" w:date="2026-05-11T16:01:00Z"/>
        </w:rPr>
      </w:pPr>
      <w:r w:rsidRPr="00735C0E">
        <w:tab/>
      </w:r>
    </w:p>
    <w:p w14:paraId="2C1C4F0F" w14:textId="77777777" w:rsidR="000D1399" w:rsidRPr="00735C0E" w:rsidRDefault="000D1399" w:rsidP="00BF2704">
      <w:pPr>
        <w:spacing w:line="480" w:lineRule="auto"/>
        <w:rPr>
          <w:ins w:id="338" w:author="Hannah Suzanne Wirtshafter" w:date="2026-05-11T16:01:00Z"/>
        </w:rPr>
      </w:pPr>
    </w:p>
    <w:p w14:paraId="04A7194A" w14:textId="77777777" w:rsidR="000D1399" w:rsidRPr="00316302" w:rsidRDefault="002B6960" w:rsidP="000D1399">
      <w:pPr>
        <w:spacing w:line="480" w:lineRule="auto"/>
        <w:rPr>
          <w:ins w:id="339" w:author="Hannah Suzanne Wirtshafter" w:date="2026-05-11T16:01:00Z"/>
        </w:rPr>
      </w:pPr>
      <w:r w:rsidRPr="00BF082C">
        <w:t>In contrast, models trained to decode spatial position in environmen</w:t>
      </w:r>
      <w:r w:rsidRPr="00D33664">
        <w:t xml:space="preserve">t A did not generalize reliably to environment B, consistent with </w:t>
      </w:r>
      <w:r w:rsidR="008C0500" w:rsidRPr="00316302">
        <w:t xml:space="preserve">the </w:t>
      </w:r>
      <w:r w:rsidRPr="00316302">
        <w:t>remapping of spatial representations (Fig. S</w:t>
      </w:r>
      <w:r w:rsidR="0072700C" w:rsidRPr="00316302">
        <w:t>4</w:t>
      </w:r>
      <w:r w:rsidRPr="00316302">
        <w:t>).</w:t>
      </w:r>
      <w:r w:rsidR="00082DC9" w:rsidRPr="00316302">
        <w:t xml:space="preserve"> </w:t>
      </w:r>
    </w:p>
    <w:p w14:paraId="12ACA79E" w14:textId="77777777" w:rsidR="000D1399" w:rsidRPr="00316302" w:rsidRDefault="000D1399" w:rsidP="000D1399">
      <w:pPr>
        <w:spacing w:line="480" w:lineRule="auto"/>
        <w:rPr>
          <w:ins w:id="340" w:author="Hannah Suzanne Wirtshafter" w:date="2026-05-11T16:01:00Z"/>
        </w:rPr>
      </w:pPr>
      <w:ins w:id="341" w:author="Hannah Suzanne Wirtshafter" w:date="2026-05-11T16:01:00Z">
        <w:r w:rsidRPr="00316302">
          <w:t>Thus, cross-context generalization was selective for task-related temporal structure and did not reflect a generic preservation of hippocampal population activity across environments.</w:t>
        </w:r>
      </w:ins>
    </w:p>
    <w:p w14:paraId="066DA9B1" w14:textId="26B9BABC" w:rsidR="002B6960" w:rsidRPr="00EF2146" w:rsidDel="000D1399" w:rsidRDefault="002B6960" w:rsidP="003568FE">
      <w:pPr>
        <w:spacing w:line="480" w:lineRule="auto"/>
        <w:rPr>
          <w:del w:id="342" w:author="Hannah Suzanne Wirtshafter" w:date="2026-05-11T16:01:00Z"/>
        </w:rPr>
      </w:pPr>
      <w:del w:id="343" w:author="Hannah Suzanne Wirtshafter" w:date="2026-05-11T16:01:00Z">
        <w:r w:rsidRPr="00EF2146" w:rsidDel="000D1399">
          <w:delText xml:space="preserve">Thus, generalization </w:delText>
        </w:r>
        <w:r w:rsidR="008C0500" w:rsidRPr="00EF2146" w:rsidDel="000D1399">
          <w:delText xml:space="preserve">across contexts </w:delText>
        </w:r>
        <w:r w:rsidRPr="00EF2146" w:rsidDel="000D1399">
          <w:delText xml:space="preserve">was selective for task </w:delText>
        </w:r>
        <w:r w:rsidR="0019578C" w:rsidRPr="00EF2146" w:rsidDel="000D1399">
          <w:delText xml:space="preserve">temporal </w:delText>
        </w:r>
        <w:r w:rsidRPr="00EF2146" w:rsidDel="000D1399">
          <w:delText xml:space="preserve">structure and did not </w:delText>
        </w:r>
        <w:r w:rsidR="008C0500" w:rsidRPr="00EF2146" w:rsidDel="000D1399">
          <w:delText xml:space="preserve">involve </w:delText>
        </w:r>
        <w:r w:rsidRPr="00EF2146" w:rsidDel="000D1399">
          <w:delText>a generic preservation of hippocampal population activity across environments.</w:delText>
        </w:r>
      </w:del>
    </w:p>
    <w:p w14:paraId="4AD4BDD9" w14:textId="28174BDB" w:rsidR="00857234" w:rsidRPr="00EF2146" w:rsidRDefault="00857234" w:rsidP="00BF2704">
      <w:pPr>
        <w:spacing w:line="480" w:lineRule="auto"/>
      </w:pPr>
    </w:p>
    <w:p w14:paraId="5C830FC3" w14:textId="77777777" w:rsidR="00857234" w:rsidRPr="00DF26AB" w:rsidRDefault="00857234" w:rsidP="00857234">
      <w:pPr>
        <w:spacing w:line="480" w:lineRule="auto"/>
        <w:ind w:left="-720"/>
        <w:rPr>
          <w:b/>
        </w:rPr>
      </w:pPr>
    </w:p>
    <w:p w14:paraId="2B008C93" w14:textId="77777777" w:rsidR="00857234" w:rsidRPr="00382378" w:rsidRDefault="00857234" w:rsidP="00857234">
      <w:pPr>
        <w:spacing w:line="480" w:lineRule="auto"/>
        <w:ind w:left="-720"/>
        <w:rPr>
          <w:b/>
        </w:rPr>
      </w:pPr>
      <w:r w:rsidRPr="00382378">
        <w:rPr>
          <w:b/>
          <w:noProof/>
        </w:rPr>
        <w:lastRenderedPageBreak/>
        <w:drawing>
          <wp:inline distT="0" distB="0" distL="0" distR="0" wp14:anchorId="56AC04C6" wp14:editId="203FFBCB">
            <wp:extent cx="6824749" cy="51185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d4-02.png"/>
                    <pic:cNvPicPr/>
                  </pic:nvPicPr>
                  <pic:blipFill>
                    <a:blip r:embed="rId10">
                      <a:extLst>
                        <a:ext uri="{28A0092B-C50C-407E-A947-70E740481C1C}">
                          <a14:useLocalDpi xmlns:a14="http://schemas.microsoft.com/office/drawing/2010/main" val="0"/>
                        </a:ext>
                      </a:extLst>
                    </a:blip>
                    <a:stretch>
                      <a:fillRect/>
                    </a:stretch>
                  </pic:blipFill>
                  <pic:spPr>
                    <a:xfrm>
                      <a:off x="0" y="0"/>
                      <a:ext cx="6827845" cy="5120884"/>
                    </a:xfrm>
                    <a:prstGeom prst="rect">
                      <a:avLst/>
                    </a:prstGeom>
                  </pic:spPr>
                </pic:pic>
              </a:graphicData>
            </a:graphic>
          </wp:inline>
        </w:drawing>
      </w:r>
    </w:p>
    <w:p w14:paraId="4F1DA9FC" w14:textId="77777777" w:rsidR="00857234" w:rsidRPr="008336E1" w:rsidRDefault="00857234" w:rsidP="00857234">
      <w:pPr>
        <w:spacing w:line="480" w:lineRule="auto"/>
        <w:rPr>
          <w:b/>
        </w:rPr>
      </w:pPr>
    </w:p>
    <w:p w14:paraId="5D37CF22" w14:textId="32195418" w:rsidR="007A3428" w:rsidRPr="00382378" w:rsidRDefault="00857234" w:rsidP="007A3428">
      <w:pPr>
        <w:pStyle w:val="p1"/>
        <w:rPr>
          <w:ins w:id="344" w:author="Hannah Suzanne Wirtshafter" w:date="2026-05-11T16:14:00Z"/>
        </w:rPr>
      </w:pPr>
      <w:r w:rsidRPr="008336E1">
        <w:rPr>
          <w:b/>
        </w:rPr>
        <w:t xml:space="preserve">Fig. 2. </w:t>
      </w:r>
      <w:ins w:id="345" w:author="Hannah Suzanne Wirtshafter" w:date="2026-05-11T16:14:00Z">
        <w:r w:rsidR="007A3428" w:rsidRPr="00382378">
          <w:rPr>
            <w:b/>
            <w:rPrChange w:id="346" w:author="Hannah Suzanne Wirtshafter" w:date="2026-05-11T16:49:00Z">
              <w:rPr/>
            </w:rPrChange>
          </w:rPr>
          <w:t>Models trained in environment A generalize across environments to decode task epochs and fine temporal structure.</w:t>
        </w:r>
      </w:ins>
    </w:p>
    <w:p w14:paraId="400F066F" w14:textId="4DEB770B" w:rsidR="00857234" w:rsidRPr="008336E1" w:rsidRDefault="00857234" w:rsidP="00857234">
      <w:pPr>
        <w:rPr>
          <w:b/>
        </w:rPr>
      </w:pPr>
      <w:del w:id="347" w:author="Hannah Suzanne Wirtshafter" w:date="2026-05-11T16:14:00Z">
        <w:r w:rsidRPr="00382378" w:rsidDel="007A3428">
          <w:rPr>
            <w:b/>
          </w:rPr>
          <w:delText>A model trained in environment A can decode CS and US periods in both environment A and B at above chance levels, including fine-grained temporal decoding.</w:delText>
        </w:r>
      </w:del>
    </w:p>
    <w:p w14:paraId="1B769AA8" w14:textId="38F305D2" w:rsidR="00857234" w:rsidRPr="00316302" w:rsidRDefault="00FD080B" w:rsidP="00857234">
      <w:pPr>
        <w:pStyle w:val="ListParagraph"/>
        <w:numPr>
          <w:ilvl w:val="0"/>
          <w:numId w:val="19"/>
        </w:numPr>
        <w:rPr>
          <w:rFonts w:ascii="Times New Roman" w:hAnsi="Times New Roman" w:cs="Times New Roman"/>
          <w:b/>
        </w:rPr>
      </w:pPr>
      <w:r w:rsidRPr="00DC5BC0">
        <w:rPr>
          <w:rFonts w:ascii="Times New Roman" w:hAnsi="Times New Roman" w:cs="Times New Roman"/>
        </w:rPr>
        <w:t xml:space="preserve">A </w:t>
      </w:r>
      <w:r w:rsidR="00857234" w:rsidRPr="00DC5BC0">
        <w:rPr>
          <w:rFonts w:ascii="Times New Roman" w:hAnsi="Times New Roman" w:cs="Times New Roman"/>
        </w:rPr>
        <w:t xml:space="preserve">CEBRA model was trained using calcium imaging data and time-stamped CS/US periods from environment A, using only </w:t>
      </w:r>
      <w:del w:id="348" w:author="Hannah Suzanne Wirtshafter" w:date="2026-05-11T16:14:00Z">
        <w:r w:rsidR="00857234" w:rsidRPr="00DC5BC0" w:rsidDel="007A3428">
          <w:rPr>
            <w:rFonts w:ascii="Times New Roman" w:hAnsi="Times New Roman" w:cs="Times New Roman"/>
          </w:rPr>
          <w:delText xml:space="preserve">cells </w:delText>
        </w:r>
      </w:del>
      <w:ins w:id="349" w:author="Hannah Suzanne Wirtshafter" w:date="2026-05-11T16:14:00Z">
        <w:r w:rsidR="007A3428" w:rsidRPr="00DC5BC0">
          <w:rPr>
            <w:rFonts w:ascii="Times New Roman" w:hAnsi="Times New Roman" w:cs="Times New Roman"/>
          </w:rPr>
          <w:t xml:space="preserve">neurons </w:t>
        </w:r>
      </w:ins>
      <w:del w:id="350" w:author="Hannah Suzanne Wirtshafter" w:date="2026-05-11T16:14:00Z">
        <w:r w:rsidR="00857234" w:rsidRPr="00DC5BC0" w:rsidDel="007A3428">
          <w:rPr>
            <w:rFonts w:ascii="Times New Roman" w:hAnsi="Times New Roman" w:cs="Times New Roman"/>
          </w:rPr>
          <w:delText xml:space="preserve">that were </w:delText>
        </w:r>
      </w:del>
      <w:r w:rsidR="00857234" w:rsidRPr="00DC5BC0">
        <w:rPr>
          <w:rFonts w:ascii="Times New Roman" w:hAnsi="Times New Roman" w:cs="Times New Roman"/>
        </w:rPr>
        <w:t xml:space="preserve">recorded in both </w:t>
      </w:r>
      <w:del w:id="351" w:author="Hannah Suzanne Wirtshafter" w:date="2026-05-11T16:14:00Z">
        <w:r w:rsidR="00857234" w:rsidRPr="00DC5BC0" w:rsidDel="007A3428">
          <w:rPr>
            <w:rFonts w:ascii="Times New Roman" w:hAnsi="Times New Roman" w:cs="Times New Roman"/>
          </w:rPr>
          <w:delText>environments</w:delText>
        </w:r>
        <w:r w:rsidR="00082DC9" w:rsidRPr="00DC5BC0" w:rsidDel="007A3428">
          <w:rPr>
            <w:rFonts w:ascii="Times New Roman" w:hAnsi="Times New Roman" w:cs="Times New Roman"/>
          </w:rPr>
          <w:delText xml:space="preserve"> </w:delText>
        </w:r>
        <w:r w:rsidR="00857234" w:rsidRPr="00DC5BC0" w:rsidDel="007A3428">
          <w:rPr>
            <w:rFonts w:ascii="Times New Roman" w:hAnsi="Times New Roman" w:cs="Times New Roman"/>
          </w:rPr>
          <w:delText>A and B</w:delText>
        </w:r>
      </w:del>
      <w:ins w:id="352" w:author="Hannah Suzanne Wirtshafter" w:date="2026-05-11T16:14:00Z">
        <w:r w:rsidR="007A3428" w:rsidRPr="00DC5BC0">
          <w:rPr>
            <w:rFonts w:ascii="Times New Roman" w:hAnsi="Times New Roman" w:cs="Times New Roman"/>
          </w:rPr>
          <w:t>sessions</w:t>
        </w:r>
      </w:ins>
      <w:r w:rsidR="00857234" w:rsidRPr="00DC5BC0">
        <w:rPr>
          <w:rFonts w:ascii="Times New Roman" w:hAnsi="Times New Roman" w:cs="Times New Roman"/>
        </w:rPr>
        <w:t xml:space="preserve">. The model was used to decode whether </w:t>
      </w:r>
      <w:del w:id="353" w:author="Hannah Suzanne Wirtshafter" w:date="2026-05-11T16:15:00Z">
        <w:r w:rsidR="00857234" w:rsidRPr="00DC5BC0" w:rsidDel="007A3428">
          <w:rPr>
            <w:rFonts w:ascii="Times New Roman" w:hAnsi="Times New Roman" w:cs="Times New Roman"/>
          </w:rPr>
          <w:delText>the animal was in a CS or US period in another session in environment A</w:delText>
        </w:r>
      </w:del>
      <w:ins w:id="354" w:author="Hannah Suzanne Wirtshafter" w:date="2026-05-11T16:15:00Z">
        <w:r w:rsidR="007A3428" w:rsidRPr="00DC5BC0">
          <w:rPr>
            <w:rFonts w:ascii="Times New Roman" w:hAnsi="Times New Roman" w:cs="Times New Roman"/>
          </w:rPr>
          <w:t>population activity corresponded to the CS/trace or US/post-US epoch</w:t>
        </w:r>
      </w:ins>
      <w:r w:rsidR="00DB0D5C" w:rsidRPr="007D4986">
        <w:rPr>
          <w:rFonts w:ascii="Times New Roman" w:hAnsi="Times New Roman" w:cs="Times New Roman"/>
        </w:rPr>
        <w:t xml:space="preserve">. For all five rats, models trained </w:t>
      </w:r>
      <w:r w:rsidR="002D36AA" w:rsidRPr="007D4986">
        <w:rPr>
          <w:rFonts w:ascii="Times New Roman" w:hAnsi="Times New Roman" w:cs="Times New Roman"/>
        </w:rPr>
        <w:t xml:space="preserve">with data from session </w:t>
      </w:r>
      <w:r w:rsidR="00DB0D5C" w:rsidRPr="007D4986">
        <w:rPr>
          <w:rFonts w:ascii="Times New Roman" w:hAnsi="Times New Roman" w:cs="Times New Roman"/>
        </w:rPr>
        <w:t xml:space="preserve">A(n) </w:t>
      </w:r>
      <w:r w:rsidR="00857234" w:rsidRPr="007D4986">
        <w:rPr>
          <w:rFonts w:ascii="Times New Roman" w:hAnsi="Times New Roman" w:cs="Times New Roman"/>
        </w:rPr>
        <w:t xml:space="preserve">decoded </w:t>
      </w:r>
      <w:r w:rsidR="00876394" w:rsidRPr="007D4986">
        <w:rPr>
          <w:rFonts w:ascii="Times New Roman" w:hAnsi="Times New Roman" w:cs="Times New Roman"/>
        </w:rPr>
        <w:t>C</w:t>
      </w:r>
      <w:r w:rsidR="003F5447" w:rsidRPr="007D4986">
        <w:rPr>
          <w:rFonts w:ascii="Times New Roman" w:hAnsi="Times New Roman" w:cs="Times New Roman"/>
        </w:rPr>
        <w:t>S</w:t>
      </w:r>
      <w:r w:rsidR="00876394" w:rsidRPr="007D4986">
        <w:rPr>
          <w:rFonts w:ascii="Times New Roman" w:hAnsi="Times New Roman" w:cs="Times New Roman"/>
        </w:rPr>
        <w:t xml:space="preserve"> vs US</w:t>
      </w:r>
      <w:r w:rsidR="00DB0D5C" w:rsidRPr="007D4986">
        <w:rPr>
          <w:rFonts w:ascii="Times New Roman" w:hAnsi="Times New Roman" w:cs="Times New Roman"/>
        </w:rPr>
        <w:t xml:space="preserve"> in data for </w:t>
      </w:r>
      <w:r w:rsidR="002D36AA" w:rsidRPr="007D4986">
        <w:rPr>
          <w:rFonts w:ascii="Times New Roman" w:hAnsi="Times New Roman" w:cs="Times New Roman"/>
        </w:rPr>
        <w:t xml:space="preserve">session </w:t>
      </w:r>
      <w:r w:rsidR="00DB0D5C" w:rsidRPr="007D4986">
        <w:rPr>
          <w:rFonts w:ascii="Times New Roman" w:hAnsi="Times New Roman" w:cs="Times New Roman"/>
        </w:rPr>
        <w:t>A(n-1)</w:t>
      </w:r>
      <w:r w:rsidR="00857234" w:rsidRPr="007D4986">
        <w:rPr>
          <w:rFonts w:ascii="Times New Roman" w:hAnsi="Times New Roman" w:cs="Times New Roman"/>
        </w:rPr>
        <w:t xml:space="preserve"> </w:t>
      </w:r>
      <w:r w:rsidR="00DB0D5C" w:rsidRPr="00735C0E">
        <w:rPr>
          <w:rFonts w:ascii="Times New Roman" w:hAnsi="Times New Roman" w:cs="Times New Roman"/>
        </w:rPr>
        <w:t xml:space="preserve">significantly better than </w:t>
      </w:r>
      <w:del w:id="355" w:author="Hannah Suzanne Wirtshafter" w:date="2026-05-11T16:15:00Z">
        <w:r w:rsidR="005F33E8" w:rsidRPr="00735C0E" w:rsidDel="007A3428">
          <w:rPr>
            <w:rFonts w:ascii="Times New Roman" w:hAnsi="Times New Roman" w:cs="Times New Roman"/>
          </w:rPr>
          <w:delText xml:space="preserve">those based on </w:delText>
        </w:r>
      </w:del>
      <w:r w:rsidR="00857234" w:rsidRPr="00735C0E">
        <w:rPr>
          <w:rFonts w:ascii="Times New Roman" w:hAnsi="Times New Roman" w:cs="Times New Roman"/>
        </w:rPr>
        <w:t xml:space="preserve">shuffled </w:t>
      </w:r>
      <w:del w:id="356" w:author="Hannah Suzanne Wirtshafter" w:date="2026-05-11T16:15:00Z">
        <w:r w:rsidR="00857234" w:rsidRPr="00735C0E" w:rsidDel="007A3428">
          <w:rPr>
            <w:rFonts w:ascii="Times New Roman" w:hAnsi="Times New Roman" w:cs="Times New Roman"/>
          </w:rPr>
          <w:delText xml:space="preserve">data </w:delText>
        </w:r>
      </w:del>
      <w:ins w:id="357" w:author="Hannah Suzanne Wirtshafter" w:date="2026-05-11T16:15:00Z">
        <w:r w:rsidR="007A3428" w:rsidRPr="00735C0E">
          <w:rPr>
            <w:rFonts w:ascii="Times New Roman" w:hAnsi="Times New Roman" w:cs="Times New Roman"/>
          </w:rPr>
          <w:t xml:space="preserve">controls </w:t>
        </w:r>
      </w:ins>
      <w:r w:rsidR="00857234" w:rsidRPr="00735C0E">
        <w:rPr>
          <w:rFonts w:ascii="Times New Roman" w:hAnsi="Times New Roman" w:cs="Times New Roman"/>
        </w:rPr>
        <w:t xml:space="preserve">(all </w:t>
      </w:r>
      <w:del w:id="358" w:author="Hannah Suzanne Wirtshafter" w:date="2026-05-11T16:19:00Z">
        <w:r w:rsidR="00857234" w:rsidRPr="00735C0E" w:rsidDel="008230EF">
          <w:rPr>
            <w:rFonts w:ascii="Times New Roman" w:hAnsi="Times New Roman" w:cs="Times New Roman"/>
          </w:rPr>
          <w:delText>double</w:delText>
        </w:r>
      </w:del>
      <w:ins w:id="359" w:author="Hannah Suzanne Wirtshafter" w:date="2026-05-11T16:19:00Z">
        <w:r w:rsidR="008230EF" w:rsidRPr="00735C0E">
          <w:rPr>
            <w:rFonts w:ascii="Times New Roman" w:hAnsi="Times New Roman" w:cs="Times New Roman"/>
          </w:rPr>
          <w:t>two</w:t>
        </w:r>
      </w:ins>
      <w:r w:rsidR="00857234" w:rsidRPr="00735C0E">
        <w:rPr>
          <w:rFonts w:ascii="Times New Roman" w:hAnsi="Times New Roman" w:cs="Times New Roman"/>
        </w:rPr>
        <w:t>-sided t-tests: Rat 1: t(998) = 6.7, p = 2.5 × 10</w:t>
      </w:r>
      <w:r w:rsidR="00857234" w:rsidRPr="00BF082C">
        <w:rPr>
          <w:rFonts w:ascii="Times New Roman" w:hAnsi="Times New Roman" w:cs="Times New Roman"/>
          <w:vertAlign w:val="superscript"/>
        </w:rPr>
        <w:t>-11</w:t>
      </w:r>
      <w:r w:rsidR="00857234" w:rsidRPr="00D33664">
        <w:rPr>
          <w:rFonts w:ascii="Times New Roman" w:hAnsi="Times New Roman" w:cs="Times New Roman"/>
        </w:rPr>
        <w:t>; Rat 2: t(998) = 16.1, p = 7.4 × 10</w:t>
      </w:r>
      <w:r w:rsidR="00857234" w:rsidRPr="00316302">
        <w:rPr>
          <w:rFonts w:ascii="Times New Roman" w:hAnsi="Times New Roman" w:cs="Times New Roman"/>
          <w:vertAlign w:val="superscript"/>
        </w:rPr>
        <w:t>-52</w:t>
      </w:r>
      <w:r w:rsidR="00857234" w:rsidRPr="00316302">
        <w:rPr>
          <w:rFonts w:ascii="Times New Roman" w:hAnsi="Times New Roman" w:cs="Times New Roman"/>
        </w:rPr>
        <w:t xml:space="preserve">; Rat 3: t(998) = 83.5, p = 0; Rat 4: t(998) = 80.1, p = 0; Rat 5: t(998) = 61.0, p = 0). Bars indicate </w:t>
      </w:r>
      <w:r w:rsidR="003F5447" w:rsidRPr="00316302">
        <w:rPr>
          <w:rFonts w:ascii="Times New Roman" w:hAnsi="Times New Roman" w:cs="Times New Roman"/>
        </w:rPr>
        <w:t>SEM;</w:t>
      </w:r>
      <w:r w:rsidR="00857234" w:rsidRPr="00316302">
        <w:rPr>
          <w:rFonts w:ascii="Times New Roman" w:hAnsi="Times New Roman" w:cs="Times New Roman"/>
        </w:rPr>
        <w:t xml:space="preserve"> significance denoted as ***p &lt; 10</w:t>
      </w:r>
      <w:r w:rsidR="00857234" w:rsidRPr="00316302">
        <w:rPr>
          <w:rFonts w:ascii="Times New Roman" w:hAnsi="Times New Roman" w:cs="Times New Roman"/>
          <w:vertAlign w:val="superscript"/>
        </w:rPr>
        <w:t>-10</w:t>
      </w:r>
      <w:r w:rsidR="00857234" w:rsidRPr="00316302">
        <w:rPr>
          <w:rFonts w:ascii="Times New Roman" w:hAnsi="Times New Roman" w:cs="Times New Roman"/>
        </w:rPr>
        <w:t>.</w:t>
      </w:r>
    </w:p>
    <w:p w14:paraId="3017D9B4" w14:textId="504D110D" w:rsidR="00857234" w:rsidRPr="00382378" w:rsidDel="001B76CC" w:rsidRDefault="00857234" w:rsidP="001B76CC">
      <w:pPr>
        <w:pStyle w:val="ListParagraph"/>
        <w:numPr>
          <w:ilvl w:val="0"/>
          <w:numId w:val="19"/>
        </w:numPr>
        <w:rPr>
          <w:del w:id="360" w:author="Hannah Suzanne Wirtshafter" w:date="2026-05-11T16:11:00Z"/>
          <w:rFonts w:ascii="Times New Roman" w:hAnsi="Times New Roman" w:cs="Times New Roman"/>
          <w:b/>
          <w:rPrChange w:id="361" w:author="Hannah Suzanne Wirtshafter" w:date="2026-05-11T16:49:00Z">
            <w:rPr>
              <w:del w:id="362" w:author="Hannah Suzanne Wirtshafter" w:date="2026-05-11T16:11:00Z"/>
              <w:rFonts w:ascii="Times New Roman" w:hAnsi="Times New Roman" w:cs="Times New Roman"/>
            </w:rPr>
          </w:rPrChange>
        </w:rPr>
      </w:pPr>
      <w:r w:rsidRPr="00EF2146">
        <w:rPr>
          <w:rFonts w:ascii="Times New Roman" w:hAnsi="Times New Roman" w:cs="Times New Roman"/>
        </w:rPr>
        <w:lastRenderedPageBreak/>
        <w:t xml:space="preserve">The same models from panel a </w:t>
      </w:r>
      <w:del w:id="363" w:author="Hannah Suzanne Wirtshafter" w:date="2026-05-11T16:15:00Z">
        <w:r w:rsidRPr="00EF2146" w:rsidDel="007A3428">
          <w:rPr>
            <w:rFonts w:ascii="Times New Roman" w:hAnsi="Times New Roman" w:cs="Times New Roman"/>
          </w:rPr>
          <w:delText xml:space="preserve">were </w:delText>
        </w:r>
        <w:r w:rsidR="00DB0D5C" w:rsidRPr="00EF2146" w:rsidDel="007A3428">
          <w:rPr>
            <w:rFonts w:ascii="Times New Roman" w:hAnsi="Times New Roman" w:cs="Times New Roman"/>
          </w:rPr>
          <w:delText xml:space="preserve">used to decode CS </w:delText>
        </w:r>
        <w:r w:rsidR="003F5447" w:rsidRPr="00EF2146" w:rsidDel="007A3428">
          <w:rPr>
            <w:rFonts w:ascii="Times New Roman" w:hAnsi="Times New Roman" w:cs="Times New Roman"/>
          </w:rPr>
          <w:delText xml:space="preserve">vs </w:delText>
        </w:r>
        <w:r w:rsidR="00DB0D5C" w:rsidRPr="00EF2146" w:rsidDel="007A3428">
          <w:rPr>
            <w:rFonts w:ascii="Times New Roman" w:hAnsi="Times New Roman" w:cs="Times New Roman"/>
          </w:rPr>
          <w:delText>US in data for</w:delText>
        </w:r>
      </w:del>
      <w:ins w:id="364" w:author="Hannah Suzanne Wirtshafter" w:date="2026-05-11T16:15:00Z">
        <w:r w:rsidR="007A3428" w:rsidRPr="00EF2146">
          <w:rPr>
            <w:rFonts w:ascii="Times New Roman" w:hAnsi="Times New Roman" w:cs="Times New Roman"/>
          </w:rPr>
          <w:t xml:space="preserve">were </w:t>
        </w:r>
      </w:ins>
      <w:proofErr w:type="spellStart"/>
      <w:ins w:id="365" w:author="Hannah Suzanne Wirtshafter" w:date="2026-05-11T16:16:00Z">
        <w:r w:rsidR="007A3428" w:rsidRPr="00EF2146">
          <w:rPr>
            <w:rFonts w:ascii="Times New Roman" w:hAnsi="Times New Roman" w:cs="Times New Roman"/>
          </w:rPr>
          <w:t>epplied</w:t>
        </w:r>
        <w:proofErr w:type="spellEnd"/>
        <w:r w:rsidR="007A3428" w:rsidRPr="00EF2146">
          <w:rPr>
            <w:rFonts w:ascii="Times New Roman" w:hAnsi="Times New Roman" w:cs="Times New Roman"/>
          </w:rPr>
          <w:t xml:space="preserve"> to</w:t>
        </w:r>
      </w:ins>
      <w:r w:rsidR="00DB0D5C" w:rsidRPr="00EF2146">
        <w:rPr>
          <w:rFonts w:ascii="Times New Roman" w:hAnsi="Times New Roman" w:cs="Times New Roman"/>
        </w:rPr>
        <w:t xml:space="preserve"> </w:t>
      </w:r>
      <w:r w:rsidR="002D36AA" w:rsidRPr="00EF2146">
        <w:rPr>
          <w:rFonts w:ascii="Times New Roman" w:hAnsi="Times New Roman" w:cs="Times New Roman"/>
        </w:rPr>
        <w:t xml:space="preserve">session </w:t>
      </w:r>
      <w:proofErr w:type="gramStart"/>
      <w:r w:rsidR="00DB0D5C" w:rsidRPr="00EF2146">
        <w:rPr>
          <w:rFonts w:ascii="Times New Roman" w:hAnsi="Times New Roman" w:cs="Times New Roman"/>
        </w:rPr>
        <w:t>B(</w:t>
      </w:r>
      <w:proofErr w:type="gramEnd"/>
      <w:r w:rsidR="00DB0D5C" w:rsidRPr="00EF2146">
        <w:rPr>
          <w:rFonts w:ascii="Times New Roman" w:hAnsi="Times New Roman" w:cs="Times New Roman"/>
        </w:rPr>
        <w:t xml:space="preserve">1). These models </w:t>
      </w:r>
      <w:del w:id="366" w:author="Hannah Suzanne Wirtshafter" w:date="2026-05-11T16:16:00Z">
        <w:r w:rsidR="00DB0D5C" w:rsidRPr="00EF2146" w:rsidDel="007A3428">
          <w:rPr>
            <w:rFonts w:ascii="Times New Roman" w:hAnsi="Times New Roman" w:cs="Times New Roman"/>
          </w:rPr>
          <w:delText xml:space="preserve">performed </w:delText>
        </w:r>
      </w:del>
      <w:r w:rsidR="00DB0D5C" w:rsidRPr="00EF2146">
        <w:rPr>
          <w:rFonts w:ascii="Times New Roman" w:hAnsi="Times New Roman" w:cs="Times New Roman"/>
        </w:rPr>
        <w:t>significantly</w:t>
      </w:r>
      <w:ins w:id="367" w:author="Hannah Suzanne Wirtshafter" w:date="2026-05-11T16:16:00Z">
        <w:r w:rsidR="007A3428" w:rsidRPr="00EF2146">
          <w:rPr>
            <w:rFonts w:ascii="Times New Roman" w:hAnsi="Times New Roman" w:cs="Times New Roman"/>
          </w:rPr>
          <w:t xml:space="preserve"> outperformed</w:t>
        </w:r>
      </w:ins>
      <w:r w:rsidR="00DB0D5C" w:rsidRPr="00EF2146">
        <w:rPr>
          <w:rFonts w:ascii="Times New Roman" w:hAnsi="Times New Roman" w:cs="Times New Roman"/>
        </w:rPr>
        <w:t xml:space="preserve"> </w:t>
      </w:r>
      <w:del w:id="368" w:author="Hannah Suzanne Wirtshafter" w:date="2026-05-11T16:16:00Z">
        <w:r w:rsidR="00DB0D5C" w:rsidRPr="00EF2146" w:rsidDel="007A3428">
          <w:rPr>
            <w:rFonts w:ascii="Times New Roman" w:hAnsi="Times New Roman" w:cs="Times New Roman"/>
          </w:rPr>
          <w:delText xml:space="preserve">better than </w:delText>
        </w:r>
        <w:r w:rsidR="005F33E8" w:rsidRPr="00EF2146" w:rsidDel="007A3428">
          <w:rPr>
            <w:rFonts w:ascii="Times New Roman" w:hAnsi="Times New Roman" w:cs="Times New Roman"/>
          </w:rPr>
          <w:delText xml:space="preserve">those based on </w:delText>
        </w:r>
        <w:r w:rsidR="00DB0D5C" w:rsidRPr="00EF2146" w:rsidDel="007A3428">
          <w:rPr>
            <w:rFonts w:ascii="Times New Roman" w:hAnsi="Times New Roman" w:cs="Times New Roman"/>
          </w:rPr>
          <w:delText xml:space="preserve">shuffled </w:delText>
        </w:r>
        <w:r w:rsidR="002D36AA" w:rsidRPr="00EF2146" w:rsidDel="007A3428">
          <w:rPr>
            <w:rFonts w:ascii="Times New Roman" w:hAnsi="Times New Roman" w:cs="Times New Roman"/>
          </w:rPr>
          <w:delText>data</w:delText>
        </w:r>
      </w:del>
      <w:ins w:id="369" w:author="Hannah Suzanne Wirtshafter" w:date="2026-05-11T16:16:00Z">
        <w:r w:rsidR="007A3428" w:rsidRPr="00EF2146">
          <w:rPr>
            <w:rFonts w:ascii="Times New Roman" w:hAnsi="Times New Roman" w:cs="Times New Roman"/>
          </w:rPr>
          <w:t>shuffled controls</w:t>
        </w:r>
      </w:ins>
      <w:r w:rsidR="002D36AA" w:rsidRPr="00EF2146">
        <w:rPr>
          <w:rFonts w:ascii="Times New Roman" w:hAnsi="Times New Roman" w:cs="Times New Roman"/>
        </w:rPr>
        <w:t xml:space="preserve"> </w:t>
      </w:r>
      <w:r w:rsidRPr="00EF2146">
        <w:rPr>
          <w:rFonts w:ascii="Times New Roman" w:hAnsi="Times New Roman" w:cs="Times New Roman"/>
        </w:rPr>
        <w:t xml:space="preserve">(all </w:t>
      </w:r>
      <w:del w:id="370" w:author="Hannah Suzanne Wirtshafter" w:date="2026-05-11T16:18:00Z">
        <w:r w:rsidRPr="00EF2146" w:rsidDel="008230EF">
          <w:rPr>
            <w:rFonts w:ascii="Times New Roman" w:hAnsi="Times New Roman" w:cs="Times New Roman"/>
          </w:rPr>
          <w:delText>double</w:delText>
        </w:r>
      </w:del>
      <w:ins w:id="371" w:author="Hannah Suzanne Wirtshafter" w:date="2026-05-11T16:18:00Z">
        <w:r w:rsidR="008230EF" w:rsidRPr="00EF2146">
          <w:rPr>
            <w:rFonts w:ascii="Times New Roman" w:hAnsi="Times New Roman" w:cs="Times New Roman"/>
          </w:rPr>
          <w:t>two</w:t>
        </w:r>
      </w:ins>
      <w:r w:rsidRPr="00EF2146">
        <w:rPr>
          <w:rFonts w:ascii="Times New Roman" w:hAnsi="Times New Roman" w:cs="Times New Roman"/>
        </w:rPr>
        <w:t>-sided t-tests: Rat 1: t(998) = 10.4, p = 2.6 × 10</w:t>
      </w:r>
      <w:r w:rsidRPr="00EF2146">
        <w:rPr>
          <w:rFonts w:ascii="Times New Roman" w:hAnsi="Times New Roman" w:cs="Times New Roman"/>
          <w:vertAlign w:val="superscript"/>
        </w:rPr>
        <w:t>-24</w:t>
      </w:r>
      <w:r w:rsidRPr="00EF2146">
        <w:rPr>
          <w:rFonts w:ascii="Times New Roman" w:hAnsi="Times New Roman" w:cs="Times New Roman"/>
        </w:rPr>
        <w:t>; Rat 2: t(998) = 2.7, p = 7.6 × 10</w:t>
      </w:r>
      <w:r w:rsidRPr="00DF26AB">
        <w:rPr>
          <w:rFonts w:ascii="Times New Roman" w:hAnsi="Times New Roman" w:cs="Times New Roman"/>
          <w:vertAlign w:val="superscript"/>
        </w:rPr>
        <w:t>-3</w:t>
      </w:r>
      <w:r w:rsidRPr="00DF26AB">
        <w:rPr>
          <w:rFonts w:ascii="Times New Roman" w:hAnsi="Times New Roman" w:cs="Times New Roman"/>
        </w:rPr>
        <w:t xml:space="preserve">; Rat 3: t(998) = 75.3, p = 0; Rat 4: t(998) = 63.7, p = 0; Rat 5: t(998) = 106.3, p = 0). Error bars represent </w:t>
      </w:r>
      <w:r w:rsidR="003F5447" w:rsidRPr="00DF26AB">
        <w:rPr>
          <w:rFonts w:ascii="Times New Roman" w:hAnsi="Times New Roman" w:cs="Times New Roman"/>
        </w:rPr>
        <w:t xml:space="preserve">SEM; </w:t>
      </w:r>
      <w:r w:rsidRPr="00DF26AB">
        <w:rPr>
          <w:rFonts w:ascii="Times New Roman" w:hAnsi="Times New Roman" w:cs="Times New Roman"/>
        </w:rPr>
        <w:t>*p &lt; 10</w:t>
      </w:r>
      <w:r w:rsidRPr="00706043">
        <w:rPr>
          <w:rFonts w:ascii="Times New Roman" w:hAnsi="Times New Roman" w:cs="Times New Roman"/>
          <w:vertAlign w:val="superscript"/>
        </w:rPr>
        <w:t>-3</w:t>
      </w:r>
      <w:r w:rsidRPr="009D3A66">
        <w:rPr>
          <w:rFonts w:ascii="Times New Roman" w:hAnsi="Times New Roman" w:cs="Times New Roman"/>
        </w:rPr>
        <w:t>, ***p &lt; 10</w:t>
      </w:r>
      <w:r w:rsidRPr="009D3A66">
        <w:rPr>
          <w:rFonts w:ascii="Times New Roman" w:hAnsi="Times New Roman" w:cs="Times New Roman"/>
          <w:vertAlign w:val="superscript"/>
        </w:rPr>
        <w:t>-10</w:t>
      </w:r>
      <w:r w:rsidRPr="009D3A66">
        <w:rPr>
          <w:rFonts w:ascii="Times New Roman" w:hAnsi="Times New Roman" w:cs="Times New Roman"/>
        </w:rPr>
        <w:t>.</w:t>
      </w:r>
    </w:p>
    <w:p w14:paraId="026D41C8" w14:textId="77777777" w:rsidR="001B76CC" w:rsidRPr="00382378" w:rsidRDefault="001B76CC" w:rsidP="00857234">
      <w:pPr>
        <w:pStyle w:val="ListParagraph"/>
        <w:numPr>
          <w:ilvl w:val="0"/>
          <w:numId w:val="19"/>
        </w:numPr>
        <w:rPr>
          <w:ins w:id="372" w:author="Hannah Suzanne Wirtshafter" w:date="2026-05-11T16:11:00Z"/>
          <w:rFonts w:ascii="Times New Roman" w:hAnsi="Times New Roman" w:cs="Times New Roman"/>
          <w:b/>
        </w:rPr>
      </w:pPr>
    </w:p>
    <w:p w14:paraId="218B13DD" w14:textId="5AE13A5D" w:rsidR="001B76CC" w:rsidRPr="00AF551E" w:rsidRDefault="001B76CC">
      <w:pPr>
        <w:pStyle w:val="ListParagraph"/>
        <w:numPr>
          <w:ilvl w:val="0"/>
          <w:numId w:val="19"/>
        </w:numPr>
        <w:rPr>
          <w:ins w:id="373" w:author="Hannah Suzanne Wirtshafter" w:date="2026-05-11T16:10:00Z"/>
        </w:rPr>
        <w:pPrChange w:id="374" w:author="Hannah Suzanne Wirtshafter" w:date="2026-05-11T16:11:00Z">
          <w:pPr>
            <w:pStyle w:val="p1"/>
            <w:numPr>
              <w:numId w:val="19"/>
            </w:numPr>
            <w:ind w:left="720" w:hanging="360"/>
          </w:pPr>
        </w:pPrChange>
      </w:pPr>
      <w:ins w:id="375" w:author="Hannah Suzanne Wirtshafter" w:date="2026-05-11T16:10:00Z">
        <w:r w:rsidRPr="00382378">
          <w:rPr>
            <w:rFonts w:ascii="Times New Roman" w:hAnsi="Times New Roman" w:cs="Times New Roman"/>
            <w:rPrChange w:id="376" w:author="Hannah Suzanne Wirtshafter" w:date="2026-05-11T16:49:00Z">
              <w:rPr/>
            </w:rPrChange>
          </w:rPr>
          <w:t xml:space="preserve">The </w:t>
        </w:r>
        <w:proofErr w:type="spellStart"/>
        <w:r w:rsidRPr="00382378">
          <w:rPr>
            <w:rFonts w:ascii="Times New Roman" w:hAnsi="Times New Roman" w:cs="Times New Roman"/>
            <w:rPrChange w:id="377" w:author="Hannah Suzanne Wirtshafter" w:date="2026-05-11T16:49:00Z">
              <w:rPr/>
            </w:rPrChange>
          </w:rPr>
          <w:t>tEBC</w:t>
        </w:r>
        <w:proofErr w:type="spellEnd"/>
        <w:r w:rsidRPr="00382378">
          <w:rPr>
            <w:rFonts w:ascii="Times New Roman" w:hAnsi="Times New Roman" w:cs="Times New Roman"/>
            <w:rPrChange w:id="378" w:author="Hannah Suzanne Wirtshafter" w:date="2026-05-11T16:49:00Z">
              <w:rPr/>
            </w:rPrChange>
          </w:rPr>
          <w:t xml:space="preserve"> task was divided into two epochs (CSUS2): a CS/trace period (blue) and a US/post-US period (red). Each point represents neural population activity at a single time point projected into the learned latent space. Top row: CEBRA models trained on session A(n) data. Left three panels: models trained using neurons shared between sessions A(n) and A(n−1). Right three panels: models trained using neurons shared between sessions A(n) and </w:t>
        </w:r>
        <w:proofErr w:type="gramStart"/>
        <w:r w:rsidRPr="00382378">
          <w:rPr>
            <w:rFonts w:ascii="Times New Roman" w:hAnsi="Times New Roman" w:cs="Times New Roman"/>
            <w:rPrChange w:id="379" w:author="Hannah Suzanne Wirtshafter" w:date="2026-05-11T16:49:00Z">
              <w:rPr/>
            </w:rPrChange>
          </w:rPr>
          <w:t>B(</w:t>
        </w:r>
        <w:proofErr w:type="gramEnd"/>
        <w:r w:rsidRPr="00382378">
          <w:rPr>
            <w:rFonts w:ascii="Times New Roman" w:hAnsi="Times New Roman" w:cs="Times New Roman"/>
            <w:rPrChange w:id="380" w:author="Hannah Suzanne Wirtshafter" w:date="2026-05-11T16:49:00Z">
              <w:rPr/>
            </w:rPrChange>
          </w:rPr>
          <w:t xml:space="preserve">1). In each set, the first panel shows the training data from A(n), the second panel shows held-out A(n) data (25%), and the third panel shows data from the other session (A(n−1) or </w:t>
        </w:r>
        <w:proofErr w:type="gramStart"/>
        <w:r w:rsidRPr="00382378">
          <w:rPr>
            <w:rFonts w:ascii="Times New Roman" w:hAnsi="Times New Roman" w:cs="Times New Roman"/>
            <w:rPrChange w:id="381" w:author="Hannah Suzanne Wirtshafter" w:date="2026-05-11T16:49:00Z">
              <w:rPr/>
            </w:rPrChange>
          </w:rPr>
          <w:t>B(</w:t>
        </w:r>
        <w:proofErr w:type="gramEnd"/>
        <w:r w:rsidRPr="00382378">
          <w:rPr>
            <w:rFonts w:ascii="Times New Roman" w:hAnsi="Times New Roman" w:cs="Times New Roman"/>
            <w:rPrChange w:id="382" w:author="Hannah Suzanne Wirtshafter" w:date="2026-05-11T16:49:00Z">
              <w:rPr/>
            </w:rPrChange>
          </w:rPr>
          <w:t xml:space="preserve">1)). </w:t>
        </w:r>
      </w:ins>
      <w:ins w:id="383" w:author="Hannah Suzanne Wirtshafter" w:date="2026-05-11T16:16:00Z">
        <w:r w:rsidR="007A3428" w:rsidRPr="00382378">
          <w:rPr>
            <w:rFonts w:ascii="Times New Roman" w:hAnsi="Times New Roman" w:cs="Times New Roman"/>
            <w:rPrChange w:id="384" w:author="Hannah Suzanne Wirtshafter" w:date="2026-05-11T16:49:00Z">
              <w:rPr/>
            </w:rPrChange>
          </w:rPr>
          <w:t>S</w:t>
        </w:r>
      </w:ins>
      <w:ins w:id="385" w:author="Hannah Suzanne Wirtshafter" w:date="2026-05-11T16:10:00Z">
        <w:r w:rsidRPr="00382378">
          <w:rPr>
            <w:rFonts w:ascii="Times New Roman" w:hAnsi="Times New Roman" w:cs="Times New Roman"/>
            <w:rPrChange w:id="386" w:author="Hannah Suzanne Wirtshafter" w:date="2026-05-11T16:49:00Z">
              <w:rPr/>
            </w:rPrChange>
          </w:rPr>
          <w:t>eparation of CSUS2 epochs was preserved across sessions and environments. Bottom row: Same analyses performed after shuffling task labels. Shuffled controls failed to preserve epoch</w:t>
        </w:r>
      </w:ins>
      <w:ins w:id="387" w:author="Hannah Suzanne Wirtshafter" w:date="2026-05-11T16:16:00Z">
        <w:r w:rsidR="007A3428" w:rsidRPr="00382378">
          <w:rPr>
            <w:rFonts w:ascii="Times New Roman" w:hAnsi="Times New Roman" w:cs="Times New Roman"/>
            <w:rPrChange w:id="388" w:author="Hannah Suzanne Wirtshafter" w:date="2026-05-11T16:49:00Z">
              <w:rPr/>
            </w:rPrChange>
          </w:rPr>
          <w:t xml:space="preserve"> separation.</w:t>
        </w:r>
      </w:ins>
      <w:ins w:id="389" w:author="Hannah Suzanne Wirtshafter" w:date="2026-05-11T16:10:00Z">
        <w:r w:rsidRPr="00382378">
          <w:rPr>
            <w:rFonts w:ascii="Times New Roman" w:hAnsi="Times New Roman" w:cs="Times New Roman"/>
            <w:rPrChange w:id="390" w:author="Hannah Suzanne Wirtshafter" w:date="2026-05-11T16:49:00Z">
              <w:rPr/>
            </w:rPrChange>
          </w:rPr>
          <w:t xml:space="preserve"> Decoding performance for models trained on A(n) significantly exceeded shuffled controls for both A(n−1) and </w:t>
        </w:r>
        <w:proofErr w:type="gramStart"/>
        <w:r w:rsidRPr="00382378">
          <w:rPr>
            <w:rFonts w:ascii="Times New Roman" w:hAnsi="Times New Roman" w:cs="Times New Roman"/>
            <w:rPrChange w:id="391" w:author="Hannah Suzanne Wirtshafter" w:date="2026-05-11T16:49:00Z">
              <w:rPr/>
            </w:rPrChange>
          </w:rPr>
          <w:t>B(</w:t>
        </w:r>
        <w:proofErr w:type="gramEnd"/>
        <w:r w:rsidRPr="00382378">
          <w:rPr>
            <w:rFonts w:ascii="Times New Roman" w:hAnsi="Times New Roman" w:cs="Times New Roman"/>
            <w:rPrChange w:id="392" w:author="Hannah Suzanne Wirtshafter" w:date="2026-05-11T16:49:00Z">
              <w:rPr/>
            </w:rPrChange>
          </w:rPr>
          <w:t>1) (two-sided t-tests: t(998) = 83.5 and 75.3, respectively; both p ≈ 0).</w:t>
        </w:r>
      </w:ins>
    </w:p>
    <w:p w14:paraId="1E078A7C" w14:textId="403E8CE5" w:rsidR="00857234" w:rsidRPr="00382378" w:rsidDel="001B76CC" w:rsidRDefault="00857234">
      <w:pPr>
        <w:pStyle w:val="p1"/>
        <w:numPr>
          <w:ilvl w:val="0"/>
          <w:numId w:val="19"/>
        </w:numPr>
        <w:rPr>
          <w:del w:id="393" w:author="Hannah Suzanne Wirtshafter" w:date="2026-05-11T16:11:00Z"/>
          <w:rPrChange w:id="394" w:author="Hannah Suzanne Wirtshafter" w:date="2026-05-11T16:49:00Z">
            <w:rPr>
              <w:del w:id="395" w:author="Hannah Suzanne Wirtshafter" w:date="2026-05-11T16:11:00Z"/>
              <w:b/>
            </w:rPr>
          </w:rPrChange>
        </w:rPr>
        <w:pPrChange w:id="396" w:author="Hannah Suzanne Wirtshafter" w:date="2026-05-11T16:10:00Z">
          <w:pPr>
            <w:pStyle w:val="ListParagraph"/>
            <w:numPr>
              <w:numId w:val="19"/>
            </w:numPr>
            <w:ind w:hanging="360"/>
          </w:pPr>
        </w:pPrChange>
      </w:pPr>
      <w:del w:id="397" w:author="Hannah Suzanne Wirtshafter" w:date="2026-05-11T16:10:00Z">
        <w:r w:rsidRPr="00735C0E" w:rsidDel="001B76CC">
          <w:delText xml:space="preserve">A CEBRA model trained </w:delText>
        </w:r>
        <w:r w:rsidR="00DF7C37" w:rsidRPr="00735C0E" w:rsidDel="001B76CC">
          <w:delText xml:space="preserve">to </w:delText>
        </w:r>
        <w:r w:rsidR="003F5447" w:rsidRPr="00735C0E" w:rsidDel="001B76CC">
          <w:delText>distinguish CS</w:delText>
        </w:r>
        <w:r w:rsidR="005F33E8" w:rsidRPr="00735C0E" w:rsidDel="001B76CC">
          <w:delText xml:space="preserve"> </w:delText>
        </w:r>
        <w:r w:rsidR="00DF7C37" w:rsidRPr="00735C0E" w:rsidDel="001B76CC">
          <w:delText xml:space="preserve">from </w:delText>
        </w:r>
        <w:r w:rsidRPr="00735C0E" w:rsidDel="001B76CC">
          <w:delText>US periods, divid</w:delText>
        </w:r>
        <w:r w:rsidR="005C7CD2" w:rsidRPr="00735C0E" w:rsidDel="001B76CC">
          <w:delText xml:space="preserve">ing the tEBC task </w:delText>
        </w:r>
        <w:r w:rsidRPr="00735C0E" w:rsidDel="001B76CC">
          <w:delText xml:space="preserve">into two time bins (data from Rat 4). </w:delText>
        </w:r>
      </w:del>
      <w:del w:id="398" w:author="Hannah Suzanne Wirtshafter" w:date="2026-05-11T16:11:00Z">
        <w:r w:rsidR="00662288" w:rsidRPr="00735C0E" w:rsidDel="001B76CC">
          <w:delText xml:space="preserve">Top </w:delText>
        </w:r>
        <w:r w:rsidR="003F5447" w:rsidRPr="00735C0E" w:rsidDel="001B76CC">
          <w:delText>r</w:delText>
        </w:r>
        <w:r w:rsidR="00662288" w:rsidRPr="00735C0E" w:rsidDel="001B76CC">
          <w:delText xml:space="preserve">ow - </w:delText>
        </w:r>
        <w:r w:rsidRPr="00735C0E" w:rsidDel="001B76CC">
          <w:delText>For the first three graphs</w:delText>
        </w:r>
        <w:r w:rsidR="00662288" w:rsidRPr="00735C0E" w:rsidDel="001B76CC">
          <w:delText xml:space="preserve"> from the left</w:delText>
        </w:r>
        <w:r w:rsidRPr="00735C0E" w:rsidDel="001B76CC">
          <w:delText xml:space="preserve">, the model was trained using position and calcium trace data from </w:delText>
        </w:r>
        <w:r w:rsidR="00845A12" w:rsidRPr="00735C0E" w:rsidDel="001B76CC">
          <w:delText xml:space="preserve">session </w:delText>
        </w:r>
        <w:r w:rsidRPr="00735C0E" w:rsidDel="001B76CC">
          <w:delText>A(n), using cells present in both</w:delText>
        </w:r>
        <w:r w:rsidR="00662288" w:rsidRPr="00BF082C" w:rsidDel="001B76CC">
          <w:delText xml:space="preserve"> </w:delText>
        </w:r>
        <w:r w:rsidR="00845A12" w:rsidRPr="00D33664" w:rsidDel="001B76CC">
          <w:delText xml:space="preserve">sessions </w:delText>
        </w:r>
        <w:r w:rsidRPr="00316302" w:rsidDel="001B76CC">
          <w:delText xml:space="preserve">A(n) and A(n-1). First graph: The trained model applied to training data from session A(n). Second graph: The </w:delText>
        </w:r>
        <w:r w:rsidR="00662288" w:rsidRPr="00316302" w:rsidDel="001B76CC">
          <w:delText xml:space="preserve">trained </w:delText>
        </w:r>
        <w:r w:rsidRPr="00316302" w:rsidDel="001B76CC">
          <w:delText>model applied to held-out data (25%) fro</w:delText>
        </w:r>
        <w:r w:rsidR="00662288" w:rsidRPr="00316302" w:rsidDel="001B76CC">
          <w:delText>m</w:delText>
        </w:r>
        <w:r w:rsidRPr="00316302" w:rsidDel="001B76CC">
          <w:delText xml:space="preserve"> </w:delText>
        </w:r>
        <w:r w:rsidR="00662288" w:rsidRPr="00316302" w:rsidDel="001B76CC">
          <w:delText xml:space="preserve">both periods in </w:delText>
        </w:r>
        <w:r w:rsidR="00845A12" w:rsidRPr="00316302" w:rsidDel="001B76CC">
          <w:delText xml:space="preserve">session </w:delText>
        </w:r>
        <w:r w:rsidRPr="00EF2146" w:rsidDel="001B76CC">
          <w:delText xml:space="preserve">A(n). Third graph: The </w:delText>
        </w:r>
        <w:r w:rsidR="00662288" w:rsidRPr="00EF2146" w:rsidDel="001B76CC">
          <w:delText xml:space="preserve">trained </w:delText>
        </w:r>
        <w:r w:rsidRPr="00EF2146" w:rsidDel="001B76CC">
          <w:delText xml:space="preserve">model applied to </w:delText>
        </w:r>
        <w:r w:rsidR="00662288" w:rsidRPr="00EF2146" w:rsidDel="001B76CC">
          <w:delText xml:space="preserve">data from </w:delText>
        </w:r>
        <w:r w:rsidR="00845A12" w:rsidRPr="00EF2146" w:rsidDel="001B76CC">
          <w:delText xml:space="preserve">session </w:delText>
        </w:r>
        <w:r w:rsidRPr="00EF2146" w:rsidDel="001B76CC">
          <w:delText>A(n-1). For the last three graphs</w:delText>
        </w:r>
        <w:r w:rsidR="00662288" w:rsidRPr="00EF2146" w:rsidDel="001B76CC">
          <w:delText xml:space="preserve"> on this row</w:delText>
        </w:r>
        <w:r w:rsidRPr="00EF2146" w:rsidDel="001B76CC">
          <w:delText xml:space="preserve">, the model was trained using position and calcium trace data from </w:delText>
        </w:r>
        <w:r w:rsidR="00845A12" w:rsidRPr="00EF2146" w:rsidDel="001B76CC">
          <w:delText xml:space="preserve">session </w:delText>
        </w:r>
        <w:r w:rsidRPr="00EF2146" w:rsidDel="001B76CC">
          <w:delText xml:space="preserve">A(n), using cells present in both </w:delText>
        </w:r>
        <w:r w:rsidR="00845A12" w:rsidRPr="00EF2146" w:rsidDel="001B76CC">
          <w:delText xml:space="preserve">sessions </w:delText>
        </w:r>
        <w:r w:rsidRPr="00EF2146" w:rsidDel="001B76CC">
          <w:delText xml:space="preserve">A(n) and B(1). Fourth graph: The trained model applied to training data from session A(n). Fifth graph: The </w:delText>
        </w:r>
        <w:r w:rsidR="00662288" w:rsidRPr="00EF2146" w:rsidDel="001B76CC">
          <w:delText xml:space="preserve">trained </w:delText>
        </w:r>
        <w:r w:rsidRPr="00EF2146" w:rsidDel="001B76CC">
          <w:delText xml:space="preserve">model applied to held-out data (25%) from </w:delText>
        </w:r>
        <w:r w:rsidR="00662288" w:rsidRPr="00EF2146" w:rsidDel="001B76CC">
          <w:delText xml:space="preserve">both periods in </w:delText>
        </w:r>
        <w:r w:rsidR="00C279E3" w:rsidRPr="00EF2146" w:rsidDel="001B76CC">
          <w:delText xml:space="preserve">session </w:delText>
        </w:r>
        <w:r w:rsidRPr="00EF2146" w:rsidDel="001B76CC">
          <w:delText xml:space="preserve">A(n). Sixth graph: The </w:delText>
        </w:r>
        <w:r w:rsidR="00662288" w:rsidRPr="00EF2146" w:rsidDel="001B76CC">
          <w:delText xml:space="preserve">trained </w:delText>
        </w:r>
        <w:r w:rsidRPr="00EF2146" w:rsidDel="001B76CC">
          <w:delText xml:space="preserve">model applied to </w:delText>
        </w:r>
        <w:r w:rsidR="00662288" w:rsidRPr="00EF2146" w:rsidDel="001B76CC">
          <w:delText xml:space="preserve">data from </w:delText>
        </w:r>
        <w:r w:rsidR="00C279E3" w:rsidRPr="00EF2146" w:rsidDel="001B76CC">
          <w:delText xml:space="preserve">session </w:delText>
        </w:r>
        <w:r w:rsidRPr="00EF2146" w:rsidDel="001B76CC">
          <w:delText>B(1). Bottom row</w:delText>
        </w:r>
        <w:r w:rsidR="00662288" w:rsidRPr="00EF2146" w:rsidDel="001B76CC">
          <w:delText xml:space="preserve"> -</w:delText>
        </w:r>
        <w:r w:rsidRPr="00EF2146" w:rsidDel="001B76CC">
          <w:delText xml:space="preserve"> </w:delText>
        </w:r>
        <w:r w:rsidR="00C279E3" w:rsidRPr="00EF2146" w:rsidDel="001B76CC">
          <w:delText>A</w:delText>
        </w:r>
        <w:r w:rsidR="00662288" w:rsidRPr="00D71C28" w:rsidDel="001B76CC">
          <w:delText xml:space="preserve">s </w:delText>
        </w:r>
        <w:r w:rsidR="003F5447" w:rsidRPr="00D71C28" w:rsidDel="001B76CC">
          <w:delText>t</w:delText>
        </w:r>
        <w:r w:rsidR="00662288" w:rsidRPr="00D71C28" w:rsidDel="001B76CC">
          <w:delText xml:space="preserve">op </w:delText>
        </w:r>
        <w:r w:rsidR="003F5447" w:rsidRPr="00D71C28" w:rsidDel="001B76CC">
          <w:delText>r</w:delText>
        </w:r>
        <w:r w:rsidR="00662288" w:rsidRPr="00D71C28" w:rsidDel="001B76CC">
          <w:delText xml:space="preserve">ow, except that the model is now </w:delText>
        </w:r>
        <w:r w:rsidRPr="00D71C28" w:rsidDel="001B76CC">
          <w:delText xml:space="preserve">trained on shuffled data. The model trained on data from session A(n) significantly outperformed the model trained on shuffled data </w:delText>
        </w:r>
        <w:r w:rsidR="002D36AA" w:rsidRPr="00D71C28" w:rsidDel="001B76CC">
          <w:delText xml:space="preserve">when </w:delText>
        </w:r>
        <w:r w:rsidRPr="00D71C28" w:rsidDel="001B76CC">
          <w:delText xml:space="preserve">decoding </w:delText>
        </w:r>
        <w:r w:rsidR="00B71749" w:rsidRPr="00D71C28" w:rsidDel="001B76CC">
          <w:delText xml:space="preserve">data from both </w:delText>
        </w:r>
        <w:r w:rsidR="00C279E3" w:rsidRPr="00D71C28" w:rsidDel="001B76CC">
          <w:delText xml:space="preserve">session </w:delText>
        </w:r>
        <w:r w:rsidRPr="00D71C28" w:rsidDel="001B76CC">
          <w:delText>A(n-1) and</w:delText>
        </w:r>
        <w:r w:rsidR="00C279E3" w:rsidRPr="00D71C28" w:rsidDel="001B76CC">
          <w:delText xml:space="preserve"> session</w:delText>
        </w:r>
        <w:r w:rsidR="00B71749" w:rsidRPr="00D71C28" w:rsidDel="001B76CC">
          <w:delText xml:space="preserve"> </w:delText>
        </w:r>
        <w:r w:rsidRPr="00D71C28" w:rsidDel="001B76CC">
          <w:delText>B(1) (</w:delText>
        </w:r>
      </w:del>
      <w:del w:id="399" w:author="Hannah Suzanne Wirtshafter" w:date="2026-05-11T16:03:00Z">
        <w:r w:rsidRPr="00D71C28" w:rsidDel="000D1399">
          <w:delText>double</w:delText>
        </w:r>
      </w:del>
      <w:del w:id="400" w:author="Hannah Suzanne Wirtshafter" w:date="2026-05-11T16:11:00Z">
        <w:r w:rsidRPr="00DF26AB" w:rsidDel="001B76CC">
          <w:delText>-sided t-tests, t(998) = 83.5, p = 0, and t(998) = 75.3, p = 0, respectively).</w:delText>
        </w:r>
      </w:del>
    </w:p>
    <w:p w14:paraId="22588473" w14:textId="6323DCF6" w:rsidR="00857234" w:rsidRPr="00382378" w:rsidRDefault="00857234">
      <w:pPr>
        <w:pStyle w:val="ListParagraph"/>
        <w:numPr>
          <w:ilvl w:val="0"/>
          <w:numId w:val="19"/>
        </w:numPr>
        <w:rPr>
          <w:rFonts w:ascii="Times New Roman" w:hAnsi="Times New Roman" w:cs="Times New Roman"/>
          <w:rPrChange w:id="401" w:author="Hannah Suzanne Wirtshafter" w:date="2026-05-11T16:49:00Z">
            <w:rPr>
              <w:b/>
            </w:rPr>
          </w:rPrChange>
        </w:rPr>
      </w:pPr>
      <w:r w:rsidRPr="00382378">
        <w:rPr>
          <w:rFonts w:ascii="Times New Roman" w:hAnsi="Times New Roman" w:cs="Times New Roman"/>
        </w:rPr>
        <w:t xml:space="preserve">A CEBRA model trained on data from environment A to </w:t>
      </w:r>
      <w:ins w:id="402" w:author="Hannah Suzanne Wirtshafter" w:date="2026-05-11T16:17:00Z">
        <w:r w:rsidR="007A3428" w:rsidRPr="00382378">
          <w:rPr>
            <w:rFonts w:ascii="Times New Roman" w:hAnsi="Times New Roman" w:cs="Times New Roman"/>
            <w:rPrChange w:id="403" w:author="Hannah Suzanne Wirtshafter" w:date="2026-05-11T16:49:00Z">
              <w:rPr/>
            </w:rPrChange>
          </w:rPr>
          <w:t>decode fine temporal structure within the conditioning period, divided into five sequential time bins</w:t>
        </w:r>
      </w:ins>
      <w:del w:id="404" w:author="Hannah Suzanne Wirtshafter" w:date="2026-05-11T16:17:00Z">
        <w:r w:rsidRPr="00382378" w:rsidDel="007A3428">
          <w:rPr>
            <w:rFonts w:ascii="Times New Roman" w:hAnsi="Times New Roman" w:cs="Times New Roman"/>
            <w:rPrChange w:id="405" w:author="Hannah Suzanne Wirtshafter" w:date="2026-05-11T16:49:00Z">
              <w:rPr/>
            </w:rPrChange>
          </w:rPr>
          <w:delText xml:space="preserve">decode temporal order within the CS, trace, and US periods split into five </w:delText>
        </w:r>
        <w:r w:rsidR="00C279E3" w:rsidRPr="00382378" w:rsidDel="007A3428">
          <w:rPr>
            <w:rFonts w:ascii="Times New Roman" w:hAnsi="Times New Roman" w:cs="Times New Roman"/>
            <w:rPrChange w:id="406" w:author="Hannah Suzanne Wirtshafter" w:date="2026-05-11T16:49:00Z">
              <w:rPr/>
            </w:rPrChange>
          </w:rPr>
          <w:delText>time bins</w:delText>
        </w:r>
      </w:del>
      <w:r w:rsidRPr="00382378">
        <w:rPr>
          <w:rFonts w:ascii="Times New Roman" w:hAnsi="Times New Roman" w:cs="Times New Roman"/>
          <w:rPrChange w:id="407" w:author="Hannah Suzanne Wirtshafter" w:date="2026-05-11T16:49:00Z">
            <w:rPr/>
          </w:rPrChange>
        </w:rPr>
        <w:t xml:space="preserve">, applied to session </w:t>
      </w:r>
      <w:r w:rsidR="005C7CD2" w:rsidRPr="00382378">
        <w:rPr>
          <w:rFonts w:ascii="Times New Roman" w:hAnsi="Times New Roman" w:cs="Times New Roman"/>
          <w:rPrChange w:id="408" w:author="Hannah Suzanne Wirtshafter" w:date="2026-05-11T16:49:00Z">
            <w:rPr/>
          </w:rPrChange>
        </w:rPr>
        <w:t xml:space="preserve">A(n-1) </w:t>
      </w:r>
      <w:r w:rsidRPr="00382378">
        <w:rPr>
          <w:rFonts w:ascii="Times New Roman" w:hAnsi="Times New Roman" w:cs="Times New Roman"/>
          <w:rPrChange w:id="409" w:author="Hannah Suzanne Wirtshafter" w:date="2026-05-11T16:49:00Z">
            <w:rPr/>
          </w:rPrChange>
        </w:rPr>
        <w:t>in environment A</w:t>
      </w:r>
      <w:r w:rsidR="005C7CD2" w:rsidRPr="00382378">
        <w:rPr>
          <w:rFonts w:ascii="Times New Roman" w:hAnsi="Times New Roman" w:cs="Times New Roman"/>
          <w:rPrChange w:id="410" w:author="Hannah Suzanne Wirtshafter" w:date="2026-05-11T16:49:00Z">
            <w:rPr/>
          </w:rPrChange>
        </w:rPr>
        <w:t xml:space="preserve">. </w:t>
      </w:r>
      <w:r w:rsidRPr="00382378">
        <w:rPr>
          <w:rFonts w:ascii="Times New Roman" w:hAnsi="Times New Roman" w:cs="Times New Roman"/>
          <w:rPrChange w:id="411" w:author="Hannah Suzanne Wirtshafter" w:date="2026-05-11T16:49:00Z">
            <w:rPr/>
          </w:rPrChange>
        </w:rPr>
        <w:t xml:space="preserve">The model significantly outperformed </w:t>
      </w:r>
      <w:del w:id="412" w:author="Hannah Suzanne Wirtshafter" w:date="2026-05-11T16:18:00Z">
        <w:r w:rsidRPr="00382378" w:rsidDel="008230EF">
          <w:rPr>
            <w:rFonts w:ascii="Times New Roman" w:hAnsi="Times New Roman" w:cs="Times New Roman"/>
            <w:rPrChange w:id="413" w:author="Hannah Suzanne Wirtshafter" w:date="2026-05-11T16:49:00Z">
              <w:rPr/>
            </w:rPrChange>
          </w:rPr>
          <w:delText xml:space="preserve">chance </w:delText>
        </w:r>
      </w:del>
      <w:ins w:id="414" w:author="Hannah Suzanne Wirtshafter" w:date="2026-05-11T16:18:00Z">
        <w:r w:rsidR="008230EF" w:rsidRPr="00382378">
          <w:rPr>
            <w:rFonts w:ascii="Times New Roman" w:hAnsi="Times New Roman" w:cs="Times New Roman"/>
            <w:rPrChange w:id="415" w:author="Hannah Suzanne Wirtshafter" w:date="2026-05-11T16:49:00Z">
              <w:rPr/>
            </w:rPrChange>
          </w:rPr>
          <w:t xml:space="preserve">shuffled controls </w:t>
        </w:r>
      </w:ins>
      <w:r w:rsidRPr="00382378">
        <w:rPr>
          <w:rFonts w:ascii="Times New Roman" w:hAnsi="Times New Roman" w:cs="Times New Roman"/>
          <w:rPrChange w:id="416" w:author="Hannah Suzanne Wirtshafter" w:date="2026-05-11T16:49:00Z">
            <w:rPr/>
          </w:rPrChange>
        </w:rPr>
        <w:t>(all double-sided t-tests for accuracy: Rat 1: t(998) = 41.5, p = 3.3 × 10</w:t>
      </w:r>
      <w:r w:rsidRPr="00382378">
        <w:rPr>
          <w:rFonts w:ascii="Times New Roman" w:hAnsi="Times New Roman" w:cs="Times New Roman"/>
          <w:vertAlign w:val="superscript"/>
          <w:rPrChange w:id="417" w:author="Hannah Suzanne Wirtshafter" w:date="2026-05-11T16:49:00Z">
            <w:rPr>
              <w:vertAlign w:val="superscript"/>
            </w:rPr>
          </w:rPrChange>
        </w:rPr>
        <w:t>-220</w:t>
      </w:r>
      <w:r w:rsidRPr="00382378">
        <w:rPr>
          <w:rFonts w:ascii="Times New Roman" w:hAnsi="Times New Roman" w:cs="Times New Roman"/>
          <w:rPrChange w:id="418" w:author="Hannah Suzanne Wirtshafter" w:date="2026-05-11T16:49:00Z">
            <w:rPr/>
          </w:rPrChange>
        </w:rPr>
        <w:t>; Rat 2: t(998) = 28.7, p = 7.8 × 10</w:t>
      </w:r>
      <w:r w:rsidRPr="00382378">
        <w:rPr>
          <w:rFonts w:ascii="Times New Roman" w:hAnsi="Times New Roman" w:cs="Times New Roman"/>
          <w:vertAlign w:val="superscript"/>
          <w:rPrChange w:id="419" w:author="Hannah Suzanne Wirtshafter" w:date="2026-05-11T16:49:00Z">
            <w:rPr>
              <w:vertAlign w:val="superscript"/>
            </w:rPr>
          </w:rPrChange>
        </w:rPr>
        <w:t>-133</w:t>
      </w:r>
      <w:r w:rsidRPr="00382378">
        <w:rPr>
          <w:rFonts w:ascii="Times New Roman" w:hAnsi="Times New Roman" w:cs="Times New Roman"/>
          <w:rPrChange w:id="420" w:author="Hannah Suzanne Wirtshafter" w:date="2026-05-11T16:49:00Z">
            <w:rPr/>
          </w:rPrChange>
        </w:rPr>
        <w:t xml:space="preserve">; Rat 3: t(998) = 122.6, p = 0; Rat 4: t(998) = 118.5, p = 0; Rat 5: t(998) = 62.6, p = 0). Bars indicate </w:t>
      </w:r>
      <w:r w:rsidR="00C279E3" w:rsidRPr="00382378">
        <w:rPr>
          <w:rFonts w:ascii="Times New Roman" w:hAnsi="Times New Roman" w:cs="Times New Roman"/>
          <w:rPrChange w:id="421" w:author="Hannah Suzanne Wirtshafter" w:date="2026-05-11T16:49:00Z">
            <w:rPr/>
          </w:rPrChange>
        </w:rPr>
        <w:t>SEM</w:t>
      </w:r>
      <w:r w:rsidRPr="00382378">
        <w:rPr>
          <w:rFonts w:ascii="Times New Roman" w:hAnsi="Times New Roman" w:cs="Times New Roman"/>
          <w:rPrChange w:id="422" w:author="Hannah Suzanne Wirtshafter" w:date="2026-05-11T16:49:00Z">
            <w:rPr/>
          </w:rPrChange>
        </w:rPr>
        <w:t>; significance denoted as ***p &lt; 10</w:t>
      </w:r>
      <w:r w:rsidRPr="00382378">
        <w:rPr>
          <w:rFonts w:ascii="Times New Roman" w:hAnsi="Times New Roman" w:cs="Times New Roman"/>
          <w:vertAlign w:val="superscript"/>
          <w:rPrChange w:id="423" w:author="Hannah Suzanne Wirtshafter" w:date="2026-05-11T16:49:00Z">
            <w:rPr>
              <w:vertAlign w:val="superscript"/>
            </w:rPr>
          </w:rPrChange>
        </w:rPr>
        <w:t>-10</w:t>
      </w:r>
      <w:r w:rsidRPr="00382378">
        <w:rPr>
          <w:rFonts w:ascii="Times New Roman" w:hAnsi="Times New Roman" w:cs="Times New Roman"/>
          <w:rPrChange w:id="424" w:author="Hannah Suzanne Wirtshafter" w:date="2026-05-11T16:49:00Z">
            <w:rPr/>
          </w:rPrChange>
        </w:rPr>
        <w:t>.</w:t>
      </w:r>
    </w:p>
    <w:p w14:paraId="38DDFB9B" w14:textId="0C8DA0A2" w:rsidR="00857234" w:rsidRPr="007D4986" w:rsidRDefault="00857234" w:rsidP="00857234">
      <w:pPr>
        <w:pStyle w:val="ListParagraph"/>
        <w:numPr>
          <w:ilvl w:val="0"/>
          <w:numId w:val="19"/>
        </w:numPr>
        <w:rPr>
          <w:rFonts w:ascii="Times New Roman" w:hAnsi="Times New Roman" w:cs="Times New Roman"/>
          <w:b/>
        </w:rPr>
      </w:pPr>
      <w:r w:rsidRPr="00382378">
        <w:rPr>
          <w:rFonts w:ascii="Times New Roman" w:hAnsi="Times New Roman" w:cs="Times New Roman"/>
        </w:rPr>
        <w:t xml:space="preserve">The same five models from panel d were now applied to </w:t>
      </w:r>
      <w:r w:rsidR="00695982" w:rsidRPr="008336E1">
        <w:rPr>
          <w:rFonts w:ascii="Times New Roman" w:hAnsi="Times New Roman" w:cs="Times New Roman"/>
        </w:rPr>
        <w:t xml:space="preserve">data from session </w:t>
      </w:r>
      <w:r w:rsidRPr="008336E1">
        <w:rPr>
          <w:rFonts w:ascii="Times New Roman" w:hAnsi="Times New Roman" w:cs="Times New Roman"/>
        </w:rPr>
        <w:t>B</w:t>
      </w:r>
      <w:r w:rsidR="00695982" w:rsidRPr="00AC70DF">
        <w:rPr>
          <w:rFonts w:ascii="Times New Roman" w:hAnsi="Times New Roman" w:cs="Times New Roman"/>
        </w:rPr>
        <w:t>(1)</w:t>
      </w:r>
      <w:r w:rsidR="00C279E3" w:rsidRPr="00B57DE1">
        <w:rPr>
          <w:rFonts w:ascii="Times New Roman" w:hAnsi="Times New Roman" w:cs="Times New Roman"/>
        </w:rPr>
        <w:t xml:space="preserve">; these models </w:t>
      </w:r>
      <w:r w:rsidRPr="00B57DE1">
        <w:rPr>
          <w:rFonts w:ascii="Times New Roman" w:hAnsi="Times New Roman" w:cs="Times New Roman"/>
        </w:rPr>
        <w:t xml:space="preserve">outperformed </w:t>
      </w:r>
      <w:del w:id="425" w:author="Hannah Suzanne Wirtshafter" w:date="2026-05-11T16:18:00Z">
        <w:r w:rsidRPr="00DC5BC0" w:rsidDel="008230EF">
          <w:rPr>
            <w:rFonts w:ascii="Times New Roman" w:hAnsi="Times New Roman" w:cs="Times New Roman"/>
          </w:rPr>
          <w:delText>models trained on shuffled data</w:delText>
        </w:r>
      </w:del>
      <w:ins w:id="426" w:author="Hannah Suzanne Wirtshafter" w:date="2026-05-11T16:18:00Z">
        <w:r w:rsidR="008230EF" w:rsidRPr="00DC5BC0">
          <w:rPr>
            <w:rFonts w:ascii="Times New Roman" w:hAnsi="Times New Roman" w:cs="Times New Roman"/>
          </w:rPr>
          <w:t>shuffled controls</w:t>
        </w:r>
      </w:ins>
      <w:r w:rsidRPr="00DC5BC0">
        <w:rPr>
          <w:rFonts w:ascii="Times New Roman" w:hAnsi="Times New Roman" w:cs="Times New Roman"/>
        </w:rPr>
        <w:t xml:space="preserve"> in decoding the temporal aspects of the CS/US periods, indicating that fine</w:t>
      </w:r>
      <w:ins w:id="427" w:author="Hannah Suzanne Wirtshafter" w:date="2026-05-11T16:18:00Z">
        <w:r w:rsidR="008230EF" w:rsidRPr="00DC5BC0">
          <w:rPr>
            <w:rFonts w:ascii="Times New Roman" w:hAnsi="Times New Roman" w:cs="Times New Roman"/>
          </w:rPr>
          <w:t xml:space="preserve"> </w:t>
        </w:r>
      </w:ins>
      <w:del w:id="428" w:author="Hannah Suzanne Wirtshafter" w:date="2026-05-11T16:18:00Z">
        <w:r w:rsidRPr="00DC5BC0" w:rsidDel="008230EF">
          <w:rPr>
            <w:rFonts w:ascii="Times New Roman" w:hAnsi="Times New Roman" w:cs="Times New Roman"/>
          </w:rPr>
          <w:delText xml:space="preserve">-grained </w:delText>
        </w:r>
      </w:del>
      <w:r w:rsidRPr="00DC5BC0">
        <w:rPr>
          <w:rFonts w:ascii="Times New Roman" w:hAnsi="Times New Roman" w:cs="Times New Roman"/>
        </w:rPr>
        <w:t xml:space="preserve">temporal </w:t>
      </w:r>
      <w:del w:id="429" w:author="Hannah Suzanne Wirtshafter" w:date="2026-05-11T16:18:00Z">
        <w:r w:rsidRPr="00DC5BC0" w:rsidDel="008230EF">
          <w:rPr>
            <w:rFonts w:ascii="Times New Roman" w:hAnsi="Times New Roman" w:cs="Times New Roman"/>
          </w:rPr>
          <w:delText xml:space="preserve">encoding </w:delText>
        </w:r>
      </w:del>
      <w:ins w:id="430" w:author="Hannah Suzanne Wirtshafter" w:date="2026-05-11T16:18:00Z">
        <w:r w:rsidR="008230EF" w:rsidRPr="00DC5BC0">
          <w:rPr>
            <w:rFonts w:ascii="Times New Roman" w:hAnsi="Times New Roman" w:cs="Times New Roman"/>
          </w:rPr>
          <w:t xml:space="preserve">task structure generalized across </w:t>
        </w:r>
      </w:ins>
      <w:del w:id="431" w:author="Hannah Suzanne Wirtshafter" w:date="2026-05-11T16:18:00Z">
        <w:r w:rsidRPr="00DC5BC0" w:rsidDel="008230EF">
          <w:rPr>
            <w:rFonts w:ascii="Times New Roman" w:hAnsi="Times New Roman" w:cs="Times New Roman"/>
          </w:rPr>
          <w:delText xml:space="preserve">is stable across </w:delText>
        </w:r>
      </w:del>
      <w:r w:rsidRPr="00DC5BC0">
        <w:rPr>
          <w:rFonts w:ascii="Times New Roman" w:hAnsi="Times New Roman" w:cs="Times New Roman"/>
        </w:rPr>
        <w:t xml:space="preserve">environments (all </w:t>
      </w:r>
      <w:del w:id="432" w:author="Hannah Suzanne Wirtshafter" w:date="2026-05-11T16:18:00Z">
        <w:r w:rsidRPr="00DC5BC0" w:rsidDel="008230EF">
          <w:rPr>
            <w:rFonts w:ascii="Times New Roman" w:hAnsi="Times New Roman" w:cs="Times New Roman"/>
          </w:rPr>
          <w:delText>double</w:delText>
        </w:r>
      </w:del>
      <w:ins w:id="433" w:author="Hannah Suzanne Wirtshafter" w:date="2026-05-11T16:18:00Z">
        <w:r w:rsidR="008230EF" w:rsidRPr="00DC5BC0">
          <w:rPr>
            <w:rFonts w:ascii="Times New Roman" w:hAnsi="Times New Roman" w:cs="Times New Roman"/>
          </w:rPr>
          <w:t>two</w:t>
        </w:r>
      </w:ins>
      <w:r w:rsidRPr="00DC5BC0">
        <w:rPr>
          <w:rFonts w:ascii="Times New Roman" w:hAnsi="Times New Roman" w:cs="Times New Roman"/>
        </w:rPr>
        <w:t>-sided t-tests for accuracy: Rat 1: t(998) = 55.1, p = 4.9 × 10</w:t>
      </w:r>
      <w:r w:rsidRPr="00DC5BC0">
        <w:rPr>
          <w:rFonts w:ascii="Times New Roman" w:hAnsi="Times New Roman" w:cs="Times New Roman"/>
          <w:vertAlign w:val="superscript"/>
        </w:rPr>
        <w:t>-305</w:t>
      </w:r>
      <w:r w:rsidRPr="00DC5BC0">
        <w:rPr>
          <w:rFonts w:ascii="Times New Roman" w:hAnsi="Times New Roman" w:cs="Times New Roman"/>
        </w:rPr>
        <w:t>; Rat 2: t(998) = 9.3, p = 1.1 × 10</w:t>
      </w:r>
      <w:r w:rsidRPr="007D4986">
        <w:rPr>
          <w:rFonts w:ascii="Times New Roman" w:hAnsi="Times New Roman" w:cs="Times New Roman"/>
          <w:vertAlign w:val="superscript"/>
        </w:rPr>
        <w:t>-19</w:t>
      </w:r>
      <w:r w:rsidRPr="007D4986">
        <w:rPr>
          <w:rFonts w:ascii="Times New Roman" w:hAnsi="Times New Roman" w:cs="Times New Roman"/>
        </w:rPr>
        <w:t xml:space="preserve">; Rat 3: t(998) = 71.4, p = 0; Rat 4: t(998) = 62.6, p = 0; Rat 5: t(998) = 106.2, p = 0). Bars indicate </w:t>
      </w:r>
      <w:r w:rsidR="00C279E3" w:rsidRPr="007D4986">
        <w:rPr>
          <w:rFonts w:ascii="Times New Roman" w:hAnsi="Times New Roman" w:cs="Times New Roman"/>
        </w:rPr>
        <w:t>SEM</w:t>
      </w:r>
      <w:r w:rsidRPr="007D4986">
        <w:rPr>
          <w:rFonts w:ascii="Times New Roman" w:hAnsi="Times New Roman" w:cs="Times New Roman"/>
        </w:rPr>
        <w:t>; significance denoted as ***p &lt; 10</w:t>
      </w:r>
      <w:r w:rsidRPr="007D4986">
        <w:rPr>
          <w:rFonts w:ascii="Times New Roman" w:hAnsi="Times New Roman" w:cs="Times New Roman"/>
          <w:vertAlign w:val="superscript"/>
        </w:rPr>
        <w:t>-10</w:t>
      </w:r>
      <w:r w:rsidRPr="007D4986">
        <w:rPr>
          <w:rFonts w:ascii="Times New Roman" w:hAnsi="Times New Roman" w:cs="Times New Roman"/>
        </w:rPr>
        <w:t>.</w:t>
      </w:r>
    </w:p>
    <w:p w14:paraId="6EDFE35A" w14:textId="2C375090" w:rsidR="001B76CC" w:rsidRPr="00382378" w:rsidRDefault="001B76CC" w:rsidP="001B76CC">
      <w:pPr>
        <w:pStyle w:val="ListParagraph"/>
        <w:numPr>
          <w:ilvl w:val="0"/>
          <w:numId w:val="19"/>
        </w:numPr>
        <w:rPr>
          <w:ins w:id="434" w:author="Hannah Suzanne Wirtshafter" w:date="2026-05-11T16:12:00Z"/>
          <w:rFonts w:ascii="Times New Roman" w:hAnsi="Times New Roman" w:cs="Times New Roman"/>
          <w:rPrChange w:id="435" w:author="Hannah Suzanne Wirtshafter" w:date="2026-05-11T16:49:00Z">
            <w:rPr>
              <w:ins w:id="436" w:author="Hannah Suzanne Wirtshafter" w:date="2026-05-11T16:12:00Z"/>
            </w:rPr>
          </w:rPrChange>
        </w:rPr>
      </w:pPr>
      <w:ins w:id="437" w:author="Hannah Suzanne Wirtshafter" w:date="2026-05-11T16:12:00Z">
        <w:r w:rsidRPr="00382378">
          <w:rPr>
            <w:rFonts w:ascii="Times New Roman" w:hAnsi="Times New Roman" w:cs="Times New Roman"/>
            <w:bCs/>
            <w:rPrChange w:id="438" w:author="Hannah Suzanne Wirtshafter" w:date="2026-05-11T16:49:00Z">
              <w:rPr>
                <w:b/>
                <w:bCs/>
              </w:rPr>
            </w:rPrChange>
          </w:rPr>
          <w:t>Cross-environment decoding of fine temporal task structure using CEBRA embeddings (CSUS5 example, Rat 3).</w:t>
        </w:r>
      </w:ins>
      <w:ins w:id="439" w:author="Hannah Suzanne Wirtshafter" w:date="2026-05-11T16:13:00Z">
        <w:r w:rsidRPr="00382378">
          <w:rPr>
            <w:rFonts w:ascii="Times New Roman" w:hAnsi="Times New Roman" w:cs="Times New Roman"/>
            <w:rPrChange w:id="440" w:author="Hannah Suzanne Wirtshafter" w:date="2026-05-11T16:49:00Z">
              <w:rPr/>
            </w:rPrChange>
          </w:rPr>
          <w:t xml:space="preserve"> </w:t>
        </w:r>
      </w:ins>
      <w:ins w:id="441" w:author="Hannah Suzanne Wirtshafter" w:date="2026-05-11T16:12:00Z">
        <w:r w:rsidRPr="00382378">
          <w:rPr>
            <w:rFonts w:ascii="Times New Roman" w:hAnsi="Times New Roman" w:cs="Times New Roman"/>
            <w:rPrChange w:id="442" w:author="Hannah Suzanne Wirtshafter" w:date="2026-05-11T16:49:00Z">
              <w:rPr/>
            </w:rPrChange>
          </w:rPr>
          <w:t>The conditioning period was divided into five sequential temporal epochs (CSUS5): one CS epoch (red), two trace epochs (yellow, green), and two epochs spanning the US and post-US period</w:t>
        </w:r>
      </w:ins>
      <w:ins w:id="443" w:author="Hannah Suzanne Wirtshafter" w:date="2026-05-11T16:19:00Z">
        <w:r w:rsidR="008230EF" w:rsidRPr="00382378">
          <w:rPr>
            <w:rFonts w:ascii="Times New Roman" w:hAnsi="Times New Roman" w:cs="Times New Roman"/>
            <w:rPrChange w:id="444" w:author="Hannah Suzanne Wirtshafter" w:date="2026-05-11T16:49:00Z">
              <w:rPr/>
            </w:rPrChange>
          </w:rPr>
          <w:t>s</w:t>
        </w:r>
      </w:ins>
      <w:ins w:id="445" w:author="Hannah Suzanne Wirtshafter" w:date="2026-05-11T16:12:00Z">
        <w:r w:rsidRPr="00382378">
          <w:rPr>
            <w:rFonts w:ascii="Times New Roman" w:hAnsi="Times New Roman" w:cs="Times New Roman"/>
            <w:rPrChange w:id="446" w:author="Hannah Suzanne Wirtshafter" w:date="2026-05-11T16:49:00Z">
              <w:rPr/>
            </w:rPrChange>
          </w:rPr>
          <w:t xml:space="preserve"> (blue, purple). Each point represents neural population activity at a single time point projected into the learned latent space.</w:t>
        </w:r>
      </w:ins>
    </w:p>
    <w:p w14:paraId="205DBFE1" w14:textId="7A90FF13" w:rsidR="001B76CC" w:rsidRPr="00382378" w:rsidRDefault="001B76CC">
      <w:pPr>
        <w:pStyle w:val="ListParagraph"/>
        <w:rPr>
          <w:ins w:id="447" w:author="Hannah Suzanne Wirtshafter" w:date="2026-05-11T16:12:00Z"/>
          <w:rFonts w:ascii="Times New Roman" w:hAnsi="Times New Roman" w:cs="Times New Roman"/>
          <w:rPrChange w:id="448" w:author="Hannah Suzanne Wirtshafter" w:date="2026-05-11T16:49:00Z">
            <w:rPr>
              <w:ins w:id="449" w:author="Hannah Suzanne Wirtshafter" w:date="2026-05-11T16:12:00Z"/>
            </w:rPr>
          </w:rPrChange>
        </w:rPr>
        <w:pPrChange w:id="450" w:author="Hannah Suzanne Wirtshafter" w:date="2026-05-11T16:13:00Z">
          <w:pPr>
            <w:pStyle w:val="ListParagraph"/>
            <w:numPr>
              <w:numId w:val="19"/>
            </w:numPr>
            <w:ind w:hanging="360"/>
          </w:pPr>
        </w:pPrChange>
      </w:pPr>
      <w:ins w:id="451" w:author="Hannah Suzanne Wirtshafter" w:date="2026-05-11T16:12:00Z">
        <w:r w:rsidRPr="00382378">
          <w:rPr>
            <w:rFonts w:ascii="Times New Roman" w:hAnsi="Times New Roman" w:cs="Times New Roman"/>
            <w:rPrChange w:id="452" w:author="Hannah Suzanne Wirtshafter" w:date="2026-05-11T16:49:00Z">
              <w:rPr/>
            </w:rPrChange>
          </w:rPr>
          <w:t xml:space="preserve">Top row: CEBRA models trained on session A(n) data and applied to held-out A(n) data, A(n−1), or </w:t>
        </w:r>
        <w:proofErr w:type="gramStart"/>
        <w:r w:rsidRPr="00382378">
          <w:rPr>
            <w:rFonts w:ascii="Times New Roman" w:hAnsi="Times New Roman" w:cs="Times New Roman"/>
            <w:rPrChange w:id="453" w:author="Hannah Suzanne Wirtshafter" w:date="2026-05-11T16:49:00Z">
              <w:rPr/>
            </w:rPrChange>
          </w:rPr>
          <w:t>B(</w:t>
        </w:r>
        <w:proofErr w:type="gramEnd"/>
        <w:r w:rsidRPr="00382378">
          <w:rPr>
            <w:rFonts w:ascii="Times New Roman" w:hAnsi="Times New Roman" w:cs="Times New Roman"/>
            <w:rPrChange w:id="454" w:author="Hannah Suzanne Wirtshafter" w:date="2026-05-11T16:49:00Z">
              <w:rPr/>
            </w:rPrChange>
          </w:rPr>
          <w:t xml:space="preserve">1). Left three panels show models trained using neurons shared between A(n) and A(n−1); right three panels show models trained using neurons shared between A(n) and </w:t>
        </w:r>
        <w:proofErr w:type="gramStart"/>
        <w:r w:rsidRPr="00382378">
          <w:rPr>
            <w:rFonts w:ascii="Times New Roman" w:hAnsi="Times New Roman" w:cs="Times New Roman"/>
            <w:rPrChange w:id="455" w:author="Hannah Suzanne Wirtshafter" w:date="2026-05-11T16:49:00Z">
              <w:rPr/>
            </w:rPrChange>
          </w:rPr>
          <w:t>B(</w:t>
        </w:r>
        <w:proofErr w:type="gramEnd"/>
        <w:r w:rsidRPr="00382378">
          <w:rPr>
            <w:rFonts w:ascii="Times New Roman" w:hAnsi="Times New Roman" w:cs="Times New Roman"/>
            <w:rPrChange w:id="456" w:author="Hannah Suzanne Wirtshafter" w:date="2026-05-11T16:49:00Z">
              <w:rPr/>
            </w:rPrChange>
          </w:rPr>
          <w:t xml:space="preserve">1). </w:t>
        </w:r>
      </w:ins>
      <w:ins w:id="457" w:author="Hannah Suzanne Wirtshafter" w:date="2026-05-11T16:19:00Z">
        <w:r w:rsidR="008230EF" w:rsidRPr="00382378">
          <w:rPr>
            <w:rFonts w:ascii="Times New Roman" w:hAnsi="Times New Roman" w:cs="Times New Roman"/>
            <w:rPrChange w:id="458" w:author="Hannah Suzanne Wirtshafter" w:date="2026-05-11T16:49:00Z">
              <w:rPr/>
            </w:rPrChange>
          </w:rPr>
          <w:t>T</w:t>
        </w:r>
      </w:ins>
      <w:ins w:id="459" w:author="Hannah Suzanne Wirtshafter" w:date="2026-05-11T16:12:00Z">
        <w:r w:rsidRPr="00382378">
          <w:rPr>
            <w:rFonts w:ascii="Times New Roman" w:hAnsi="Times New Roman" w:cs="Times New Roman"/>
            <w:rPrChange w:id="460" w:author="Hannah Suzanne Wirtshafter" w:date="2026-05-11T16:49:00Z">
              <w:rPr/>
            </w:rPrChange>
          </w:rPr>
          <w:t>emporal structure was preserved across sessions and environments.</w:t>
        </w:r>
      </w:ins>
      <w:ins w:id="461" w:author="Hannah Suzanne Wirtshafter" w:date="2026-05-11T16:13:00Z">
        <w:r w:rsidRPr="00382378">
          <w:rPr>
            <w:rFonts w:ascii="Times New Roman" w:hAnsi="Times New Roman" w:cs="Times New Roman"/>
            <w:rPrChange w:id="462" w:author="Hannah Suzanne Wirtshafter" w:date="2026-05-11T16:49:00Z">
              <w:rPr/>
            </w:rPrChange>
          </w:rPr>
          <w:t xml:space="preserve"> </w:t>
        </w:r>
      </w:ins>
      <w:ins w:id="463" w:author="Hannah Suzanne Wirtshafter" w:date="2026-05-11T16:12:00Z">
        <w:r w:rsidRPr="00382378">
          <w:rPr>
            <w:rFonts w:ascii="Times New Roman" w:hAnsi="Times New Roman" w:cs="Times New Roman"/>
            <w:rPrChange w:id="464" w:author="Hannah Suzanne Wirtshafter" w:date="2026-05-11T16:49:00Z">
              <w:rPr/>
            </w:rPrChange>
          </w:rPr>
          <w:t xml:space="preserve">Bottom row: Same analyses performed after shuffling task labels. Models trained on true task labels significantly outperformed shuffled controls when decoding both A(n−1) and </w:t>
        </w:r>
        <w:proofErr w:type="gramStart"/>
        <w:r w:rsidRPr="00382378">
          <w:rPr>
            <w:rFonts w:ascii="Times New Roman" w:hAnsi="Times New Roman" w:cs="Times New Roman"/>
            <w:rPrChange w:id="465" w:author="Hannah Suzanne Wirtshafter" w:date="2026-05-11T16:49:00Z">
              <w:rPr/>
            </w:rPrChange>
          </w:rPr>
          <w:t>B(</w:t>
        </w:r>
        <w:proofErr w:type="gramEnd"/>
        <w:r w:rsidRPr="00382378">
          <w:rPr>
            <w:rFonts w:ascii="Times New Roman" w:hAnsi="Times New Roman" w:cs="Times New Roman"/>
            <w:rPrChange w:id="466" w:author="Hannah Suzanne Wirtshafter" w:date="2026-05-11T16:49:00Z">
              <w:rPr/>
            </w:rPrChange>
          </w:rPr>
          <w:t>1) (two-sided t-tests: t(998) = 88.9 and 71.4, respectively; both p ≈ 0).</w:t>
        </w:r>
      </w:ins>
    </w:p>
    <w:p w14:paraId="370A3C41" w14:textId="618A0EF0" w:rsidR="00857234" w:rsidRPr="00DC5BC0" w:rsidDel="001B76CC" w:rsidRDefault="00857234" w:rsidP="00857234">
      <w:pPr>
        <w:pStyle w:val="ListParagraph"/>
        <w:numPr>
          <w:ilvl w:val="0"/>
          <w:numId w:val="19"/>
        </w:numPr>
        <w:rPr>
          <w:del w:id="467" w:author="Hannah Suzanne Wirtshafter" w:date="2026-05-11T16:12:00Z"/>
          <w:rFonts w:ascii="Times New Roman" w:hAnsi="Times New Roman" w:cs="Times New Roman"/>
          <w:b/>
        </w:rPr>
      </w:pPr>
      <w:del w:id="468" w:author="Hannah Suzanne Wirtshafter" w:date="2026-05-11T16:12:00Z">
        <w:r w:rsidRPr="00382378" w:rsidDel="001B76CC">
          <w:rPr>
            <w:rFonts w:ascii="Times New Roman" w:hAnsi="Times New Roman" w:cs="Times New Roman"/>
          </w:rPr>
          <w:delText xml:space="preserve">Same analysis as in panel c, but for a CEBRA model trained on </w:delText>
        </w:r>
        <w:r w:rsidR="005C7CD2" w:rsidRPr="008336E1" w:rsidDel="001B76CC">
          <w:rPr>
            <w:rFonts w:ascii="Times New Roman" w:hAnsi="Times New Roman" w:cs="Times New Roman"/>
          </w:rPr>
          <w:delText xml:space="preserve">the </w:delText>
        </w:r>
        <w:r w:rsidRPr="008336E1" w:rsidDel="001B76CC">
          <w:rPr>
            <w:rFonts w:ascii="Times New Roman" w:hAnsi="Times New Roman" w:cs="Times New Roman"/>
          </w:rPr>
          <w:delText xml:space="preserve">CS/US period split into five time bins. Top: The five divisions of the conditioning period are shown. Data from Rat 3 show that the model trained on </w:delText>
        </w:r>
        <w:r w:rsidR="005C7CD2" w:rsidRPr="00AC70DF" w:rsidDel="001B76CC">
          <w:rPr>
            <w:rFonts w:ascii="Times New Roman" w:hAnsi="Times New Roman" w:cs="Times New Roman"/>
          </w:rPr>
          <w:delText xml:space="preserve">data from </w:delText>
        </w:r>
        <w:r w:rsidRPr="00B57DE1" w:rsidDel="001B76CC">
          <w:rPr>
            <w:rFonts w:ascii="Times New Roman" w:hAnsi="Times New Roman" w:cs="Times New Roman"/>
          </w:rPr>
          <w:delText>session A(n) outperformed models trained on shuffled data when decoding both session A(n</w:delText>
        </w:r>
        <w:r w:rsidRPr="00DC5BC0" w:rsidDel="001B76CC">
          <w:rPr>
            <w:rFonts w:ascii="Times New Roman" w:hAnsi="Times New Roman" w:cs="Times New Roman"/>
          </w:rPr>
          <w:delText>-1) and session B(1) (double-sided t-tests, t(998) = 88.9, p = 0, and t(998) = 71.4, p = 0, respectively).</w:delText>
        </w:r>
      </w:del>
    </w:p>
    <w:p w14:paraId="1EB66660" w14:textId="77DDE26C" w:rsidR="00857234" w:rsidRPr="007D4986" w:rsidRDefault="00857234" w:rsidP="00857234">
      <w:pPr>
        <w:pStyle w:val="ListParagraph"/>
        <w:numPr>
          <w:ilvl w:val="0"/>
          <w:numId w:val="19"/>
        </w:numPr>
        <w:rPr>
          <w:rFonts w:ascii="Times New Roman" w:hAnsi="Times New Roman" w:cs="Times New Roman"/>
          <w:b/>
        </w:rPr>
      </w:pPr>
      <w:commentRangeStart w:id="469"/>
      <w:r w:rsidRPr="00DC5BC0">
        <w:rPr>
          <w:rFonts w:ascii="Times New Roman" w:hAnsi="Times New Roman" w:cs="Times New Roman"/>
        </w:rPr>
        <w:t>Confusion matrices</w:t>
      </w:r>
      <w:ins w:id="470" w:author="Hannah Suzanne Wirtshafter" w:date="2026-05-07T15:06:00Z">
        <w:r w:rsidR="00C70AAD" w:rsidRPr="00DC5BC0">
          <w:rPr>
            <w:rFonts w:ascii="Times New Roman" w:hAnsi="Times New Roman" w:cs="Times New Roman"/>
          </w:rPr>
          <w:t xml:space="preserve"> (see </w:t>
        </w:r>
      </w:ins>
      <w:ins w:id="471" w:author="Hannah Suzanne Wirtshafter" w:date="2026-05-11T16:19:00Z">
        <w:r w:rsidR="008230EF" w:rsidRPr="00DC5BC0">
          <w:rPr>
            <w:rFonts w:ascii="Times New Roman" w:hAnsi="Times New Roman" w:cs="Times New Roman"/>
          </w:rPr>
          <w:t>M</w:t>
        </w:r>
      </w:ins>
      <w:ins w:id="472" w:author="Hannah Suzanne Wirtshafter" w:date="2026-05-07T15:06:00Z">
        <w:r w:rsidR="00C70AAD" w:rsidRPr="00DC5BC0">
          <w:rPr>
            <w:rFonts w:ascii="Times New Roman" w:hAnsi="Times New Roman" w:cs="Times New Roman"/>
          </w:rPr>
          <w:t>ethods)</w:t>
        </w:r>
      </w:ins>
      <w:r w:rsidRPr="00DC5BC0">
        <w:rPr>
          <w:rFonts w:ascii="Times New Roman" w:hAnsi="Times New Roman" w:cs="Times New Roman"/>
        </w:rPr>
        <w:t xml:space="preserve"> </w:t>
      </w:r>
      <w:commentRangeEnd w:id="469"/>
      <w:r w:rsidR="00915F73" w:rsidRPr="00382378">
        <w:rPr>
          <w:rStyle w:val="CommentReference"/>
          <w:rFonts w:ascii="Times New Roman" w:hAnsi="Times New Roman" w:cs="Times New Roman"/>
          <w:sz w:val="24"/>
          <w:szCs w:val="24"/>
        </w:rPr>
        <w:commentReference w:id="469"/>
      </w:r>
      <w:r w:rsidR="00695982" w:rsidRPr="00382378">
        <w:rPr>
          <w:rFonts w:ascii="Times New Roman" w:hAnsi="Times New Roman" w:cs="Times New Roman"/>
        </w:rPr>
        <w:t xml:space="preserve">show the </w:t>
      </w:r>
      <w:r w:rsidRPr="00382378">
        <w:rPr>
          <w:rFonts w:ascii="Times New Roman" w:hAnsi="Times New Roman" w:cs="Times New Roman"/>
        </w:rPr>
        <w:t xml:space="preserve">CEBRA </w:t>
      </w:r>
      <w:r w:rsidR="00695982" w:rsidRPr="008336E1">
        <w:rPr>
          <w:rFonts w:ascii="Times New Roman" w:hAnsi="Times New Roman" w:cs="Times New Roman"/>
        </w:rPr>
        <w:t xml:space="preserve">based </w:t>
      </w:r>
      <w:r w:rsidRPr="008336E1">
        <w:rPr>
          <w:rFonts w:ascii="Times New Roman" w:hAnsi="Times New Roman" w:cs="Times New Roman"/>
        </w:rPr>
        <w:t>decoding of five CS/US time bins, as shown in panel</w:t>
      </w:r>
      <w:r w:rsidRPr="00DC5BC0">
        <w:rPr>
          <w:rFonts w:ascii="Times New Roman" w:hAnsi="Times New Roman" w:cs="Times New Roman"/>
        </w:rPr>
        <w:t xml:space="preserve"> f. Top row: Models trained on data from session A(n). Bottom row: Models trained on shuffled data. Darker </w:t>
      </w:r>
      <w:del w:id="473" w:author="Hannah Suzanne Wirtshafter" w:date="2026-05-11T16:19:00Z">
        <w:r w:rsidRPr="00DC5BC0" w:rsidDel="008230EF">
          <w:rPr>
            <w:rFonts w:ascii="Times New Roman" w:hAnsi="Times New Roman" w:cs="Times New Roman"/>
          </w:rPr>
          <w:delText xml:space="preserve">colors along the </w:delText>
        </w:r>
      </w:del>
      <w:r w:rsidRPr="00DC5BC0">
        <w:rPr>
          <w:rFonts w:ascii="Times New Roman" w:hAnsi="Times New Roman" w:cs="Times New Roman"/>
        </w:rPr>
        <w:t xml:space="preserve">diagonal </w:t>
      </w:r>
      <w:ins w:id="474" w:author="Hannah Suzanne Wirtshafter" w:date="2026-05-11T16:19:00Z">
        <w:r w:rsidR="008230EF" w:rsidRPr="00DC5BC0">
          <w:rPr>
            <w:rFonts w:ascii="Times New Roman" w:hAnsi="Times New Roman" w:cs="Times New Roman"/>
          </w:rPr>
          <w:t xml:space="preserve">values </w:t>
        </w:r>
      </w:ins>
      <w:r w:rsidRPr="00DC5BC0">
        <w:rPr>
          <w:rFonts w:ascii="Times New Roman" w:hAnsi="Times New Roman" w:cs="Times New Roman"/>
        </w:rPr>
        <w:t xml:space="preserve">indicate higher </w:t>
      </w:r>
      <w:del w:id="475" w:author="Hannah Suzanne Wirtshafter" w:date="2026-05-11T16:19:00Z">
        <w:r w:rsidRPr="00DC5BC0" w:rsidDel="008230EF">
          <w:rPr>
            <w:rFonts w:ascii="Times New Roman" w:hAnsi="Times New Roman" w:cs="Times New Roman"/>
          </w:rPr>
          <w:delText xml:space="preserve">model </w:delText>
        </w:r>
      </w:del>
      <w:ins w:id="476" w:author="Hannah Suzanne Wirtshafter" w:date="2026-05-11T16:19:00Z">
        <w:r w:rsidR="008230EF" w:rsidRPr="00DC5BC0">
          <w:rPr>
            <w:rFonts w:ascii="Times New Roman" w:hAnsi="Times New Roman" w:cs="Times New Roman"/>
          </w:rPr>
          <w:t xml:space="preserve">decoding </w:t>
        </w:r>
      </w:ins>
      <w:r w:rsidRPr="007D4986">
        <w:rPr>
          <w:rFonts w:ascii="Times New Roman" w:hAnsi="Times New Roman" w:cs="Times New Roman"/>
        </w:rPr>
        <w:t>accuracy.</w:t>
      </w:r>
    </w:p>
    <w:p w14:paraId="568245C5" w14:textId="082B7C67" w:rsidR="00857234" w:rsidRPr="00D33664" w:rsidRDefault="00857234" w:rsidP="00857234">
      <w:pPr>
        <w:pStyle w:val="ListParagraph"/>
        <w:numPr>
          <w:ilvl w:val="0"/>
          <w:numId w:val="19"/>
        </w:numPr>
        <w:rPr>
          <w:rFonts w:ascii="Times New Roman" w:hAnsi="Times New Roman" w:cs="Times New Roman"/>
          <w:b/>
        </w:rPr>
      </w:pPr>
      <w:r w:rsidRPr="007D4986">
        <w:rPr>
          <w:rFonts w:ascii="Times New Roman" w:hAnsi="Times New Roman" w:cs="Times New Roman"/>
        </w:rPr>
        <w:t xml:space="preserve">Model accuracy for decoding sessions A(n-1) and </w:t>
      </w:r>
      <w:proofErr w:type="gramStart"/>
      <w:r w:rsidRPr="007D4986">
        <w:rPr>
          <w:rFonts w:ascii="Times New Roman" w:hAnsi="Times New Roman" w:cs="Times New Roman"/>
        </w:rPr>
        <w:t>B(</w:t>
      </w:r>
      <w:proofErr w:type="gramEnd"/>
      <w:r w:rsidRPr="007D4986">
        <w:rPr>
          <w:rFonts w:ascii="Times New Roman" w:hAnsi="Times New Roman" w:cs="Times New Roman"/>
        </w:rPr>
        <w:t>1) using a model trained on data from session A(n) with CSUS2 and CS</w:t>
      </w:r>
      <w:r w:rsidRPr="00735C0E">
        <w:rPr>
          <w:rFonts w:ascii="Times New Roman" w:hAnsi="Times New Roman" w:cs="Times New Roman"/>
        </w:rPr>
        <w:t xml:space="preserve">US5 divisions. For both CSUS2 and CSUS5, a </w:t>
      </w:r>
      <w:r w:rsidRPr="00735C0E">
        <w:rPr>
          <w:rFonts w:ascii="Times New Roman" w:hAnsi="Times New Roman" w:cs="Times New Roman"/>
        </w:rPr>
        <w:lastRenderedPageBreak/>
        <w:t xml:space="preserve">model trained in </w:t>
      </w:r>
      <w:ins w:id="477" w:author="Sara A Solla" w:date="2026-05-05T15:01:00Z">
        <w:r w:rsidR="005A53D0" w:rsidRPr="00735C0E">
          <w:rPr>
            <w:rFonts w:ascii="Times New Roman" w:hAnsi="Times New Roman" w:cs="Times New Roman"/>
          </w:rPr>
          <w:t xml:space="preserve">data from </w:t>
        </w:r>
      </w:ins>
      <w:r w:rsidRPr="00735C0E">
        <w:rPr>
          <w:rFonts w:ascii="Times New Roman" w:hAnsi="Times New Roman" w:cs="Times New Roman"/>
        </w:rPr>
        <w:t xml:space="preserve">session A(n) decoded session B(1) with accuracy </w:t>
      </w:r>
      <w:del w:id="478" w:author="Hannah Suzanne Wirtshafter" w:date="2026-05-11T16:20:00Z">
        <w:r w:rsidRPr="00735C0E" w:rsidDel="008230EF">
          <w:rPr>
            <w:rFonts w:ascii="Times New Roman" w:hAnsi="Times New Roman" w:cs="Times New Roman"/>
          </w:rPr>
          <w:delText xml:space="preserve">similar </w:delText>
        </w:r>
      </w:del>
      <w:ins w:id="479" w:author="Hannah Suzanne Wirtshafter" w:date="2026-05-11T16:20:00Z">
        <w:r w:rsidR="008230EF" w:rsidRPr="00735C0E">
          <w:rPr>
            <w:rFonts w:ascii="Times New Roman" w:hAnsi="Times New Roman" w:cs="Times New Roman"/>
          </w:rPr>
          <w:t xml:space="preserve">comparable </w:t>
        </w:r>
      </w:ins>
      <w:r w:rsidRPr="00735C0E">
        <w:rPr>
          <w:rFonts w:ascii="Times New Roman" w:hAnsi="Times New Roman" w:cs="Times New Roman"/>
        </w:rPr>
        <w:t xml:space="preserve">to that </w:t>
      </w:r>
      <w:del w:id="480" w:author="Hannah Suzanne Wirtshafter" w:date="2026-05-11T16:20:00Z">
        <w:r w:rsidRPr="00735C0E" w:rsidDel="008230EF">
          <w:rPr>
            <w:rFonts w:ascii="Times New Roman" w:hAnsi="Times New Roman" w:cs="Times New Roman"/>
          </w:rPr>
          <w:delText>achieved when decoding</w:delText>
        </w:r>
      </w:del>
      <w:ins w:id="481" w:author="Hannah Suzanne Wirtshafter" w:date="2026-05-11T16:20:00Z">
        <w:r w:rsidR="008230EF" w:rsidRPr="00735C0E">
          <w:rPr>
            <w:rFonts w:ascii="Times New Roman" w:hAnsi="Times New Roman" w:cs="Times New Roman"/>
          </w:rPr>
          <w:t>for</w:t>
        </w:r>
      </w:ins>
      <w:r w:rsidRPr="00735C0E">
        <w:rPr>
          <w:rFonts w:ascii="Times New Roman" w:hAnsi="Times New Roman" w:cs="Times New Roman"/>
        </w:rPr>
        <w:t xml:space="preserve"> session A(n-1) (CSUS2: double-sided t-test, t(8) = -0.13, p &gt; 0.05; CSUS5: t(8) = 0.32, p &gt; 0.05). Bars represent </w:t>
      </w:r>
      <w:r w:rsidR="00695982" w:rsidRPr="00BF082C">
        <w:rPr>
          <w:rFonts w:ascii="Times New Roman" w:hAnsi="Times New Roman" w:cs="Times New Roman"/>
        </w:rPr>
        <w:t>SEM.</w:t>
      </w:r>
    </w:p>
    <w:p w14:paraId="5EBB68B0" w14:textId="77777777" w:rsidR="00857234" w:rsidRPr="00316302" w:rsidRDefault="00857234" w:rsidP="00857234">
      <w:pPr>
        <w:ind w:firstLine="1440"/>
      </w:pPr>
    </w:p>
    <w:p w14:paraId="20C5CE3A" w14:textId="77777777" w:rsidR="00857234" w:rsidRPr="00316302" w:rsidRDefault="00857234" w:rsidP="00BF2704">
      <w:pPr>
        <w:spacing w:line="480" w:lineRule="auto"/>
      </w:pPr>
    </w:p>
    <w:p w14:paraId="53998307" w14:textId="4D63B4EF" w:rsidR="00DF1942" w:rsidRPr="008336E1" w:rsidRDefault="00CA1DF0" w:rsidP="00DF1942">
      <w:pPr>
        <w:pStyle w:val="p1"/>
        <w:spacing w:line="480" w:lineRule="auto"/>
        <w:rPr>
          <w:ins w:id="482" w:author="Hannah Suzanne Wirtshafter" w:date="2026-05-11T16:25:00Z"/>
          <w:i/>
          <w:iCs/>
        </w:rPr>
      </w:pPr>
      <w:ins w:id="483" w:author="Hannah Suzanne Wirtshafter" w:date="2026-05-08T15:12:00Z">
        <w:r w:rsidRPr="00316302">
          <w:t xml:space="preserve">While the decoding analyses above demonstrate that task-related information generalizes across environments, successful decoding alone does not establish whether the underlying organization of neural states is preserved. </w:t>
        </w:r>
      </w:ins>
      <w:ins w:id="484" w:author="Hannah Suzanne Wirtshafter" w:date="2026-05-11T16:21:00Z">
        <w:r w:rsidR="00B532D3" w:rsidRPr="00316302">
          <w:t>We therefore assessed cross-context similarity at three complementary levels</w:t>
        </w:r>
      </w:ins>
      <w:ins w:id="485" w:author="Hannah Suzanne Wirtshafter" w:date="2026-05-08T15:12:00Z">
        <w:r w:rsidRPr="00EF2146">
          <w:t xml:space="preserve">. </w:t>
        </w:r>
      </w:ins>
      <w:ins w:id="486" w:author="Hannah Suzanne Wirtshafter" w:date="2026-05-11T16:22:00Z">
        <w:r w:rsidR="00B532D3" w:rsidRPr="00EF2146">
          <w:rPr>
            <w:i/>
            <w:iCs/>
          </w:rPr>
          <w:t>Consistency</w:t>
        </w:r>
        <w:r w:rsidR="00B532D3" w:rsidRPr="00382378">
          <w:rPr>
            <w:iCs/>
            <w:rPrChange w:id="487" w:author="Hannah Suzanne Wirtshafter" w:date="2026-05-11T16:49:00Z">
              <w:rPr>
                <w:i/>
                <w:iCs/>
              </w:rPr>
            </w:rPrChange>
          </w:rPr>
          <w:t xml:space="preserve"> refers to the extent to which latent representations learned in one environment support decoding in another</w:t>
        </w:r>
        <w:r w:rsidR="00B532D3" w:rsidRPr="00382378">
          <w:rPr>
            <w:i/>
            <w:iCs/>
          </w:rPr>
          <w:t xml:space="preserve"> </w:t>
        </w:r>
      </w:ins>
      <w:ins w:id="488" w:author="Hannah Suzanne Wirtshafter" w:date="2026-05-08T15:12:00Z">
        <w:r w:rsidRPr="00382378">
          <w:t xml:space="preserve">(shown prior in figure </w:t>
        </w:r>
      </w:ins>
      <w:ins w:id="489" w:author="Hannah Suzanne Wirtshafter" w:date="2026-05-11T16:22:00Z">
        <w:r w:rsidR="00B532D3" w:rsidRPr="008336E1">
          <w:t>2</w:t>
        </w:r>
      </w:ins>
      <w:ins w:id="490" w:author="Hannah Suzanne Wirtshafter" w:date="2026-05-08T15:12:00Z">
        <w:r w:rsidRPr="008336E1">
          <w:t>)</w:t>
        </w:r>
        <w:r w:rsidRPr="00AC70DF">
          <w:t xml:space="preserve">. </w:t>
        </w:r>
        <w:r w:rsidRPr="00B57DE1">
          <w:rPr>
            <w:i/>
            <w:iCs/>
          </w:rPr>
          <w:t>Geometry preservation</w:t>
        </w:r>
        <w:r w:rsidRPr="00DC5BC0">
          <w:t xml:space="preserve"> refers to preservation of the relational structure among task states, measured using correlations between pairwise distance matrices in latent space. Finally, </w:t>
        </w:r>
        <w:proofErr w:type="spellStart"/>
        <w:r w:rsidRPr="007D4986">
          <w:rPr>
            <w:i/>
            <w:iCs/>
          </w:rPr>
          <w:t>alignability</w:t>
        </w:r>
        <w:proofErr w:type="spellEnd"/>
        <w:r w:rsidRPr="007D4986">
          <w:t xml:space="preserve"> refers to how closely task trajectories overlap after transformation using </w:t>
        </w:r>
        <w:commentRangeStart w:id="491"/>
        <w:r w:rsidRPr="007D4986">
          <w:t>Procrustes</w:t>
        </w:r>
      </w:ins>
      <w:ins w:id="492" w:author="Hannah Suzanne Wirtshafter" w:date="2026-05-11T16:23:00Z">
        <w:r w:rsidR="00B532D3" w:rsidRPr="00382378">
          <w:fldChar w:fldCharType="begin"/>
        </w:r>
      </w:ins>
      <w:r w:rsidR="007D4986">
        <w:instrText xml:space="preserve"> ADDIN EN.CITE &lt;EndNote&gt;&lt;Cite&gt;&lt;Author&gt;Schönemann&lt;/Author&gt;&lt;Year&gt;1966&lt;/Year&gt;&lt;RecNum&gt;1835&lt;/RecNum&gt;&lt;DisplayText&gt;&lt;style face="superscript"&gt;26,27&lt;/style&gt;&lt;/DisplayText&gt;&lt;record&gt;&lt;rec-number&gt;1835&lt;/rec-number&gt;&lt;foreign-keys&gt;&lt;key app="EN" db-id="wwx99pvv4axx23ew20rxw9eq2z22xxzes0sv" timestamp="1778188195"&gt;1835&lt;/key&gt;&lt;/foreign-keys&gt;&lt;ref-type name="Journal Article"&gt;17&lt;/ref-type&gt;&lt;contributors&gt;&lt;authors&gt;&lt;author&gt;Schönemann, Peter H&lt;/author&gt;&lt;/authors&gt;&lt;/contributors&gt;&lt;titles&gt;&lt;title&gt;A generalized solution of the orthogonal procrustes problem&lt;/title&gt;&lt;secondary-title&gt;Psychometrika&lt;/secondary-title&gt;&lt;/titles&gt;&lt;periodical&gt;&lt;full-title&gt;Psychometrika&lt;/full-title&gt;&lt;/periodical&gt;&lt;pages&gt;1-10&lt;/pages&gt;&lt;volume&gt;31&lt;/volume&gt;&lt;number&gt;1&lt;/number&gt;&lt;dates&gt;&lt;year&gt;1966&lt;/year&gt;&lt;/dates&gt;&lt;isbn&gt;0033-3123&lt;/isbn&gt;&lt;urls&gt;&lt;/urls&gt;&lt;/record&gt;&lt;/Cite&gt;&lt;Cite&gt;&lt;Author&gt;Virtanen&lt;/Author&gt;&lt;Year&gt;2020&lt;/Year&gt;&lt;RecNum&gt;1836&lt;/RecNum&gt;&lt;record&gt;&lt;rec-number&gt;1836&lt;/rec-number&gt;&lt;foreign-keys&gt;&lt;key app="EN" db-id="wwx99pvv4axx23ew20rxw9eq2z22xxzes0sv" timestamp="1778188270"&gt;1836&lt;/key&gt;&lt;/foreign-keys&gt;&lt;ref-type name="Journal Article"&gt;17&lt;/ref-type&gt;&lt;contributors&gt;&lt;authors&gt;&lt;author&gt;Virtanen, Pauli&lt;/author&gt;&lt;author&gt;Gommers, Ralf&lt;/author&gt;&lt;author&gt;Oliphant, Travis E&lt;/author&gt;&lt;author&gt;Haberland, Matt&lt;/author&gt;&lt;author&gt;Reddy, Tyler&lt;/author&gt;&lt;author&gt;Cournapeau, David&lt;/author&gt;&lt;author&gt;Burovski, Evgeni&lt;/author&gt;&lt;author&gt;Peterson, Pearu&lt;/author&gt;&lt;author&gt;Weckesser, Warren&lt;/author&gt;&lt;author&gt;Bright, Jonathan&lt;/author&gt;&lt;/authors&gt;&lt;/contributors&gt;&lt;titles&gt;&lt;title&gt;Fundamental algorithms for scientific computing in Python&lt;/title&gt;&lt;secondary-title&gt;Nat. Methods&lt;/secondary-title&gt;&lt;/titles&gt;&lt;periodical&gt;&lt;full-title&gt;Nat. Methods&lt;/full-title&gt;&lt;/periodical&gt;&lt;pages&gt;261-272&lt;/pages&gt;&lt;volume&gt;17&lt;/volume&gt;&lt;number&gt;3&lt;/number&gt;&lt;dates&gt;&lt;year&gt;2020&lt;/year&gt;&lt;/dates&gt;&lt;urls&gt;&lt;/urls&gt;&lt;/record&gt;&lt;/Cite&gt;&lt;/EndNote&gt;</w:instrText>
      </w:r>
      <w:ins w:id="493" w:author="Hannah Suzanne Wirtshafter" w:date="2026-05-11T16:23:00Z">
        <w:r w:rsidR="00B532D3" w:rsidRPr="00382378">
          <w:rPr>
            <w:rPrChange w:id="494" w:author="Hannah Suzanne Wirtshafter" w:date="2026-05-11T16:49:00Z">
              <w:rPr/>
            </w:rPrChange>
          </w:rPr>
          <w:fldChar w:fldCharType="separate"/>
        </w:r>
      </w:ins>
      <w:r w:rsidR="007D4986" w:rsidRPr="007D4986">
        <w:rPr>
          <w:noProof/>
          <w:vertAlign w:val="superscript"/>
        </w:rPr>
        <w:t>26,27</w:t>
      </w:r>
      <w:ins w:id="495" w:author="Hannah Suzanne Wirtshafter" w:date="2026-05-11T16:23:00Z">
        <w:r w:rsidR="00B532D3" w:rsidRPr="00382378">
          <w:fldChar w:fldCharType="end"/>
        </w:r>
      </w:ins>
      <w:ins w:id="496" w:author="Hannah Suzanne Wirtshafter" w:date="2026-05-08T15:12:00Z">
        <w:r w:rsidRPr="00382378">
          <w:t xml:space="preserve"> alignment</w:t>
        </w:r>
      </w:ins>
      <w:commentRangeEnd w:id="491"/>
      <w:ins w:id="497" w:author="Hannah Suzanne Wirtshafter" w:date="2026-05-11T16:23:00Z">
        <w:r w:rsidR="00B532D3" w:rsidRPr="00382378">
          <w:rPr>
            <w:rStyle w:val="CommentReference"/>
          </w:rPr>
          <w:commentReference w:id="491"/>
        </w:r>
      </w:ins>
      <w:ins w:id="498" w:author="Hannah Suzanne Wirtshafter" w:date="2026-05-08T15:12:00Z">
        <w:r w:rsidRPr="00382378">
          <w:t>. Together, these analyses distinguish preservation of relational structure from simple similarity of the underlying neural activity patterns.</w:t>
        </w:r>
      </w:ins>
    </w:p>
    <w:p w14:paraId="70E2CE17" w14:textId="00F1B42B" w:rsidR="00DF1942" w:rsidRPr="00382378" w:rsidRDefault="00B80CC8" w:rsidP="00DF1942">
      <w:pPr>
        <w:pStyle w:val="p1"/>
        <w:spacing w:line="480" w:lineRule="auto"/>
        <w:rPr>
          <w:ins w:id="499" w:author="Hannah Suzanne Wirtshafter" w:date="2026-05-11T16:25:00Z"/>
          <w:i/>
          <w:iCs/>
          <w:rPrChange w:id="500" w:author="Hannah Suzanne Wirtshafter" w:date="2026-05-11T16:49:00Z">
            <w:rPr>
              <w:ins w:id="501" w:author="Hannah Suzanne Wirtshafter" w:date="2026-05-11T16:25:00Z"/>
            </w:rPr>
          </w:rPrChange>
        </w:rPr>
      </w:pPr>
      <w:del w:id="502" w:author="Hannah Suzanne Wirtshafter" w:date="2026-05-11T16:20:00Z">
        <w:r w:rsidRPr="008336E1" w:rsidDel="00B532D3">
          <w:delText xml:space="preserve">Finally, </w:delText>
        </w:r>
      </w:del>
      <w:ins w:id="503" w:author="Hannah Suzanne Wirtshafter" w:date="2026-05-11T16:20:00Z">
        <w:r w:rsidR="00B532D3" w:rsidRPr="00AC70DF">
          <w:t>T</w:t>
        </w:r>
      </w:ins>
      <w:del w:id="504" w:author="Hannah Suzanne Wirtshafter" w:date="2026-05-11T16:20:00Z">
        <w:r w:rsidRPr="00B57DE1" w:rsidDel="00B532D3">
          <w:delText>t</w:delText>
        </w:r>
      </w:del>
      <w:r w:rsidRPr="00DC5BC0">
        <w:t xml:space="preserve">o directly </w:t>
      </w:r>
      <w:proofErr w:type="gramStart"/>
      <w:r w:rsidRPr="00DC5BC0">
        <w:t>test</w:t>
      </w:r>
      <w:proofErr w:type="gramEnd"/>
      <w:r w:rsidRPr="00DC5BC0">
        <w:t xml:space="preserve"> whether </w:t>
      </w:r>
      <w:proofErr w:type="spellStart"/>
      <w:r w:rsidR="001666A3" w:rsidRPr="00DC5BC0">
        <w:t>tEBC</w:t>
      </w:r>
      <w:proofErr w:type="spellEnd"/>
      <w:r w:rsidR="001666A3" w:rsidRPr="00DC5BC0">
        <w:t xml:space="preserve"> </w:t>
      </w:r>
      <w:r w:rsidRPr="00DC5BC0">
        <w:t>task representations share a conserved population geometry across environments, we compare</w:t>
      </w:r>
      <w:r w:rsidRPr="007D4986">
        <w:t xml:space="preserve">d the structure of task-related activity </w:t>
      </w:r>
      <w:r w:rsidR="00DB46CB" w:rsidRPr="007D4986">
        <w:t xml:space="preserve">in the </w:t>
      </w:r>
      <w:r w:rsidRPr="007D4986">
        <w:t>CEBRA</w:t>
      </w:r>
      <w:r w:rsidR="00DB46CB" w:rsidRPr="007D4986">
        <w:t xml:space="preserve"> embedding space</w:t>
      </w:r>
      <w:r w:rsidRPr="007D4986">
        <w:t xml:space="preserve">. </w:t>
      </w:r>
      <w:ins w:id="505" w:author="Hannah Suzanne Wirtshafter" w:date="2026-05-11T16:23:00Z">
        <w:r w:rsidR="00DF1942" w:rsidRPr="007D4986">
          <w:t>Task r</w:t>
        </w:r>
      </w:ins>
      <w:del w:id="506" w:author="Hannah Suzanne Wirtshafter" w:date="2026-05-11T16:23:00Z">
        <w:r w:rsidR="00DB46CB" w:rsidRPr="007D4986" w:rsidDel="00DF1942">
          <w:delText>R</w:delText>
        </w:r>
      </w:del>
      <w:r w:rsidR="00DB46CB" w:rsidRPr="00735C0E">
        <w:t xml:space="preserve">epresentations </w:t>
      </w:r>
      <w:del w:id="507" w:author="Hannah Suzanne Wirtshafter" w:date="2026-05-11T16:23:00Z">
        <w:r w:rsidR="00DB46CB" w:rsidRPr="00735C0E" w:rsidDel="00DF1942">
          <w:delText>of</w:delText>
        </w:r>
        <w:r w:rsidRPr="00735C0E" w:rsidDel="00DF1942">
          <w:delText xml:space="preserve"> task epochs </w:delText>
        </w:r>
      </w:del>
      <w:r w:rsidRPr="00735C0E">
        <w:t xml:space="preserve">were highly </w:t>
      </w:r>
      <w:r w:rsidR="00DB46CB" w:rsidRPr="00735C0E">
        <w:t>consist</w:t>
      </w:r>
      <w:r w:rsidR="00915F73" w:rsidRPr="00735C0E">
        <w:t>e</w:t>
      </w:r>
      <w:r w:rsidR="00DB46CB" w:rsidRPr="00735C0E">
        <w:t xml:space="preserve">nt </w:t>
      </w:r>
      <w:r w:rsidRPr="00735C0E">
        <w:t>across environments A and B</w:t>
      </w:r>
      <w:r w:rsidR="00915F73" w:rsidRPr="00735C0E">
        <w:t>,</w:t>
      </w:r>
      <w:r w:rsidRPr="00BF082C">
        <w:t xml:space="preserve"> and significantly </w:t>
      </w:r>
      <w:r w:rsidR="00DB46CB" w:rsidRPr="00D33664">
        <w:t xml:space="preserve">exceeded </w:t>
      </w:r>
      <w:r w:rsidRPr="00316302">
        <w:t>shuffled controls</w:t>
      </w:r>
      <w:r w:rsidR="00DB46CB" w:rsidRPr="00316302">
        <w:t xml:space="preserve"> across multiple embedding dimensions</w:t>
      </w:r>
      <w:r w:rsidRPr="00316302">
        <w:t xml:space="preserve">. </w:t>
      </w:r>
      <w:r w:rsidR="00DB46CB" w:rsidRPr="00316302">
        <w:t xml:space="preserve">This effect was robust when task epochs were divided into both </w:t>
      </w:r>
      <w:proofErr w:type="gramStart"/>
      <w:r w:rsidR="00DB46CB" w:rsidRPr="00316302">
        <w:t>coarse</w:t>
      </w:r>
      <w:proofErr w:type="gramEnd"/>
      <w:r w:rsidR="00DB46CB" w:rsidRPr="00316302">
        <w:t xml:space="preserve"> (CSUS2) and fine (CSUS5) temporal segments (Fig. 3a–d).</w:t>
      </w:r>
      <w:r w:rsidR="009D7884" w:rsidRPr="00316302">
        <w:t xml:space="preserve"> </w:t>
      </w:r>
      <w:ins w:id="508" w:author="Hannah Suzanne Wirtshafter" w:date="2026-05-11T16:24:00Z">
        <w:r w:rsidR="00DF1942" w:rsidRPr="00EF2146">
          <w:t>This effect was observed both across rats and within individual animals (Fig. 3</w:t>
        </w:r>
        <w:proofErr w:type="gramStart"/>
        <w:r w:rsidR="00DF1942" w:rsidRPr="00EF2146">
          <w:t>)</w:t>
        </w:r>
      </w:ins>
      <w:ins w:id="509" w:author="Hannah Suzanne Wirtshafter" w:date="2026-05-07T16:16:00Z">
        <w:r w:rsidR="006F3F00" w:rsidRPr="00DF26AB">
          <w:t>, and</w:t>
        </w:r>
        <w:proofErr w:type="gramEnd"/>
        <w:r w:rsidR="006F3F00" w:rsidRPr="00DF26AB">
          <w:t xml:space="preserve"> was also o</w:t>
        </w:r>
      </w:ins>
      <w:ins w:id="510" w:author="Hannah Suzanne Wirtshafter" w:date="2026-05-07T16:17:00Z">
        <w:r w:rsidR="006F3F00" w:rsidRPr="00DF26AB">
          <w:t>bserved in</w:t>
        </w:r>
      </w:ins>
      <w:ins w:id="511" w:author="Hannah Suzanne Wirtshafter" w:date="2026-05-07T16:16:00Z">
        <w:r w:rsidR="006F3F00" w:rsidRPr="00DF26AB">
          <w:t xml:space="preserve"> data from individual rats: </w:t>
        </w:r>
      </w:ins>
      <w:ins w:id="512" w:author="Hannah Suzanne Wirtshafter" w:date="2026-05-11T16:24:00Z">
        <w:r w:rsidR="00DF1942" w:rsidRPr="00DF26AB">
          <w:t xml:space="preserve">For CSUS2, all five rats showed significantly greater cross-environment consistency than shuffled controls. </w:t>
        </w:r>
      </w:ins>
      <w:ins w:id="513" w:author="Hannah Suzanne Wirtshafter" w:date="2026-05-11T16:25:00Z">
        <w:r w:rsidR="00DF1942" w:rsidRPr="00706043">
          <w:t>This effect remained sig</w:t>
        </w:r>
        <w:r w:rsidR="00DF1942" w:rsidRPr="009D3A66">
          <w:t>nificant across embeddings containing up to 10 latent dimensions.</w:t>
        </w:r>
      </w:ins>
    </w:p>
    <w:p w14:paraId="1798710F" w14:textId="363C0CF4" w:rsidR="00226A87" w:rsidRPr="00382378" w:rsidDel="00DF1942" w:rsidRDefault="00226A87" w:rsidP="00DF1942">
      <w:pPr>
        <w:pStyle w:val="p1"/>
        <w:spacing w:line="480" w:lineRule="auto"/>
        <w:rPr>
          <w:del w:id="514" w:author="Hannah Suzanne Wirtshafter" w:date="2026-05-11T16:25:00Z"/>
        </w:rPr>
      </w:pPr>
    </w:p>
    <w:p w14:paraId="0F4A45E9" w14:textId="1047CF8E" w:rsidR="003F0CFA" w:rsidRPr="00EF2146" w:rsidRDefault="00DB46CB" w:rsidP="006231DA">
      <w:pPr>
        <w:pStyle w:val="p1"/>
        <w:spacing w:line="480" w:lineRule="auto"/>
        <w:rPr>
          <w:ins w:id="515" w:author="Hannah Suzanne Wirtshafter" w:date="2026-05-08T14:51:00Z"/>
        </w:rPr>
      </w:pPr>
      <w:commentRangeStart w:id="516"/>
      <w:commentRangeStart w:id="517"/>
      <w:r w:rsidRPr="00382378">
        <w:t xml:space="preserve">To test whether </w:t>
      </w:r>
      <w:del w:id="518" w:author="Hannah Suzanne Wirtshafter" w:date="2026-05-07T16:02:00Z">
        <w:r w:rsidR="005A53D0" w:rsidRPr="008336E1" w:rsidDel="00371E49">
          <w:delText xml:space="preserve">the temporal </w:delText>
        </w:r>
        <w:r w:rsidRPr="00AC70DF" w:rsidDel="00371E49">
          <w:delText>relationships between</w:delText>
        </w:r>
        <w:r w:rsidR="005A53D0" w:rsidRPr="00B57DE1" w:rsidDel="00371E49">
          <w:delText xml:space="preserve"> neural </w:delText>
        </w:r>
        <w:r w:rsidRPr="00DC5BC0" w:rsidDel="00371E49">
          <w:delText xml:space="preserve">states </w:delText>
        </w:r>
        <w:r w:rsidR="005A53D0" w:rsidRPr="00DC5BC0" w:rsidDel="00371E49">
          <w:delText xml:space="preserve">associated with </w:delText>
        </w:r>
        <w:r w:rsidR="00997B86" w:rsidRPr="00DC5BC0" w:rsidDel="00371E49">
          <w:delText xml:space="preserve">the sequence of </w:delText>
        </w:r>
      </w:del>
      <w:ins w:id="519" w:author="Hannah Suzanne Wirtshafter" w:date="2026-05-07T16:02:00Z">
        <w:r w:rsidR="00371E49" w:rsidRPr="00DC5BC0">
          <w:t xml:space="preserve">the organization of task-related neural states across successive time bins was preserved across environments, we projected population activity into </w:t>
        </w:r>
      </w:ins>
      <w:ins w:id="520" w:author="Hannah Suzanne Wirtshafter" w:date="2026-05-08T13:04:00Z">
        <w:r w:rsidR="0049498A" w:rsidRPr="007D4986">
          <w:t xml:space="preserve">a </w:t>
        </w:r>
      </w:ins>
      <w:ins w:id="521" w:author="Hannah Suzanne Wirtshafter" w:date="2026-05-07T16:02:00Z">
        <w:r w:rsidR="00371E49" w:rsidRPr="007D4986">
          <w:t>two dimension</w:t>
        </w:r>
      </w:ins>
      <w:ins w:id="522" w:author="Hannah Suzanne Wirtshafter" w:date="2026-05-08T13:04:00Z">
        <w:r w:rsidR="0049498A" w:rsidRPr="007D4986">
          <w:t>al latent</w:t>
        </w:r>
      </w:ins>
      <w:ins w:id="523" w:author="Hannah Suzanne Wirtshafter" w:date="2026-05-08T13:05:00Z">
        <w:r w:rsidR="0049498A" w:rsidRPr="007D4986">
          <w:t xml:space="preserve"> </w:t>
        </w:r>
      </w:ins>
      <w:ins w:id="524" w:author="Hannah Suzanne Wirtshafter" w:date="2026-05-08T13:04:00Z">
        <w:r w:rsidR="0049498A" w:rsidRPr="007D4986">
          <w:t>space</w:t>
        </w:r>
      </w:ins>
      <w:ins w:id="525" w:author="Hannah Suzanne Wirtshafter" w:date="2026-05-07T16:02:00Z">
        <w:r w:rsidR="00371E49" w:rsidRPr="007D4986">
          <w:t xml:space="preserve"> and compared the resulting trajectories during </w:t>
        </w:r>
        <w:proofErr w:type="spellStart"/>
        <w:r w:rsidR="00371E49" w:rsidRPr="007D4986">
          <w:t>tEBC</w:t>
        </w:r>
        <w:proofErr w:type="spellEnd"/>
        <w:r w:rsidR="00371E49" w:rsidRPr="007D4986">
          <w:t xml:space="preserve"> across environments</w:t>
        </w:r>
      </w:ins>
      <w:ins w:id="526" w:author="Hannah Suzanne Wirtshafter" w:date="2026-05-08T12:57:00Z">
        <w:r w:rsidR="002F1BB2" w:rsidRPr="00735C0E">
          <w:t xml:space="preserve">. </w:t>
        </w:r>
      </w:ins>
      <w:ins w:id="527" w:author="Hannah Suzanne Wirtshafter" w:date="2026-05-08T13:05:00Z">
        <w:r w:rsidR="0049498A" w:rsidRPr="00735C0E">
          <w:t xml:space="preserve">For the CSUS5 analysis, latent trajectories from sessions A(n) and </w:t>
        </w:r>
        <w:proofErr w:type="gramStart"/>
        <w:r w:rsidR="0049498A" w:rsidRPr="00735C0E">
          <w:t>B(</w:t>
        </w:r>
        <w:proofErr w:type="gramEnd"/>
        <w:r w:rsidR="0049498A" w:rsidRPr="00735C0E">
          <w:t xml:space="preserve">1) were averaged across trials within each session. </w:t>
        </w:r>
      </w:ins>
      <w:ins w:id="528" w:author="Hannah Suzanne Wirtshafter" w:date="2026-05-11T16:26:00Z">
        <w:r w:rsidR="00DF1942" w:rsidRPr="00735C0E">
          <w:t xml:space="preserve">Geometry preservation was quantified by correlating the pairwise Euclidean distance structure among the five task states between A(n) and </w:t>
        </w:r>
        <w:proofErr w:type="gramStart"/>
        <w:r w:rsidR="00DF1942" w:rsidRPr="00735C0E">
          <w:t>B(</w:t>
        </w:r>
        <w:proofErr w:type="gramEnd"/>
        <w:r w:rsidR="00DF1942" w:rsidRPr="00735C0E">
          <w:t>1). This analysis was repeated across 20 independently trained models per session pair</w:t>
        </w:r>
      </w:ins>
      <w:ins w:id="529" w:author="Hannah Suzanne Wirtshafter" w:date="2026-05-08T13:23:00Z">
        <w:r w:rsidR="007E1BA3" w:rsidRPr="00735C0E">
          <w:t xml:space="preserve">. </w:t>
        </w:r>
      </w:ins>
      <w:del w:id="530" w:author="Hannah Suzanne Wirtshafter" w:date="2026-05-07T16:02:00Z">
        <w:r w:rsidR="00FD10D3" w:rsidRPr="00735C0E" w:rsidDel="00371E49">
          <w:delText xml:space="preserve">time bins within the tEBC period </w:delText>
        </w:r>
        <w:r w:rsidRPr="00735C0E" w:rsidDel="00371E49">
          <w:delText xml:space="preserve">are preserved across environments, we </w:delText>
        </w:r>
        <w:r w:rsidR="00A71D9C" w:rsidRPr="00735C0E" w:rsidDel="00371E49">
          <w:delText xml:space="preserve">used projections into two latent dimensions to compare the temporal evolution of population states </w:delText>
        </w:r>
        <w:r w:rsidR="00997B86" w:rsidRPr="00BF082C" w:rsidDel="00371E49">
          <w:delText xml:space="preserve">during tEBC </w:delText>
        </w:r>
        <w:r w:rsidR="00A71D9C" w:rsidRPr="00D33664" w:rsidDel="00371E49">
          <w:delText xml:space="preserve">across environments </w:delText>
        </w:r>
      </w:del>
      <w:del w:id="531" w:author="Hannah Suzanne Wirtshafter" w:date="2026-05-08T13:23:00Z">
        <w:r w:rsidR="00A71D9C" w:rsidRPr="00316302" w:rsidDel="000150AD">
          <w:delText>(Fig</w:delText>
        </w:r>
        <w:r w:rsidR="00F262F5" w:rsidRPr="00316302" w:rsidDel="000150AD">
          <w:delText xml:space="preserve">. </w:delText>
        </w:r>
        <w:r w:rsidR="00A71D9C" w:rsidRPr="00316302" w:rsidDel="000150AD">
          <w:delText>3c)</w:delText>
        </w:r>
        <w:r w:rsidRPr="00316302" w:rsidDel="000150AD">
          <w:delText>.</w:delText>
        </w:r>
      </w:del>
      <w:del w:id="532" w:author="Hannah Suzanne Wirtshafter" w:date="2026-05-08T12:58:00Z">
        <w:r w:rsidRPr="00316302" w:rsidDel="00C70099">
          <w:delText xml:space="preserve"> </w:delText>
        </w:r>
        <w:r w:rsidR="00FD10D3" w:rsidRPr="00316302" w:rsidDel="00C70099">
          <w:delText>Latent t</w:delText>
        </w:r>
        <w:r w:rsidR="00997B86" w:rsidRPr="00316302" w:rsidDel="00C70099">
          <w:delText xml:space="preserve">rajectories for the CSUS5 analysis in </w:delText>
        </w:r>
        <w:r w:rsidR="00FD10D3" w:rsidRPr="00EF2146" w:rsidDel="00C70099">
          <w:delText xml:space="preserve">sessions </w:delText>
        </w:r>
        <w:r w:rsidR="00997B86" w:rsidRPr="00EF2146" w:rsidDel="00C70099">
          <w:delText>A</w:delText>
        </w:r>
        <w:r w:rsidR="00FD10D3" w:rsidRPr="00EF2146" w:rsidDel="00C70099">
          <w:delText>(n)</w:delText>
        </w:r>
        <w:r w:rsidR="00997B86" w:rsidRPr="00EF2146" w:rsidDel="00C70099">
          <w:delText xml:space="preserve"> and B</w:delText>
        </w:r>
        <w:r w:rsidR="00FD10D3" w:rsidRPr="00EF2146" w:rsidDel="00C70099">
          <w:delText xml:space="preserve">(1) </w:delText>
        </w:r>
        <w:r w:rsidR="00997B86" w:rsidRPr="00EF2146" w:rsidDel="00C70099">
          <w:delText xml:space="preserve">were </w:delText>
        </w:r>
        <w:r w:rsidR="00FD10D3" w:rsidRPr="00EF2146" w:rsidDel="00C70099">
          <w:delText>averaged over all trials in each session</w:delText>
        </w:r>
      </w:del>
      <w:del w:id="533" w:author="Hannah Suzanne Wirtshafter" w:date="2026-05-08T12:59:00Z">
        <w:r w:rsidR="00FD10D3" w:rsidRPr="00EF2146" w:rsidDel="00C70099">
          <w:delText>.</w:delText>
        </w:r>
      </w:del>
      <w:del w:id="534" w:author="Hannah Suzanne Wirtshafter" w:date="2026-05-08T13:23:00Z">
        <w:r w:rsidR="00FD10D3" w:rsidRPr="00EF2146" w:rsidDel="000150AD">
          <w:delText xml:space="preserve"> </w:delText>
        </w:r>
      </w:del>
      <w:moveFromRangeStart w:id="535" w:author="Hannah Suzanne Wirtshafter" w:date="2026-05-08T12:59:00Z" w:name="move229137603"/>
      <w:moveFrom w:id="536" w:author="Hannah Suzanne Wirtshafter" w:date="2026-05-08T12:59:00Z">
        <w:r w:rsidR="00FD10D3" w:rsidRPr="00EF2146" w:rsidDel="00C70099">
          <w:t xml:space="preserve">These average trajectories were then </w:t>
        </w:r>
        <w:r w:rsidR="00997B86" w:rsidRPr="00EF2146" w:rsidDel="00C70099">
          <w:t xml:space="preserve">aligned using the </w:t>
        </w:r>
        <w:commentRangeStart w:id="537"/>
        <w:r w:rsidR="00997B86" w:rsidRPr="00EF2146" w:rsidDel="00C70099">
          <w:t>Procrustes algorithm</w:t>
        </w:r>
        <w:commentRangeEnd w:id="537"/>
        <w:r w:rsidR="00B25C1B" w:rsidRPr="00382378" w:rsidDel="00C70099">
          <w:rPr>
            <w:rStyle w:val="CommentReference"/>
            <w:sz w:val="24"/>
            <w:szCs w:val="24"/>
          </w:rPr>
          <w:commentReference w:id="537"/>
        </w:r>
        <w:r w:rsidR="00371E49" w:rsidRPr="008336E1" w:rsidDel="00C70099">
          <w:fldChar w:fldCharType="begin"/>
        </w:r>
        <w:r w:rsidR="006231DA" w:rsidRPr="008336E1" w:rsidDel="00C70099">
          <w:instrText xml:space="preserve"> ADDIN EN.CITE &lt;EndNote&gt;&lt;Cite&gt;&lt;Author&gt;Schönemann&lt;/Author&gt;&lt;Year&gt;1966&lt;/Year&gt;&lt;RecNum&gt;1835&lt;/RecNum&gt;&lt;DisplayText&gt;&lt;style face="superscript"&gt;36,37&lt;/style&gt;&lt;/DisplayText&gt;&lt;record&gt;&lt;rec-number&gt;1835&lt;/rec-number&gt;&lt;foreign-keys&gt;&lt;key app="EN" db-id="wwx99pvv4</w:instrText>
        </w:r>
        <w:r w:rsidR="006231DA" w:rsidRPr="00AC70DF" w:rsidDel="00C70099">
          <w:instrText>axx23ew20rxw9eq2z22xxzes0sv" timestamp="1778188195"&gt;1835&lt;/key&gt;&lt;/foreign-keys&gt;&lt;ref-type name="Journal Article"&gt;17&lt;/ref-type&gt;&lt;contributors&gt;&lt;authors&gt;&lt;author&gt;Schönemann, Peter H&lt;/author&gt;&lt;/authors&gt;&lt;/contributors&gt;&lt;titles&gt;&lt;title&gt;A generalized solution of the orth</w:instrText>
        </w:r>
        <w:r w:rsidR="006231DA" w:rsidRPr="00B57DE1" w:rsidDel="00C70099">
          <w:instrText>ogonal procrustes problem&lt;/title&gt;&lt;secondary-title&gt;Psychometrika&lt;/secondary-title&gt;&lt;/titles&gt;&lt;periodical&gt;&lt;full-title&gt;Psychometrika&lt;/full-title&gt;&lt;/periodical&gt;&lt;pages&gt;1-10&lt;/pages&gt;&lt;volume&gt;31&lt;/volume&gt;&lt;number&gt;1&lt;/number&gt;&lt;dates&gt;&lt;year&gt;1966&lt;/year&gt;&lt;/dates&gt;&lt;isbn&gt;0033-3123</w:instrText>
        </w:r>
        <w:r w:rsidR="006231DA" w:rsidRPr="00DC5BC0" w:rsidDel="00C70099">
          <w:instrText>&lt;/isbn&gt;&lt;urls&gt;&lt;/urls&gt;&lt;/record&gt;&lt;/Cite&gt;&lt;Cite&gt;&lt;Author&gt;Virtanen&lt;/Author&gt;&lt;Year&gt;2020&lt;/Year&gt;&lt;RecNum&gt;1836&lt;/RecNum&gt;&lt;record&gt;&lt;rec-number&gt;1836&lt;/rec-number&gt;&lt;foreign-keys&gt;&lt;key app="EN" db-id="wwx99pvv4axx23ew20rxw9eq2z22xxzes0sv" timestamp="1778188270"&gt;1836&lt;/key&gt;&lt;/foreign-keys&gt;&lt;ref-type name="Journal Article"&gt;17&lt;/ref-type&gt;&lt;contributors&gt;&lt;authors&gt;&lt;author&gt;Virtanen, Pauli&lt;/author&gt;&lt;author&gt;Gommers, Ralf&lt;/author&gt;&lt;author&gt;Oliphant, Travis E&lt;/author&gt;&lt;author&gt;Haberland, Matt&lt;/author&gt;&lt;author&gt;Reddy, Tyler&lt;/author&gt;&lt;author&gt;Cournapeau, David&lt;/author&gt;&lt;author&gt;Burovski, Evgeni&lt;/author&gt;&lt;author&gt;Peterson, Pearu&lt;/author&gt;&lt;author&gt;Weckesser, Warren&lt;/author&gt;&lt;author&gt;Bright, Jonathan&lt;/author&gt;&lt;/authors&gt;&lt;/contributors&gt;&lt;titles&gt;&lt;title&gt;Fundamental algorithms for scientific computing in Python&lt;/title&gt;&lt;secondary-title&gt;Nat. Methods&lt;/secondary-title&gt;&lt;/titles&gt;&lt;periodical&gt;&lt;full-title&gt;Nat. Methods&lt;/full-title&gt;&lt;/periodical&gt;&lt;pages&gt;261-272&lt;/pages&gt;&lt;volume&gt;17&lt;/volume&gt;&lt;number&gt;3&lt;/number&gt;&lt;dates&gt;&lt;year&gt;2020&lt;/year&gt;&lt;/dates&gt;&lt;urls&gt;&lt;/urls&gt;&lt;/record&gt;&lt;/Cite&gt;&lt;/EndNote&gt;</w:instrText>
        </w:r>
        <w:r w:rsidR="00371E49" w:rsidRPr="008336E1" w:rsidDel="00C70099">
          <w:fldChar w:fldCharType="separate"/>
        </w:r>
        <w:r w:rsidR="006231DA" w:rsidRPr="008336E1" w:rsidDel="00C70099">
          <w:rPr>
            <w:noProof/>
            <w:vertAlign w:val="superscript"/>
          </w:rPr>
          <w:t>36,37</w:t>
        </w:r>
        <w:r w:rsidR="00371E49" w:rsidRPr="008336E1" w:rsidDel="00C70099">
          <w:fldChar w:fldCharType="end"/>
        </w:r>
        <w:r w:rsidR="00997B86" w:rsidRPr="00382378" w:rsidDel="00C70099">
          <w:t xml:space="preserve">. </w:t>
        </w:r>
        <w:r w:rsidR="00B25C1B" w:rsidRPr="00382378" w:rsidDel="00C70099">
          <w:t xml:space="preserve">After </w:t>
        </w:r>
        <w:r w:rsidR="00B25C1B" w:rsidRPr="008336E1" w:rsidDel="00C70099">
          <w:t xml:space="preserve">alignment, </w:t>
        </w:r>
      </w:moveFrom>
      <w:moveFromRangeEnd w:id="535"/>
      <w:ins w:id="538" w:author="Hannah Suzanne Wirtshafter" w:date="2026-05-08T12:59:00Z">
        <w:r w:rsidR="00C70099" w:rsidRPr="00AC70DF">
          <w:t>T</w:t>
        </w:r>
      </w:ins>
      <w:del w:id="539" w:author="Hannah Suzanne Wirtshafter" w:date="2026-05-08T12:59:00Z">
        <w:r w:rsidR="00B25C1B" w:rsidRPr="00B57DE1" w:rsidDel="00C70099">
          <w:delText>t</w:delText>
        </w:r>
      </w:del>
      <w:r w:rsidR="00B25C1B" w:rsidRPr="00DC5BC0">
        <w:t xml:space="preserve">he </w:t>
      </w:r>
      <w:del w:id="540" w:author="Hannah Suzanne Wirtshafter" w:date="2026-05-08T13:05:00Z">
        <w:r w:rsidR="00B25C1B" w:rsidRPr="00DC5BC0" w:rsidDel="0049498A">
          <w:delText xml:space="preserve">two </w:delText>
        </w:r>
      </w:del>
      <w:r w:rsidR="00B25C1B" w:rsidRPr="00DC5BC0">
        <w:t>trajectories corresponding to environments A and B follow</w:t>
      </w:r>
      <w:ins w:id="541" w:author="Hannah Suzanne Wirtshafter" w:date="2026-05-08T13:05:00Z">
        <w:r w:rsidR="0049498A" w:rsidRPr="00DC5BC0">
          <w:t>ed</w:t>
        </w:r>
      </w:ins>
      <w:del w:id="542" w:author="Hannah Suzanne Wirtshafter" w:date="2026-05-08T13:05:00Z">
        <w:r w:rsidR="00B25C1B" w:rsidRPr="00DC5BC0" w:rsidDel="0049498A">
          <w:delText xml:space="preserve"> a</w:delText>
        </w:r>
      </w:del>
      <w:r w:rsidR="00B25C1B" w:rsidRPr="00DC5BC0">
        <w:t xml:space="preserve"> similar path</w:t>
      </w:r>
      <w:ins w:id="543" w:author="Hannah Suzanne Wirtshafter" w:date="2026-05-08T13:05:00Z">
        <w:r w:rsidR="0049498A" w:rsidRPr="00DC5BC0">
          <w:t>s</w:t>
        </w:r>
      </w:ins>
      <w:r w:rsidR="00B25C1B" w:rsidRPr="00DC5BC0">
        <w:t xml:space="preserve"> and </w:t>
      </w:r>
      <w:r w:rsidR="00FD10D3" w:rsidRPr="00DC5BC0">
        <w:t>preserve</w:t>
      </w:r>
      <w:ins w:id="544" w:author="Hannah Suzanne Wirtshafter" w:date="2026-05-11T16:26:00Z">
        <w:r w:rsidR="00DF1942" w:rsidRPr="00DC5BC0">
          <w:t>d</w:t>
        </w:r>
      </w:ins>
      <w:r w:rsidR="00FD10D3" w:rsidRPr="007D4986">
        <w:t xml:space="preserve"> the structured </w:t>
      </w:r>
      <w:r w:rsidR="00FB59A7" w:rsidRPr="007D4986">
        <w:t xml:space="preserve">temporal </w:t>
      </w:r>
      <w:r w:rsidR="00B25C1B" w:rsidRPr="007D4986">
        <w:t>order</w:t>
      </w:r>
      <w:ins w:id="545" w:author="Hannah Suzanne Wirtshafter" w:date="2026-05-08T13:05:00Z">
        <w:r w:rsidR="0049498A" w:rsidRPr="007D4986">
          <w:t xml:space="preserve">ing and relative </w:t>
        </w:r>
      </w:ins>
      <w:del w:id="546" w:author="Hannah Suzanne Wirtshafter" w:date="2026-05-08T13:05:00Z">
        <w:r w:rsidR="00B25C1B" w:rsidRPr="007D4986" w:rsidDel="0049498A">
          <w:delText xml:space="preserve"> </w:delText>
        </w:r>
      </w:del>
      <w:ins w:id="547" w:author="Hannah Suzanne Wirtshafter" w:date="2026-05-08T12:59:00Z">
        <w:r w:rsidR="00C70099" w:rsidRPr="007D4986">
          <w:t xml:space="preserve">position </w:t>
        </w:r>
      </w:ins>
      <w:r w:rsidR="00B25C1B" w:rsidRPr="007D4986">
        <w:t xml:space="preserve">of the </w:t>
      </w:r>
      <w:r w:rsidR="00FD10D3" w:rsidRPr="00735C0E">
        <w:t xml:space="preserve">neural </w:t>
      </w:r>
      <w:r w:rsidR="00B25C1B" w:rsidRPr="00735C0E">
        <w:t xml:space="preserve">states </w:t>
      </w:r>
      <w:del w:id="548" w:author="Hannah Suzanne Wirtshafter" w:date="2026-05-08T13:05:00Z">
        <w:r w:rsidR="00FD10D3" w:rsidRPr="00735C0E" w:rsidDel="0049498A">
          <w:delText xml:space="preserve">corresponding </w:delText>
        </w:r>
      </w:del>
      <w:ins w:id="549" w:author="Hannah Suzanne Wirtshafter" w:date="2026-05-08T13:05:00Z">
        <w:r w:rsidR="0049498A" w:rsidRPr="00735C0E">
          <w:t xml:space="preserve">across </w:t>
        </w:r>
      </w:ins>
      <w:del w:id="550" w:author="Hannah Suzanne Wirtshafter" w:date="2026-05-08T13:05:00Z">
        <w:r w:rsidR="00FD10D3" w:rsidRPr="00735C0E" w:rsidDel="0049498A">
          <w:delText xml:space="preserve">to </w:delText>
        </w:r>
      </w:del>
      <w:r w:rsidR="00FD10D3" w:rsidRPr="00735C0E">
        <w:t>successive time bins</w:t>
      </w:r>
      <w:ins w:id="551" w:author="Hannah Suzanne Wirtshafter" w:date="2026-05-11T16:27:00Z">
        <w:r w:rsidR="00DF1942" w:rsidRPr="00735C0E">
          <w:t>. Geometry correlations significantly exceeded shuffled controls</w:t>
        </w:r>
      </w:ins>
      <w:ins w:id="552" w:author="Hannah Suzanne Wirtshafter" w:date="2026-05-08T13:32:00Z">
        <w:r w:rsidR="004E4ACB" w:rsidRPr="00BF082C">
          <w:t xml:space="preserve"> </w:t>
        </w:r>
      </w:ins>
      <w:ins w:id="553" w:author="Hannah Suzanne Wirtshafter" w:date="2026-05-11T16:27:00Z">
        <w:r w:rsidR="00DF1942" w:rsidRPr="00D33664">
          <w:t>(</w:t>
        </w:r>
      </w:ins>
      <w:ins w:id="554" w:author="Hannah Suzanne Wirtshafter" w:date="2026-05-08T13:32:00Z">
        <w:r w:rsidR="004E4ACB" w:rsidRPr="00316302">
          <w:t xml:space="preserve">calculated </w:t>
        </w:r>
      </w:ins>
      <w:ins w:id="555" w:author="Hannah Suzanne Wirtshafter" w:date="2026-05-08T13:33:00Z">
        <w:r w:rsidR="004E4ACB" w:rsidRPr="00316302">
          <w:t>after</w:t>
        </w:r>
      </w:ins>
      <w:ins w:id="556" w:author="Hannah Suzanne Wirtshafter" w:date="2026-05-08T13:32:00Z">
        <w:r w:rsidR="004E4ACB" w:rsidRPr="00316302">
          <w:t xml:space="preserve"> shuffling the p</w:t>
        </w:r>
      </w:ins>
      <w:ins w:id="557" w:author="Hannah Suzanne Wirtshafter" w:date="2026-05-08T13:33:00Z">
        <w:r w:rsidR="004E4ACB" w:rsidRPr="00316302">
          <w:t>oints in latent space for day B1</w:t>
        </w:r>
      </w:ins>
      <w:ins w:id="558" w:author="Hannah Suzanne Wirtshafter" w:date="2026-05-11T16:27:00Z">
        <w:r w:rsidR="00DF1942" w:rsidRPr="00316302">
          <w:t xml:space="preserve">; </w:t>
        </w:r>
      </w:ins>
      <w:ins w:id="559" w:author="Hannah Suzanne Wirtshafter" w:date="2026-05-08T13:54:00Z">
        <w:r w:rsidR="00493233" w:rsidRPr="00316302">
          <w:t xml:space="preserve">no shuffled value exceeded the observed value in any animal, one-sided permutation p &lt; 0.002; 500 permutations, </w:t>
        </w:r>
      </w:ins>
      <w:ins w:id="560" w:author="Hannah Suzanne Wirtshafter" w:date="2026-05-08T13:39:00Z">
        <w:r w:rsidR="003E4AD7" w:rsidRPr="00EF2146">
          <w:t xml:space="preserve">see </w:t>
        </w:r>
      </w:ins>
      <w:ins w:id="561" w:author="Hannah Suzanne Wirtshafter" w:date="2026-05-11T16:27:00Z">
        <w:r w:rsidR="00DF1942" w:rsidRPr="00EF2146">
          <w:t>M</w:t>
        </w:r>
      </w:ins>
      <w:ins w:id="562" w:author="Hannah Suzanne Wirtshafter" w:date="2026-05-08T13:39:00Z">
        <w:r w:rsidR="003E4AD7" w:rsidRPr="00EF2146">
          <w:t>ethods</w:t>
        </w:r>
      </w:ins>
      <w:ins w:id="563" w:author="Hannah Suzanne Wirtshafter" w:date="2026-05-08T13:54:00Z">
        <w:r w:rsidR="00493233" w:rsidRPr="00EF2146">
          <w:t>) (</w:t>
        </w:r>
      </w:ins>
      <w:ins w:id="564" w:author="Hannah Suzanne Wirtshafter" w:date="2026-05-08T13:23:00Z">
        <w:r w:rsidR="000150AD" w:rsidRPr="00EF2146">
          <w:t>Fig. 3c)</w:t>
        </w:r>
      </w:ins>
      <w:del w:id="565" w:author="Hannah Suzanne Wirtshafter" w:date="2026-05-08T13:06:00Z">
        <w:r w:rsidR="00FD10D3" w:rsidRPr="00EF2146" w:rsidDel="0049498A">
          <w:delText xml:space="preserve"> </w:delText>
        </w:r>
        <w:r w:rsidR="00B25C1B" w:rsidRPr="00EF2146" w:rsidDel="0049498A">
          <w:delText>within the CSUS5 representation</w:delText>
        </w:r>
      </w:del>
      <w:r w:rsidR="00B25C1B" w:rsidRPr="00EF2146">
        <w:t xml:space="preserve">. </w:t>
      </w:r>
    </w:p>
    <w:p w14:paraId="7F4ED396" w14:textId="58010639" w:rsidR="00FD10D3" w:rsidRPr="008336E1" w:rsidDel="006231DA" w:rsidRDefault="0049498A" w:rsidP="00493233">
      <w:pPr>
        <w:pStyle w:val="p1"/>
        <w:spacing w:line="480" w:lineRule="auto"/>
        <w:rPr>
          <w:del w:id="566" w:author="Hannah Suzanne Wirtshafter" w:date="2026-05-07T16:12:00Z"/>
        </w:rPr>
      </w:pPr>
      <w:ins w:id="567" w:author="Hannah Suzanne Wirtshafter" w:date="2026-05-08T13:06:00Z">
        <w:r w:rsidRPr="00EF2146">
          <w:t>To visualize this shared structure directly, </w:t>
        </w:r>
      </w:ins>
      <w:ins w:id="568" w:author="Hannah Suzanne Wirtshafter" w:date="2026-05-08T13:00:00Z">
        <w:r w:rsidR="00C70099" w:rsidRPr="00EF2146">
          <w:t>t</w:t>
        </w:r>
      </w:ins>
      <w:moveToRangeStart w:id="569" w:author="Hannah Suzanne Wirtshafter" w:date="2026-05-08T12:59:00Z" w:name="move229137603"/>
      <w:moveTo w:id="570" w:author="Hannah Suzanne Wirtshafter" w:date="2026-05-08T12:59:00Z">
        <w:del w:id="571" w:author="Hannah Suzanne Wirtshafter" w:date="2026-05-08T13:00:00Z">
          <w:r w:rsidR="00C70099" w:rsidRPr="00EF2146" w:rsidDel="00C70099">
            <w:delText>T</w:delText>
          </w:r>
        </w:del>
        <w:r w:rsidR="00C70099" w:rsidRPr="00EF2146">
          <w:t>h</w:t>
        </w:r>
      </w:moveTo>
      <w:ins w:id="572" w:author="Hannah Suzanne Wirtshafter" w:date="2026-05-08T13:06:00Z">
        <w:r w:rsidRPr="00EF2146">
          <w:t>e</w:t>
        </w:r>
      </w:ins>
      <w:moveTo w:id="573" w:author="Hannah Suzanne Wirtshafter" w:date="2026-05-08T12:59:00Z">
        <w:del w:id="574" w:author="Hannah Suzanne Wirtshafter" w:date="2026-05-08T13:06:00Z">
          <w:r w:rsidR="00C70099" w:rsidRPr="00EF2146" w:rsidDel="0049498A">
            <w:delText>ese</w:delText>
          </w:r>
        </w:del>
        <w:r w:rsidR="00C70099" w:rsidRPr="00EF2146">
          <w:t xml:space="preserve"> average trajectories were then aligned using the </w:t>
        </w:r>
        <w:commentRangeStart w:id="575"/>
        <w:r w:rsidR="00C70099" w:rsidRPr="00EF2146">
          <w:t>Procrustes algorithm</w:t>
        </w:r>
        <w:commentRangeEnd w:id="575"/>
        <w:r w:rsidR="00C70099" w:rsidRPr="00382378">
          <w:rPr>
            <w:rStyle w:val="CommentReference"/>
            <w:sz w:val="24"/>
            <w:szCs w:val="24"/>
          </w:rPr>
          <w:commentReference w:id="575"/>
        </w:r>
        <w:r w:rsidR="00C70099" w:rsidRPr="008336E1">
          <w:fldChar w:fldCharType="begin"/>
        </w:r>
      </w:moveTo>
      <w:r w:rsidR="007D4986">
        <w:instrText xml:space="preserve"> ADDIN EN.CITE &lt;EndNote&gt;&lt;Cite&gt;&lt;Author&gt;Schönemann&lt;/Author&gt;&lt;Year&gt;1966&lt;/Year&gt;&lt;RecNum&gt;1835&lt;/RecNum&gt;&lt;DisplayText&gt;&lt;style face="superscript"&gt;26,27&lt;/style&gt;&lt;/DisplayText&gt;&lt;record&gt;&lt;rec-number&gt;1835&lt;/rec-number&gt;&lt;foreign-keys&gt;&lt;key app="EN" db-id="wwx99pvv4axx23ew20rxw9eq2z22xxzes0sv" timestamp="1778188195"&gt;1835&lt;/key&gt;&lt;/foreign-keys&gt;&lt;ref-type name="Journal Article"&gt;17&lt;/ref-type&gt;&lt;contributors&gt;&lt;authors&gt;&lt;author&gt;Schönemann, Peter H&lt;/author&gt;&lt;/authors&gt;&lt;/contributors&gt;&lt;titles&gt;&lt;title&gt;A generalized solution of the orthogonal procrustes problem&lt;/title&gt;&lt;secondary-title&gt;Psychometrika&lt;/secondary-title&gt;&lt;/titles&gt;&lt;periodical&gt;&lt;full-title&gt;Psychometrika&lt;/full-title&gt;&lt;/periodical&gt;&lt;pages&gt;1-10&lt;/pages&gt;&lt;volume&gt;31&lt;/volume&gt;&lt;number&gt;1&lt;/number&gt;&lt;dates&gt;&lt;year&gt;1966&lt;/year&gt;&lt;/dates&gt;&lt;isbn&gt;0033-3123&lt;/isbn&gt;&lt;urls&gt;&lt;/urls&gt;&lt;/record&gt;&lt;/Cite&gt;&lt;Cite&gt;&lt;Author&gt;Virtanen&lt;/Author&gt;&lt;Year&gt;2020&lt;/Year&gt;&lt;RecNum&gt;1836&lt;/RecNum&gt;&lt;record&gt;&lt;rec-number&gt;1836&lt;/rec-number&gt;&lt;foreign-keys&gt;&lt;key app="EN" db-id="wwx99pvv4axx23ew20rxw9eq2z22xxzes0sv" timestamp="1778188270"&gt;1836&lt;/key&gt;&lt;/foreign-keys&gt;&lt;ref-type name="Journal Article"&gt;17&lt;/ref-type&gt;&lt;contributors&gt;&lt;authors&gt;&lt;author&gt;Virtanen, Pauli&lt;/author&gt;&lt;author&gt;Gommers, Ralf&lt;/author&gt;&lt;author&gt;Oliphant, Travis E&lt;/author&gt;&lt;author&gt;Haberland, Matt&lt;/author&gt;&lt;author&gt;Reddy, Tyler&lt;/author&gt;&lt;author&gt;Cournapeau, David&lt;/author&gt;&lt;author&gt;Burovski, Evgeni&lt;/author&gt;&lt;author&gt;Peterson, Pearu&lt;/author&gt;&lt;author&gt;Weckesser, Warren&lt;/author&gt;&lt;author&gt;Bright, Jonathan&lt;/author&gt;&lt;/authors&gt;&lt;/contributors&gt;&lt;titles&gt;&lt;title&gt;Fundamental algorithms for scientific computing in Python&lt;/title&gt;&lt;secondary-title&gt;Nat. Methods&lt;/secondary-title&gt;&lt;/titles&gt;&lt;periodical&gt;&lt;full-title&gt;Nat. Methods&lt;/full-title&gt;&lt;/periodical&gt;&lt;pages&gt;261-272&lt;/pages&gt;&lt;volume&gt;17&lt;/volume&gt;&lt;number&gt;3&lt;/number&gt;&lt;dates&gt;&lt;year&gt;2020&lt;/year&gt;&lt;/dates&gt;&lt;urls&gt;&lt;/urls&gt;&lt;/record&gt;&lt;/Cite&gt;&lt;/EndNote&gt;</w:instrText>
      </w:r>
      <w:moveTo w:id="576" w:author="Hannah Suzanne Wirtshafter" w:date="2026-05-08T12:59:00Z">
        <w:r w:rsidR="00C70099" w:rsidRPr="008336E1">
          <w:rPr>
            <w:rPrChange w:id="577" w:author="Hannah Suzanne Wirtshafter" w:date="2026-05-11T16:49:00Z">
              <w:rPr/>
            </w:rPrChange>
          </w:rPr>
          <w:fldChar w:fldCharType="separate"/>
        </w:r>
      </w:moveTo>
      <w:r w:rsidR="007D4986" w:rsidRPr="007D4986">
        <w:rPr>
          <w:noProof/>
          <w:vertAlign w:val="superscript"/>
        </w:rPr>
        <w:t>26,27</w:t>
      </w:r>
      <w:moveTo w:id="578" w:author="Hannah Suzanne Wirtshafter" w:date="2026-05-08T12:59:00Z">
        <w:r w:rsidR="00C70099" w:rsidRPr="008336E1">
          <w:fldChar w:fldCharType="end"/>
        </w:r>
      </w:moveTo>
      <w:ins w:id="579" w:author="Hannah Suzanne Wirtshafter" w:date="2026-05-08T13:00:00Z">
        <w:r w:rsidR="00C70099" w:rsidRPr="00382378">
          <w:t xml:space="preserve"> </w:t>
        </w:r>
        <w:commentRangeStart w:id="580"/>
        <w:r w:rsidR="00C70099" w:rsidRPr="00382378">
          <w:t>(Fig. 3d)</w:t>
        </w:r>
        <w:r w:rsidR="00C70099" w:rsidRPr="008336E1">
          <w:t>.</w:t>
        </w:r>
        <w:r w:rsidR="00C70099" w:rsidRPr="00AC70DF">
          <w:t xml:space="preserve"> </w:t>
        </w:r>
        <w:commentRangeEnd w:id="580"/>
        <w:r w:rsidR="00C70099" w:rsidRPr="00382378">
          <w:rPr>
            <w:rStyle w:val="CommentReference"/>
            <w:sz w:val="24"/>
            <w:szCs w:val="24"/>
          </w:rPr>
          <w:commentReference w:id="580"/>
        </w:r>
      </w:ins>
      <w:ins w:id="581" w:author="Hannah Suzanne Wirtshafter" w:date="2026-05-08T14:51:00Z">
        <w:r w:rsidR="003F0CFA" w:rsidRPr="00382378">
          <w:t>A</w:t>
        </w:r>
      </w:ins>
      <w:moveTo w:id="582" w:author="Hannah Suzanne Wirtshafter" w:date="2026-05-08T12:59:00Z">
        <w:del w:id="583" w:author="Hannah Suzanne Wirtshafter" w:date="2026-05-08T13:00:00Z">
          <w:r w:rsidR="00C70099" w:rsidRPr="00382378" w:rsidDel="00C70099">
            <w:delText>. After alignment,</w:delText>
          </w:r>
        </w:del>
      </w:moveTo>
      <w:moveToRangeEnd w:id="569"/>
    </w:p>
    <w:p w14:paraId="3A935556" w14:textId="2A4929FC" w:rsidR="006231DA" w:rsidRPr="00382378" w:rsidRDefault="003F0CFA" w:rsidP="003F0CFA">
      <w:pPr>
        <w:pStyle w:val="p1"/>
        <w:spacing w:line="480" w:lineRule="auto"/>
        <w:rPr>
          <w:ins w:id="584" w:author="Hannah Suzanne Wirtshafter" w:date="2026-05-07T16:12:00Z"/>
        </w:rPr>
      </w:pPr>
      <w:ins w:id="585" w:author="Hannah Suzanne Wirtshafter" w:date="2026-05-08T14:51:00Z">
        <w:r w:rsidRPr="00AC70DF">
          <w:t>fter alignment, corresponding task states occupied similar relative positions across environments, in</w:t>
        </w:r>
        <w:r w:rsidRPr="00B57DE1">
          <w:t>dicating preservation of the relational structure among neural states despite substantial changes in the underlying population activity patterns. Consistent with this observation, Procrustes disparity was significantly lower than expected from shuffled con</w:t>
        </w:r>
        <w:r w:rsidRPr="00DC5BC0">
          <w:t xml:space="preserve">trols in all rats (all p &lt; 0.002; Fig. </w:t>
        </w:r>
      </w:ins>
      <w:ins w:id="586" w:author="Hannah Suzanne Wirtshafter" w:date="2026-05-08T14:52:00Z">
        <w:r w:rsidRPr="00DC5BC0">
          <w:t>s4</w:t>
        </w:r>
      </w:ins>
      <w:ins w:id="587" w:author="Hannah Suzanne Wirtshafter" w:date="2026-05-08T14:51:00Z">
        <w:r w:rsidRPr="00DC5BC0">
          <w:t xml:space="preserve">), demonstrating that task trajectories were substantially more </w:t>
        </w:r>
        <w:proofErr w:type="spellStart"/>
        <w:r w:rsidRPr="00DC5BC0">
          <w:t>alignable</w:t>
        </w:r>
        <w:proofErr w:type="spellEnd"/>
        <w:r w:rsidRPr="00DC5BC0">
          <w:t xml:space="preserve"> across contexts than expected by chance. </w:t>
        </w:r>
      </w:ins>
      <w:ins w:id="588" w:author="Hannah Suzanne Wirtshafter" w:date="2026-05-08T14:52:00Z">
        <w:r w:rsidR="00915C7C" w:rsidRPr="00DC5BC0">
          <w:t>T</w:t>
        </w:r>
      </w:ins>
      <w:ins w:id="589" w:author="Hannah Suzanne Wirtshafter" w:date="2026-05-08T14:51:00Z">
        <w:r w:rsidRPr="00DC5BC0">
          <w:t>hese results indicate that what is preserved across contexts is the temporal relationship among task-related neural states rather than the absolute neural activity patterns themselves.</w:t>
        </w:r>
      </w:ins>
      <w:del w:id="590" w:author="Hannah Suzanne Wirtshafter" w:date="2026-05-08T14:51:00Z">
        <w:r w:rsidR="00FD10D3" w:rsidRPr="007D4986" w:rsidDel="003F0CFA">
          <w:delText>This result illustrates</w:delText>
        </w:r>
        <w:commentRangeStart w:id="591"/>
        <w:r w:rsidR="00FD10D3" w:rsidRPr="007D4986" w:rsidDel="003F0CFA">
          <w:delText xml:space="preserve"> that the relationships between </w:delText>
        </w:r>
      </w:del>
      <w:del w:id="592" w:author="Hannah Suzanne Wirtshafter" w:date="2026-05-08T12:59:00Z">
        <w:r w:rsidR="00FD10D3" w:rsidRPr="007D4986" w:rsidDel="00C70099">
          <w:delText xml:space="preserve">successive </w:delText>
        </w:r>
      </w:del>
      <w:del w:id="593" w:author="Hannah Suzanne Wirtshafter" w:date="2026-05-08T14:51:00Z">
        <w:r w:rsidR="00FD10D3" w:rsidRPr="007D4986" w:rsidDel="003F0CFA">
          <w:delText>neural states are maintained across contexts.</w:delText>
        </w:r>
        <w:commentRangeEnd w:id="591"/>
        <w:r w:rsidR="00FD10D3" w:rsidRPr="00382378" w:rsidDel="003F0CFA">
          <w:rPr>
            <w:rStyle w:val="CommentReference"/>
            <w:sz w:val="24"/>
            <w:szCs w:val="24"/>
          </w:rPr>
          <w:commentReference w:id="591"/>
        </w:r>
        <w:r w:rsidR="00FD10D3" w:rsidRPr="00382378" w:rsidDel="003F0CFA">
          <w:delText xml:space="preserve"> </w:delText>
        </w:r>
        <w:r w:rsidR="00B25C1B" w:rsidRPr="008336E1" w:rsidDel="003F0CFA">
          <w:delText>This g</w:delText>
        </w:r>
        <w:r w:rsidR="00DB46CB" w:rsidRPr="008336E1" w:rsidDel="003F0CFA">
          <w:delText>eometry preservation</w:delText>
        </w:r>
        <w:r w:rsidR="00664AE2" w:rsidRPr="00AC70DF" w:rsidDel="003F0CFA">
          <w:delText>,</w:delText>
        </w:r>
        <w:r w:rsidR="00B25C1B" w:rsidRPr="00B57DE1" w:rsidDel="003F0CFA">
          <w:delText xml:space="preserve"> which </w:delText>
        </w:r>
        <w:r w:rsidR="00DB46CB" w:rsidRPr="00DC5BC0" w:rsidDel="003F0CFA">
          <w:delText xml:space="preserve">was significantly greater than chance in all </w:delText>
        </w:r>
        <w:r w:rsidR="00B25C1B" w:rsidRPr="00DC5BC0" w:rsidDel="003F0CFA">
          <w:delText xml:space="preserve">rats </w:delText>
        </w:r>
      </w:del>
      <w:commentRangeStart w:id="594"/>
      <w:del w:id="595" w:author="Hannah Suzanne Wirtshafter" w:date="2026-05-08T13:00:00Z">
        <w:r w:rsidR="00DB46CB" w:rsidRPr="00DC5BC0" w:rsidDel="00C70099">
          <w:delText>(Fig. 3</w:delText>
        </w:r>
        <w:r w:rsidR="00B25C1B" w:rsidRPr="00DC5BC0" w:rsidDel="00C70099">
          <w:delText>d</w:delText>
        </w:r>
        <w:r w:rsidR="00DB46CB" w:rsidRPr="00DC5BC0" w:rsidDel="00C70099">
          <w:delText xml:space="preserve">), </w:delText>
        </w:r>
        <w:commentRangeEnd w:id="594"/>
        <w:r w:rsidR="00B25C1B" w:rsidRPr="00382378" w:rsidDel="00C70099">
          <w:rPr>
            <w:rStyle w:val="CommentReference"/>
            <w:sz w:val="24"/>
            <w:szCs w:val="24"/>
          </w:rPr>
          <w:commentReference w:id="594"/>
        </w:r>
      </w:del>
      <w:del w:id="596" w:author="Hannah Suzanne Wirtshafter" w:date="2026-05-08T14:51:00Z">
        <w:r w:rsidR="00DB46CB" w:rsidRPr="00382378" w:rsidDel="003F0CFA">
          <w:delText>indicat</w:delText>
        </w:r>
        <w:r w:rsidR="00B25C1B" w:rsidRPr="008336E1" w:rsidDel="003F0CFA">
          <w:delText>es</w:delText>
        </w:r>
        <w:r w:rsidR="00DB46CB" w:rsidRPr="008336E1" w:rsidDel="003F0CFA">
          <w:delText xml:space="preserve"> that </w:delText>
        </w:r>
        <w:r w:rsidR="005A53D0" w:rsidRPr="00AC70DF" w:rsidDel="003F0CFA">
          <w:delText xml:space="preserve">it is </w:delText>
        </w:r>
        <w:r w:rsidR="00DB46CB" w:rsidRPr="00B57DE1" w:rsidDel="003F0CFA">
          <w:delText xml:space="preserve">these </w:delText>
        </w:r>
        <w:r w:rsidR="005A53D0" w:rsidRPr="00DC5BC0" w:rsidDel="003F0CFA">
          <w:delText xml:space="preserve">temporal </w:delText>
        </w:r>
        <w:r w:rsidR="00DB46CB" w:rsidRPr="00DC5BC0" w:rsidDel="003F0CFA">
          <w:delText xml:space="preserve">relationships </w:delText>
        </w:r>
        <w:r w:rsidR="00664AE2" w:rsidRPr="00DC5BC0" w:rsidDel="003F0CFA">
          <w:delText xml:space="preserve">that </w:delText>
        </w:r>
        <w:r w:rsidR="00DB46CB" w:rsidRPr="00DC5BC0" w:rsidDel="003F0CFA">
          <w:delText>are maintained across contexts</w:delText>
        </w:r>
        <w:r w:rsidR="005A53D0" w:rsidRPr="00DC5BC0" w:rsidDel="003F0CFA">
          <w:delText xml:space="preserve">, rather than overall similarity in </w:delText>
        </w:r>
        <w:r w:rsidR="00B25C1B" w:rsidRPr="00DC5BC0" w:rsidDel="003F0CFA">
          <w:delText xml:space="preserve">task-related </w:delText>
        </w:r>
        <w:r w:rsidR="00FD10D3" w:rsidRPr="00DC5BC0" w:rsidDel="003F0CFA">
          <w:delText xml:space="preserve">neural </w:delText>
        </w:r>
        <w:r w:rsidR="005A53D0" w:rsidRPr="00DC5BC0" w:rsidDel="003F0CFA">
          <w:delText>activity patterns.</w:delText>
        </w:r>
        <w:r w:rsidR="00997B86" w:rsidRPr="00DC5BC0" w:rsidDel="003F0CFA">
          <w:delText xml:space="preserve"> </w:delText>
        </w:r>
        <w:commentRangeEnd w:id="516"/>
        <w:r w:rsidR="00B25C1B" w:rsidRPr="00382378" w:rsidDel="003F0CFA">
          <w:rPr>
            <w:rStyle w:val="CommentReference"/>
            <w:sz w:val="24"/>
            <w:szCs w:val="24"/>
          </w:rPr>
          <w:commentReference w:id="516"/>
        </w:r>
      </w:del>
      <w:commentRangeEnd w:id="517"/>
    </w:p>
    <w:p w14:paraId="0E6F94D5" w14:textId="1D265471" w:rsidR="00FA2D47" w:rsidRPr="00735C0E" w:rsidRDefault="00B42786">
      <w:pPr>
        <w:pStyle w:val="p1"/>
        <w:spacing w:line="480" w:lineRule="auto"/>
        <w:rPr>
          <w:ins w:id="597" w:author="Hannah Suzanne Wirtshafter" w:date="2026-05-08T14:58:00Z"/>
        </w:rPr>
      </w:pPr>
      <w:r w:rsidRPr="00382378">
        <w:rPr>
          <w:rStyle w:val="CommentReference"/>
        </w:rPr>
        <w:lastRenderedPageBreak/>
        <w:commentReference w:id="517"/>
      </w:r>
      <w:r w:rsidR="00B80CC8" w:rsidRPr="00382378">
        <w:t xml:space="preserve">Together, these results indicate </w:t>
      </w:r>
      <w:r w:rsidR="00D46C65" w:rsidRPr="008336E1">
        <w:t>that</w:t>
      </w:r>
      <w:r w:rsidR="00B80CC8" w:rsidRPr="008336E1">
        <w:t xml:space="preserve"> hippocampal repre</w:t>
      </w:r>
      <w:r w:rsidR="00B80CC8" w:rsidRPr="00AC70DF">
        <w:t xml:space="preserve">sentations </w:t>
      </w:r>
      <w:r w:rsidR="00D46C65" w:rsidRPr="00B57DE1">
        <w:t xml:space="preserve">of the </w:t>
      </w:r>
      <w:proofErr w:type="spellStart"/>
      <w:r w:rsidR="00D46C65" w:rsidRPr="00B57DE1">
        <w:t>tEBC</w:t>
      </w:r>
      <w:proofErr w:type="spellEnd"/>
      <w:r w:rsidR="00D46C65" w:rsidRPr="00B57DE1">
        <w:t xml:space="preserve"> task </w:t>
      </w:r>
      <w:r w:rsidR="00DB46CB" w:rsidRPr="00DC5BC0">
        <w:t xml:space="preserve">preserve </w:t>
      </w:r>
      <w:r w:rsidR="00B80CC8" w:rsidRPr="00DC5BC0">
        <w:t>a stable</w:t>
      </w:r>
      <w:r w:rsidR="00DB46CB" w:rsidRPr="00DC5BC0">
        <w:t>, low dimensional</w:t>
      </w:r>
      <w:r w:rsidR="00B80CC8" w:rsidRPr="00DC5BC0">
        <w:t xml:space="preserve"> population geometry </w:t>
      </w:r>
      <w:r w:rsidR="005A53D0" w:rsidRPr="00DC5BC0">
        <w:t xml:space="preserve">that </w:t>
      </w:r>
      <w:ins w:id="598" w:author="Hannah Suzanne Wirtshafter" w:date="2026-05-11T16:28:00Z">
        <w:r w:rsidR="00DF1942" w:rsidRPr="00DC5BC0">
          <w:t>preserves the temporal organization of the task despite contextual remapping</w:t>
        </w:r>
      </w:ins>
      <w:del w:id="599" w:author="Hannah Suzanne Wirtshafter" w:date="2026-05-11T16:28:00Z">
        <w:r w:rsidR="005A53D0" w:rsidRPr="00DC5BC0" w:rsidDel="00DF1942">
          <w:delText>reflects the temporal</w:delText>
        </w:r>
        <w:r w:rsidR="002D7F57" w:rsidRPr="00DC5BC0" w:rsidDel="00DF1942">
          <w:delText xml:space="preserve">ly </w:delText>
        </w:r>
        <w:r w:rsidR="005A53D0" w:rsidRPr="00DC5BC0" w:rsidDel="00DF1942">
          <w:delText>structure</w:delText>
        </w:r>
        <w:r w:rsidR="002D7F57" w:rsidRPr="007D4986" w:rsidDel="00DF1942">
          <w:delText>d order</w:delText>
        </w:r>
        <w:r w:rsidR="005A53D0" w:rsidRPr="007D4986" w:rsidDel="00DF1942">
          <w:delText xml:space="preserve"> of the task</w:delText>
        </w:r>
      </w:del>
      <w:r w:rsidR="005A53D0" w:rsidRPr="007D4986">
        <w:t xml:space="preserve">. This stability </w:t>
      </w:r>
      <w:r w:rsidR="00B80CC8" w:rsidRPr="007D4986">
        <w:t>across environments</w:t>
      </w:r>
      <w:r w:rsidR="005A53D0" w:rsidRPr="007D4986">
        <w:t xml:space="preserve"> </w:t>
      </w:r>
      <w:r w:rsidR="00274957" w:rsidRPr="007D4986">
        <w:t xml:space="preserve">is </w:t>
      </w:r>
      <w:r w:rsidR="00274957" w:rsidRPr="00735C0E">
        <w:t xml:space="preserve">observed in all animals, </w:t>
      </w:r>
      <w:r w:rsidR="00B80CC8" w:rsidRPr="00735C0E">
        <w:t>despite changes in spatial representations.</w:t>
      </w:r>
      <w:r w:rsidR="002D7F57" w:rsidRPr="00735C0E">
        <w:t xml:space="preserve"> </w:t>
      </w:r>
    </w:p>
    <w:p w14:paraId="39D58C8E" w14:textId="20C2C1C1" w:rsidR="001614F3" w:rsidRPr="00382378" w:rsidRDefault="001614F3">
      <w:pPr>
        <w:pStyle w:val="p1"/>
        <w:spacing w:line="480" w:lineRule="auto"/>
        <w:rPr>
          <w:b/>
          <w:rPrChange w:id="600" w:author="Hannah Suzanne Wirtshafter" w:date="2026-05-11T16:49:00Z">
            <w:rPr/>
          </w:rPrChange>
        </w:rPr>
        <w:pPrChange w:id="601" w:author="Hannah Suzanne Wirtshafter" w:date="2026-05-07T16:12:00Z">
          <w:pPr>
            <w:spacing w:line="480" w:lineRule="auto"/>
          </w:pPr>
        </w:pPrChange>
      </w:pPr>
      <w:ins w:id="602" w:author="Hannah Suzanne Wirtshafter" w:date="2026-05-08T14:58:00Z">
        <w:r w:rsidRPr="00382378">
          <w:rPr>
            <w:b/>
            <w:rPrChange w:id="603" w:author="Hannah Suzanne Wirtshafter" w:date="2026-05-11T16:49:00Z">
              <w:rPr/>
            </w:rPrChange>
          </w:rPr>
          <w:t>NOTE FOR ALL GEOMETRY COMPARISIONS</w:t>
        </w:r>
        <w:r w:rsidRPr="00382378">
          <w:rPr>
            <w:b/>
          </w:rPr>
          <w:t xml:space="preserve"> (fig 3c,3d,4c,4</w:t>
        </w:r>
        <w:proofErr w:type="gramStart"/>
        <w:r w:rsidRPr="00382378">
          <w:rPr>
            <w:b/>
          </w:rPr>
          <w:t>d,S</w:t>
        </w:r>
        <w:proofErr w:type="gramEnd"/>
        <w:r w:rsidRPr="00382378">
          <w:rPr>
            <w:b/>
          </w:rPr>
          <w:t>4)</w:t>
        </w:r>
        <w:r w:rsidRPr="00382378">
          <w:rPr>
            <w:b/>
            <w:rPrChange w:id="604" w:author="Hannah Suzanne Wirtshafter" w:date="2026-05-11T16:49:00Z">
              <w:rPr/>
            </w:rPrChange>
          </w:rPr>
          <w:t xml:space="preserve"> I NEED TO RERUN RAT 2’S MODEL AS I RAN THE WRONG ONE</w:t>
        </w:r>
      </w:ins>
    </w:p>
    <w:p w14:paraId="421947C7" w14:textId="323BE69F" w:rsidR="00857234" w:rsidRPr="00382378" w:rsidRDefault="003C2B7E" w:rsidP="00BF2704">
      <w:pPr>
        <w:pStyle w:val="p1"/>
        <w:spacing w:line="480" w:lineRule="auto"/>
      </w:pPr>
      <w:del w:id="605" w:author="Hannah Suzanne Wirtshafter" w:date="2026-05-08T15:14:00Z">
        <w:r w:rsidRPr="00382378" w:rsidDel="00271971">
          <w:rPr>
            <w:noProof/>
          </w:rPr>
          <w:lastRenderedPageBreak/>
          <w:drawing>
            <wp:inline distT="0" distB="0" distL="0" distR="0" wp14:anchorId="11BB20DE" wp14:editId="34EA7EE1">
              <wp:extent cx="5943600" cy="8151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d5-0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8151495"/>
                      </a:xfrm>
                      <a:prstGeom prst="rect">
                        <a:avLst/>
                      </a:prstGeom>
                    </pic:spPr>
                  </pic:pic>
                </a:graphicData>
              </a:graphic>
            </wp:inline>
          </w:drawing>
        </w:r>
      </w:del>
      <w:ins w:id="606" w:author="Hannah Suzanne Wirtshafter" w:date="2026-05-08T15:15:00Z">
        <w:r w:rsidR="00271971" w:rsidRPr="00382378">
          <w:rPr>
            <w:noProof/>
          </w:rPr>
          <w:drawing>
            <wp:inline distT="0" distB="0" distL="0" distR="0" wp14:anchorId="3F0B34C8" wp14:editId="03C33329">
              <wp:extent cx="5943600" cy="8151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d6-0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8151495"/>
                      </a:xfrm>
                      <a:prstGeom prst="rect">
                        <a:avLst/>
                      </a:prstGeom>
                    </pic:spPr>
                  </pic:pic>
                </a:graphicData>
              </a:graphic>
            </wp:inline>
          </w:drawing>
        </w:r>
      </w:ins>
    </w:p>
    <w:p w14:paraId="2140AFCC" w14:textId="437F91A9" w:rsidR="00452819" w:rsidRPr="00382378" w:rsidRDefault="00857234" w:rsidP="00857234">
      <w:pPr>
        <w:rPr>
          <w:ins w:id="607" w:author="Hannah Suzanne Wirtshafter" w:date="2026-04-30T14:07:00Z"/>
          <w:b/>
          <w:rPrChange w:id="608" w:author="Hannah Suzanne Wirtshafter" w:date="2026-05-11T16:49:00Z">
            <w:rPr>
              <w:ins w:id="609" w:author="Hannah Suzanne Wirtshafter" w:date="2026-04-30T14:07:00Z"/>
            </w:rPr>
          </w:rPrChange>
        </w:rPr>
      </w:pPr>
      <w:commentRangeStart w:id="610"/>
      <w:r w:rsidRPr="00382378">
        <w:rPr>
          <w:b/>
        </w:rPr>
        <w:lastRenderedPageBreak/>
        <w:t xml:space="preserve">Fig 3. </w:t>
      </w:r>
      <w:commentRangeEnd w:id="610"/>
      <w:r w:rsidR="004E2567" w:rsidRPr="00382378">
        <w:rPr>
          <w:rStyle w:val="CommentReference"/>
          <w:b/>
          <w:sz w:val="24"/>
          <w:szCs w:val="24"/>
        </w:rPr>
        <w:commentReference w:id="610"/>
      </w:r>
      <w:ins w:id="611" w:author="Hannah Suzanne Wirtshafter" w:date="2026-05-11T16:29:00Z">
        <w:r w:rsidR="009751E1" w:rsidRPr="00382378">
          <w:rPr>
            <w:b/>
          </w:rPr>
          <w:t xml:space="preserve">Conserved population geometry of </w:t>
        </w:r>
        <w:proofErr w:type="spellStart"/>
        <w:r w:rsidR="009751E1" w:rsidRPr="00382378">
          <w:rPr>
            <w:b/>
          </w:rPr>
          <w:t>tEBC</w:t>
        </w:r>
        <w:proofErr w:type="spellEnd"/>
        <w:r w:rsidR="009751E1" w:rsidRPr="00382378">
          <w:rPr>
            <w:b/>
          </w:rPr>
          <w:t xml:space="preserve"> task representations across environments.</w:t>
        </w:r>
      </w:ins>
      <w:commentRangeStart w:id="612"/>
      <w:del w:id="613" w:author="Hannah Suzanne Wirtshafter" w:date="2026-05-11T16:29:00Z">
        <w:r w:rsidRPr="00AC70DF" w:rsidDel="009751E1">
          <w:rPr>
            <w:b/>
          </w:rPr>
          <w:delText xml:space="preserve">High consistency in </w:delText>
        </w:r>
        <w:r w:rsidR="00873723" w:rsidRPr="00AC70DF" w:rsidDel="009751E1">
          <w:rPr>
            <w:b/>
          </w:rPr>
          <w:delText xml:space="preserve">the temporal structure of </w:delText>
        </w:r>
        <w:r w:rsidRPr="00AC70DF" w:rsidDel="009751E1">
          <w:rPr>
            <w:b/>
          </w:rPr>
          <w:delText xml:space="preserve">neural representations </w:delText>
        </w:r>
        <w:r w:rsidR="009A1FF8" w:rsidRPr="00B57DE1" w:rsidDel="009751E1">
          <w:rPr>
            <w:b/>
          </w:rPr>
          <w:delText xml:space="preserve">of the tEBC task across </w:delText>
        </w:r>
        <w:r w:rsidRPr="00B57DE1" w:rsidDel="009751E1">
          <w:rPr>
            <w:b/>
          </w:rPr>
          <w:delText>environments A and B.</w:delText>
        </w:r>
        <w:commentRangeEnd w:id="612"/>
        <w:r w:rsidR="009A1FF8" w:rsidRPr="00382378" w:rsidDel="009751E1">
          <w:rPr>
            <w:rStyle w:val="CommentReference"/>
            <w:rFonts w:eastAsiaTheme="minorHAnsi"/>
            <w:sz w:val="24"/>
            <w:szCs w:val="24"/>
          </w:rPr>
          <w:commentReference w:id="612"/>
        </w:r>
      </w:del>
    </w:p>
    <w:p w14:paraId="70E3BD54" w14:textId="42667087" w:rsidR="005852AF" w:rsidRPr="00382378" w:rsidDel="00A76F32" w:rsidRDefault="00452819" w:rsidP="00A76F32">
      <w:pPr>
        <w:pStyle w:val="ListParagraph"/>
        <w:numPr>
          <w:ilvl w:val="1"/>
          <w:numId w:val="25"/>
        </w:numPr>
        <w:ind w:left="720"/>
        <w:rPr>
          <w:del w:id="614" w:author="Hannah Suzanne Wirtshafter" w:date="2026-05-11T16:35:00Z"/>
          <w:rFonts w:ascii="Times New Roman" w:hAnsi="Times New Roman" w:cs="Times New Roman"/>
          <w:rPrChange w:id="615" w:author="Hannah Suzanne Wirtshafter" w:date="2026-05-11T16:49:00Z">
            <w:rPr>
              <w:del w:id="616" w:author="Hannah Suzanne Wirtshafter" w:date="2026-05-11T16:35:00Z"/>
            </w:rPr>
          </w:rPrChange>
        </w:rPr>
      </w:pPr>
      <w:r w:rsidRPr="00382378">
        <w:rPr>
          <w:rFonts w:ascii="Times New Roman" w:hAnsi="Times New Roman" w:cs="Times New Roman"/>
          <w:rPrChange w:id="617" w:author="Hannah Suzanne Wirtshafter" w:date="2026-05-11T16:49:00Z">
            <w:rPr/>
          </w:rPrChange>
        </w:rPr>
        <w:t xml:space="preserve">Left: </w:t>
      </w:r>
      <w:r w:rsidR="006231DA" w:rsidRPr="00382378">
        <w:rPr>
          <w:rFonts w:ascii="Times New Roman" w:hAnsi="Times New Roman" w:cs="Times New Roman"/>
          <w:rPrChange w:id="618" w:author="Hannah Suzanne Wirtshafter" w:date="2026-05-11T16:49:00Z">
            <w:rPr/>
          </w:rPrChange>
        </w:rPr>
        <w:t>C</w:t>
      </w:r>
      <w:r w:rsidR="005852AF" w:rsidRPr="00382378">
        <w:rPr>
          <w:rFonts w:ascii="Times New Roman" w:hAnsi="Times New Roman" w:cs="Times New Roman"/>
          <w:rPrChange w:id="619" w:author="Hannah Suzanne Wirtshafter" w:date="2026-05-11T16:49:00Z">
            <w:rPr/>
          </w:rPrChange>
        </w:rPr>
        <w:t xml:space="preserve">onsistency </w:t>
      </w:r>
      <w:commentRangeStart w:id="620"/>
      <w:r w:rsidR="005852AF" w:rsidRPr="00382378">
        <w:rPr>
          <w:rFonts w:ascii="Times New Roman" w:hAnsi="Times New Roman" w:cs="Times New Roman"/>
          <w:rPrChange w:id="621" w:author="Hannah Suzanne Wirtshafter" w:date="2026-05-11T16:49:00Z">
            <w:rPr/>
          </w:rPrChange>
        </w:rPr>
        <w:t>scores</w:t>
      </w:r>
      <w:commentRangeEnd w:id="620"/>
      <w:r w:rsidR="00B925FE" w:rsidRPr="00382378">
        <w:rPr>
          <w:rStyle w:val="CommentReference"/>
          <w:rFonts w:ascii="Times New Roman" w:hAnsi="Times New Roman" w:cs="Times New Roman"/>
          <w:sz w:val="24"/>
          <w:szCs w:val="24"/>
          <w:rPrChange w:id="622" w:author="Hannah Suzanne Wirtshafter" w:date="2026-05-11T16:49:00Z">
            <w:rPr>
              <w:rStyle w:val="CommentReference"/>
              <w:sz w:val="24"/>
              <w:szCs w:val="24"/>
            </w:rPr>
          </w:rPrChange>
        </w:rPr>
        <w:commentReference w:id="620"/>
      </w:r>
      <w:r w:rsidR="005852AF" w:rsidRPr="00382378">
        <w:rPr>
          <w:rFonts w:ascii="Times New Roman" w:hAnsi="Times New Roman" w:cs="Times New Roman"/>
          <w:rPrChange w:id="623" w:author="Hannah Suzanne Wirtshafter" w:date="2026-05-11T16:49:00Z">
            <w:rPr/>
          </w:rPrChange>
        </w:rPr>
        <w:t xml:space="preserve"> </w:t>
      </w:r>
      <w:r w:rsidR="006231DA" w:rsidRPr="00382378">
        <w:rPr>
          <w:rFonts w:ascii="Times New Roman" w:hAnsi="Times New Roman" w:cs="Times New Roman"/>
          <w:rPrChange w:id="624" w:author="Hannah Suzanne Wirtshafter" w:date="2026-05-11T16:49:00Z">
            <w:rPr/>
          </w:rPrChange>
        </w:rPr>
        <w:t xml:space="preserve">averaged </w:t>
      </w:r>
      <w:r w:rsidR="005852AF" w:rsidRPr="00382378">
        <w:rPr>
          <w:rFonts w:ascii="Times New Roman" w:hAnsi="Times New Roman" w:cs="Times New Roman"/>
          <w:rPrChange w:id="625" w:author="Hannah Suzanne Wirtshafter" w:date="2026-05-11T16:49:00Z">
            <w:rPr/>
          </w:rPrChange>
        </w:rPr>
        <w:t>across all rats for CSUS2, calculated with 2, 5, and 10 latent</w:t>
      </w:r>
      <w:r w:rsidR="009A1FF8" w:rsidRPr="00382378">
        <w:rPr>
          <w:rFonts w:ascii="Times New Roman" w:hAnsi="Times New Roman" w:cs="Times New Roman"/>
          <w:rPrChange w:id="626" w:author="Hannah Suzanne Wirtshafter" w:date="2026-05-11T16:49:00Z">
            <w:rPr/>
          </w:rPrChange>
        </w:rPr>
        <w:t xml:space="preserve"> dimensions</w:t>
      </w:r>
      <w:r w:rsidR="005852AF" w:rsidRPr="00382378">
        <w:rPr>
          <w:rFonts w:ascii="Times New Roman" w:hAnsi="Times New Roman" w:cs="Times New Roman"/>
          <w:rPrChange w:id="627" w:author="Hannah Suzanne Wirtshafter" w:date="2026-05-11T16:49:00Z">
            <w:rPr/>
          </w:rPrChange>
        </w:rPr>
        <w:t xml:space="preserve">. Lighter bars represent consistency percentage for actual data, while adjacent darker bars represent consistency </w:t>
      </w:r>
      <w:r w:rsidR="009E4B1B" w:rsidRPr="00382378">
        <w:rPr>
          <w:rFonts w:ascii="Times New Roman" w:hAnsi="Times New Roman" w:cs="Times New Roman"/>
          <w:rPrChange w:id="628" w:author="Hannah Suzanne Wirtshafter" w:date="2026-05-11T16:49:00Z">
            <w:rPr/>
          </w:rPrChange>
        </w:rPr>
        <w:t xml:space="preserve">percentage </w:t>
      </w:r>
      <w:r w:rsidR="006231DA" w:rsidRPr="00382378">
        <w:rPr>
          <w:rFonts w:ascii="Times New Roman" w:hAnsi="Times New Roman" w:cs="Times New Roman"/>
          <w:rPrChange w:id="629" w:author="Hannah Suzanne Wirtshafter" w:date="2026-05-11T16:49:00Z">
            <w:rPr/>
          </w:rPrChange>
        </w:rPr>
        <w:t>computed for</w:t>
      </w:r>
      <w:commentRangeStart w:id="630"/>
      <w:r w:rsidR="005852AF" w:rsidRPr="00382378">
        <w:rPr>
          <w:rFonts w:ascii="Times New Roman" w:hAnsi="Times New Roman" w:cs="Times New Roman"/>
          <w:rPrChange w:id="631" w:author="Hannah Suzanne Wirtshafter" w:date="2026-05-11T16:49:00Z">
            <w:rPr/>
          </w:rPrChange>
        </w:rPr>
        <w:t xml:space="preserve"> data</w:t>
      </w:r>
      <w:r w:rsidR="006231DA" w:rsidRPr="00382378">
        <w:rPr>
          <w:rFonts w:ascii="Times New Roman" w:hAnsi="Times New Roman" w:cs="Times New Roman"/>
          <w:rPrChange w:id="632" w:author="Hannah Suzanne Wirtshafter" w:date="2026-05-11T16:49:00Z">
            <w:rPr/>
          </w:rPrChange>
        </w:rPr>
        <w:t xml:space="preserve"> where task bins were randomly shuffled</w:t>
      </w:r>
      <w:r w:rsidR="005852AF" w:rsidRPr="00382378">
        <w:rPr>
          <w:rFonts w:ascii="Times New Roman" w:hAnsi="Times New Roman" w:cs="Times New Roman"/>
          <w:rPrChange w:id="633" w:author="Hannah Suzanne Wirtshafter" w:date="2026-05-11T16:49:00Z">
            <w:rPr/>
          </w:rPrChange>
        </w:rPr>
        <w:t xml:space="preserve">. </w:t>
      </w:r>
      <w:commentRangeEnd w:id="630"/>
      <w:r w:rsidR="003A1B70" w:rsidRPr="00382378">
        <w:rPr>
          <w:rStyle w:val="CommentReference"/>
          <w:rFonts w:ascii="Times New Roman" w:hAnsi="Times New Roman" w:cs="Times New Roman"/>
          <w:sz w:val="24"/>
          <w:szCs w:val="24"/>
          <w:rPrChange w:id="634" w:author="Hannah Suzanne Wirtshafter" w:date="2026-05-11T16:49:00Z">
            <w:rPr>
              <w:rStyle w:val="CommentReference"/>
              <w:sz w:val="24"/>
              <w:szCs w:val="24"/>
            </w:rPr>
          </w:rPrChange>
        </w:rPr>
        <w:commentReference w:id="630"/>
      </w:r>
      <w:ins w:id="635" w:author="Hannah Suzanne Wirtshafter" w:date="2026-05-11T16:31:00Z">
        <w:r w:rsidR="009751E1" w:rsidRPr="00382378">
          <w:rPr>
            <w:rFonts w:ascii="Times New Roman" w:hAnsi="Times New Roman" w:cs="Times New Roman"/>
            <w:rPrChange w:id="636" w:author="Hannah Suzanne Wirtshafter" w:date="2026-05-11T16:49:00Z">
              <w:rPr/>
            </w:rPrChange>
          </w:rPr>
          <w:t>Schematics below the x-axis illustrate the datasets included in each comparison</w:t>
        </w:r>
      </w:ins>
      <w:del w:id="637" w:author="Hannah Suzanne Wirtshafter" w:date="2026-05-11T16:31:00Z">
        <w:r w:rsidR="005852AF" w:rsidRPr="00382378" w:rsidDel="009751E1">
          <w:rPr>
            <w:rFonts w:ascii="Times New Roman" w:hAnsi="Times New Roman" w:cs="Times New Roman"/>
            <w:rPrChange w:id="638" w:author="Hannah Suzanne Wirtshafter" w:date="2026-05-11T16:49:00Z">
              <w:rPr/>
            </w:rPrChange>
          </w:rPr>
          <w:delText>The schematic below the x-axis illustrates the data sets included in each comparison</w:delText>
        </w:r>
      </w:del>
      <w:r w:rsidR="005852AF" w:rsidRPr="00382378">
        <w:rPr>
          <w:rFonts w:ascii="Times New Roman" w:hAnsi="Times New Roman" w:cs="Times New Roman"/>
          <w:rPrChange w:id="639" w:author="Hannah Suzanne Wirtshafter" w:date="2026-05-11T16:49:00Z">
            <w:rPr/>
          </w:rPrChange>
        </w:rPr>
        <w:t xml:space="preserve">. Bars represent </w:t>
      </w:r>
      <w:r w:rsidR="00B925FE" w:rsidRPr="00382378">
        <w:rPr>
          <w:rFonts w:ascii="Times New Roman" w:hAnsi="Times New Roman" w:cs="Times New Roman"/>
          <w:rPrChange w:id="640" w:author="Hannah Suzanne Wirtshafter" w:date="2026-05-11T16:49:00Z">
            <w:rPr/>
          </w:rPrChange>
        </w:rPr>
        <w:t xml:space="preserve">SEM </w:t>
      </w:r>
      <w:r w:rsidR="005852AF" w:rsidRPr="00382378">
        <w:rPr>
          <w:rFonts w:ascii="Times New Roman" w:hAnsi="Times New Roman" w:cs="Times New Roman"/>
          <w:rPrChange w:id="641" w:author="Hannah Suzanne Wirtshafter" w:date="2026-05-11T16:49:00Z">
            <w:rPr/>
          </w:rPrChange>
        </w:rPr>
        <w:t xml:space="preserve">across rats. </w:t>
      </w:r>
      <w:ins w:id="642" w:author="Hannah Suzanne Wirtshafter" w:date="2026-05-11T16:32:00Z">
        <w:r w:rsidR="00A76F32" w:rsidRPr="00382378">
          <w:rPr>
            <w:rFonts w:ascii="Times New Roman" w:hAnsi="Times New Roman" w:cs="Times New Roman"/>
            <w:rPrChange w:id="643" w:author="Hannah Suzanne Wirtshafter" w:date="2026-05-11T16:49:00Z">
              <w:rPr/>
            </w:rPrChange>
          </w:rPr>
          <w:t xml:space="preserve">Consistency scores significantly exceeded shuffled controls across all latent dimensions. </w:t>
        </w:r>
      </w:ins>
      <w:del w:id="644" w:author="Hannah Suzanne Wirtshafter" w:date="2026-05-11T16:32:00Z">
        <w:r w:rsidR="005852AF" w:rsidRPr="00382378" w:rsidDel="00A76F32">
          <w:rPr>
            <w:rFonts w:ascii="Times New Roman" w:hAnsi="Times New Roman" w:cs="Times New Roman"/>
            <w:rPrChange w:id="645" w:author="Hannah Suzanne Wirtshafter" w:date="2026-05-11T16:49:00Z">
              <w:rPr/>
            </w:rPrChange>
          </w:rPr>
          <w:delText xml:space="preserve">Consistency scores for actual data versus shuffled data were significantly different across all latent dimensions </w:delText>
        </w:r>
      </w:del>
      <w:r w:rsidR="005852AF" w:rsidRPr="00382378">
        <w:rPr>
          <w:rFonts w:ascii="Times New Roman" w:hAnsi="Times New Roman" w:cs="Times New Roman"/>
          <w:rPrChange w:id="646" w:author="Hannah Suzanne Wirtshafter" w:date="2026-05-11T16:49:00Z">
            <w:rPr/>
          </w:rPrChange>
        </w:rPr>
        <w:t xml:space="preserve">(all double-sided t-tests: 2 </w:t>
      </w:r>
      <w:proofErr w:type="spellStart"/>
      <w:r w:rsidR="005852AF" w:rsidRPr="00382378">
        <w:rPr>
          <w:rFonts w:ascii="Times New Roman" w:hAnsi="Times New Roman" w:cs="Times New Roman"/>
          <w:rPrChange w:id="647" w:author="Hannah Suzanne Wirtshafter" w:date="2026-05-11T16:49:00Z">
            <w:rPr/>
          </w:rPrChange>
        </w:rPr>
        <w:t>latents</w:t>
      </w:r>
      <w:proofErr w:type="spellEnd"/>
      <w:r w:rsidR="005852AF" w:rsidRPr="00382378">
        <w:rPr>
          <w:rFonts w:ascii="Times New Roman" w:hAnsi="Times New Roman" w:cs="Times New Roman"/>
          <w:rPrChange w:id="648" w:author="Hannah Suzanne Wirtshafter" w:date="2026-05-11T16:49:00Z">
            <w:rPr/>
          </w:rPrChange>
        </w:rPr>
        <w:t>, p &lt; 1 × 10</w:t>
      </w:r>
      <w:r w:rsidR="005852AF" w:rsidRPr="00382378">
        <w:rPr>
          <w:rFonts w:ascii="Times New Roman" w:hAnsi="Times New Roman" w:cs="Times New Roman"/>
          <w:vertAlign w:val="superscript"/>
          <w:rPrChange w:id="649" w:author="Hannah Suzanne Wirtshafter" w:date="2026-05-11T16:49:00Z">
            <w:rPr>
              <w:vertAlign w:val="superscript"/>
            </w:rPr>
          </w:rPrChange>
        </w:rPr>
        <w:t>-5</w:t>
      </w:r>
      <w:r w:rsidR="005852AF" w:rsidRPr="00382378">
        <w:rPr>
          <w:rFonts w:ascii="Times New Roman" w:hAnsi="Times New Roman" w:cs="Times New Roman"/>
          <w:rPrChange w:id="650" w:author="Hannah Suzanne Wirtshafter" w:date="2026-05-11T16:49:00Z">
            <w:rPr/>
          </w:rPrChange>
        </w:rPr>
        <w:t xml:space="preserve">; 5 </w:t>
      </w:r>
      <w:proofErr w:type="spellStart"/>
      <w:r w:rsidR="005852AF" w:rsidRPr="00382378">
        <w:rPr>
          <w:rFonts w:ascii="Times New Roman" w:hAnsi="Times New Roman" w:cs="Times New Roman"/>
          <w:rPrChange w:id="651" w:author="Hannah Suzanne Wirtshafter" w:date="2026-05-11T16:49:00Z">
            <w:rPr/>
          </w:rPrChange>
        </w:rPr>
        <w:t>latents</w:t>
      </w:r>
      <w:proofErr w:type="spellEnd"/>
      <w:r w:rsidR="005852AF" w:rsidRPr="00382378">
        <w:rPr>
          <w:rFonts w:ascii="Times New Roman" w:hAnsi="Times New Roman" w:cs="Times New Roman"/>
          <w:rPrChange w:id="652" w:author="Hannah Suzanne Wirtshafter" w:date="2026-05-11T16:49:00Z">
            <w:rPr/>
          </w:rPrChange>
        </w:rPr>
        <w:t>, p &lt; 1 × 10</w:t>
      </w:r>
      <w:r w:rsidR="005852AF" w:rsidRPr="00382378">
        <w:rPr>
          <w:rFonts w:ascii="Times New Roman" w:hAnsi="Times New Roman" w:cs="Times New Roman"/>
          <w:vertAlign w:val="superscript"/>
          <w:rPrChange w:id="653" w:author="Hannah Suzanne Wirtshafter" w:date="2026-05-11T16:49:00Z">
            <w:rPr>
              <w:vertAlign w:val="superscript"/>
            </w:rPr>
          </w:rPrChange>
        </w:rPr>
        <w:t>-5</w:t>
      </w:r>
      <w:r w:rsidR="005852AF" w:rsidRPr="00382378">
        <w:rPr>
          <w:rFonts w:ascii="Times New Roman" w:hAnsi="Times New Roman" w:cs="Times New Roman"/>
          <w:rPrChange w:id="654" w:author="Hannah Suzanne Wirtshafter" w:date="2026-05-11T16:49:00Z">
            <w:rPr/>
          </w:rPrChange>
        </w:rPr>
        <w:t xml:space="preserve">; 10 </w:t>
      </w:r>
      <w:proofErr w:type="spellStart"/>
      <w:r w:rsidR="005852AF" w:rsidRPr="00382378">
        <w:rPr>
          <w:rFonts w:ascii="Times New Roman" w:hAnsi="Times New Roman" w:cs="Times New Roman"/>
          <w:rPrChange w:id="655" w:author="Hannah Suzanne Wirtshafter" w:date="2026-05-11T16:49:00Z">
            <w:rPr/>
          </w:rPrChange>
        </w:rPr>
        <w:t>latents</w:t>
      </w:r>
      <w:proofErr w:type="spellEnd"/>
      <w:r w:rsidR="005852AF" w:rsidRPr="00382378">
        <w:rPr>
          <w:rFonts w:ascii="Times New Roman" w:hAnsi="Times New Roman" w:cs="Times New Roman"/>
          <w:rPrChange w:id="656" w:author="Hannah Suzanne Wirtshafter" w:date="2026-05-11T16:49:00Z">
            <w:rPr/>
          </w:rPrChange>
        </w:rPr>
        <w:t>, p &lt; 1 × 10</w:t>
      </w:r>
      <w:r w:rsidR="005852AF" w:rsidRPr="00382378">
        <w:rPr>
          <w:rFonts w:ascii="Times New Roman" w:hAnsi="Times New Roman" w:cs="Times New Roman"/>
          <w:vertAlign w:val="superscript"/>
          <w:rPrChange w:id="657" w:author="Hannah Suzanne Wirtshafter" w:date="2026-05-11T16:49:00Z">
            <w:rPr>
              <w:vertAlign w:val="superscript"/>
            </w:rPr>
          </w:rPrChange>
        </w:rPr>
        <w:t>-4</w:t>
      </w:r>
      <w:r w:rsidR="005852AF" w:rsidRPr="00382378">
        <w:rPr>
          <w:rFonts w:ascii="Times New Roman" w:hAnsi="Times New Roman" w:cs="Times New Roman"/>
          <w:rPrChange w:id="658" w:author="Hannah Suzanne Wirtshafter" w:date="2026-05-11T16:49:00Z">
            <w:rPr/>
          </w:rPrChange>
        </w:rPr>
        <w:t xml:space="preserve">). </w:t>
      </w:r>
      <w:commentRangeStart w:id="659"/>
      <w:commentRangeStart w:id="660"/>
      <w:del w:id="661" w:author="Hannah Suzanne Wirtshafter" w:date="2026-05-07T16:17:00Z">
        <w:r w:rsidR="005852AF" w:rsidRPr="00382378" w:rsidDel="006F3F00">
          <w:rPr>
            <w:rFonts w:ascii="Times New Roman" w:hAnsi="Times New Roman" w:cs="Times New Roman"/>
            <w:rPrChange w:id="662" w:author="Hannah Suzanne Wirtshafter" w:date="2026-05-11T16:49:00Z">
              <w:rPr/>
            </w:rPrChange>
          </w:rPr>
          <w:delText>This was consist</w:delText>
        </w:r>
        <w:r w:rsidR="00B925FE" w:rsidRPr="00382378" w:rsidDel="006F3F00">
          <w:rPr>
            <w:rFonts w:ascii="Times New Roman" w:hAnsi="Times New Roman" w:cs="Times New Roman"/>
            <w:rPrChange w:id="663" w:author="Hannah Suzanne Wirtshafter" w:date="2026-05-11T16:49:00Z">
              <w:rPr/>
            </w:rPrChange>
          </w:rPr>
          <w:delText>e</w:delText>
        </w:r>
        <w:r w:rsidR="005852AF" w:rsidRPr="00382378" w:rsidDel="006F3F00">
          <w:rPr>
            <w:rFonts w:ascii="Times New Roman" w:hAnsi="Times New Roman" w:cs="Times New Roman"/>
            <w:rPrChange w:id="664" w:author="Hannah Suzanne Wirtshafter" w:date="2026-05-11T16:49:00Z">
              <w:rPr/>
            </w:rPrChange>
          </w:rPr>
          <w:delText>nt with data from individual rats: For the CSUS2 division of conditioning periods (split into CS and US components), all five rats show significantly higher consistency between environments A and B in the actual data compared to shuffled data. This consistency remains significant with up to 10 latents</w:delText>
        </w:r>
        <w:r w:rsidR="00B925FE" w:rsidRPr="00382378" w:rsidDel="006F3F00">
          <w:rPr>
            <w:rFonts w:ascii="Times New Roman" w:hAnsi="Times New Roman" w:cs="Times New Roman"/>
            <w:rPrChange w:id="665" w:author="Hannah Suzanne Wirtshafter" w:date="2026-05-11T16:49:00Z">
              <w:rPr/>
            </w:rPrChange>
          </w:rPr>
          <w:delText>.</w:delText>
        </w:r>
        <w:r w:rsidRPr="00382378" w:rsidDel="006F3F00">
          <w:rPr>
            <w:rFonts w:ascii="Times New Roman" w:hAnsi="Times New Roman" w:cs="Times New Roman"/>
            <w:rPrChange w:id="666" w:author="Hannah Suzanne Wirtshafter" w:date="2026-05-11T16:49:00Z">
              <w:rPr/>
            </w:rPrChange>
          </w:rPr>
          <w:delText xml:space="preserve"> </w:delText>
        </w:r>
        <w:commentRangeEnd w:id="659"/>
        <w:r w:rsidR="00B925FE" w:rsidRPr="00382378" w:rsidDel="006F3F00">
          <w:rPr>
            <w:rStyle w:val="CommentReference"/>
            <w:rFonts w:ascii="Times New Roman" w:hAnsi="Times New Roman" w:cs="Times New Roman"/>
            <w:sz w:val="24"/>
            <w:szCs w:val="24"/>
            <w:rPrChange w:id="667" w:author="Hannah Suzanne Wirtshafter" w:date="2026-05-11T16:49:00Z">
              <w:rPr>
                <w:rStyle w:val="CommentReference"/>
                <w:sz w:val="24"/>
                <w:szCs w:val="24"/>
              </w:rPr>
            </w:rPrChange>
          </w:rPr>
          <w:commentReference w:id="659"/>
        </w:r>
        <w:commentRangeEnd w:id="660"/>
        <w:r w:rsidR="006231DA" w:rsidRPr="00382378" w:rsidDel="006F3F00">
          <w:rPr>
            <w:rStyle w:val="CommentReference"/>
            <w:rFonts w:ascii="Times New Roman" w:hAnsi="Times New Roman" w:cs="Times New Roman"/>
            <w:rPrChange w:id="668" w:author="Hannah Suzanne Wirtshafter" w:date="2026-05-11T16:49:00Z">
              <w:rPr>
                <w:rStyle w:val="CommentReference"/>
              </w:rPr>
            </w:rPrChange>
          </w:rPr>
          <w:commentReference w:id="660"/>
        </w:r>
      </w:del>
      <w:r w:rsidRPr="00382378">
        <w:rPr>
          <w:rFonts w:ascii="Times New Roman" w:hAnsi="Times New Roman" w:cs="Times New Roman"/>
          <w:rPrChange w:id="669" w:author="Hannah Suzanne Wirtshafter" w:date="2026-05-11T16:49:00Z">
            <w:rPr/>
          </w:rPrChange>
        </w:rPr>
        <w:t xml:space="preserve">Right: </w:t>
      </w:r>
      <w:ins w:id="670" w:author="Hannah Suzanne Wirtshafter" w:date="2026-05-11T16:32:00Z">
        <w:r w:rsidR="00A76F32" w:rsidRPr="00382378">
          <w:rPr>
            <w:rFonts w:ascii="Times New Roman" w:hAnsi="Times New Roman" w:cs="Times New Roman"/>
            <w:rPrChange w:id="671" w:author="Hannah Suzanne Wirtshafter" w:date="2026-05-11T16:49:00Z">
              <w:rPr/>
            </w:rPrChange>
          </w:rPr>
          <w:t>Same analysis as in the left panel, but for CSUS5, in which the conditioning period was divided into five temporal bins.</w:t>
        </w:r>
      </w:ins>
      <w:commentRangeStart w:id="672"/>
      <w:del w:id="673" w:author="Hannah Suzanne Wirtshafter" w:date="2026-05-11T16:32:00Z">
        <w:r w:rsidR="005852AF" w:rsidRPr="00382378" w:rsidDel="00A76F32">
          <w:rPr>
            <w:rFonts w:ascii="Times New Roman" w:hAnsi="Times New Roman" w:cs="Times New Roman"/>
            <w:rPrChange w:id="674" w:author="Hannah Suzanne Wirtshafter" w:date="2026-05-11T16:49:00Z">
              <w:rPr/>
            </w:rPrChange>
          </w:rPr>
          <w:delText xml:space="preserve">Consistency scores for each rat, as in </w:delText>
        </w:r>
        <w:r w:rsidRPr="00382378" w:rsidDel="00A76F32">
          <w:rPr>
            <w:rFonts w:ascii="Times New Roman" w:hAnsi="Times New Roman" w:cs="Times New Roman"/>
            <w:rPrChange w:id="675" w:author="Hannah Suzanne Wirtshafter" w:date="2026-05-11T16:49:00Z">
              <w:rPr/>
            </w:rPrChange>
          </w:rPr>
          <w:delText>left panel</w:delText>
        </w:r>
        <w:commentRangeEnd w:id="672"/>
        <w:r w:rsidR="00B925FE" w:rsidRPr="00382378" w:rsidDel="00A76F32">
          <w:rPr>
            <w:rStyle w:val="CommentReference"/>
            <w:rFonts w:ascii="Times New Roman" w:hAnsi="Times New Roman" w:cs="Times New Roman"/>
            <w:sz w:val="24"/>
            <w:szCs w:val="24"/>
            <w:rPrChange w:id="676" w:author="Hannah Suzanne Wirtshafter" w:date="2026-05-11T16:49:00Z">
              <w:rPr>
                <w:rStyle w:val="CommentReference"/>
                <w:sz w:val="24"/>
                <w:szCs w:val="24"/>
              </w:rPr>
            </w:rPrChange>
          </w:rPr>
          <w:commentReference w:id="672"/>
        </w:r>
        <w:r w:rsidR="005852AF" w:rsidRPr="00382378" w:rsidDel="00A76F32">
          <w:rPr>
            <w:rFonts w:ascii="Times New Roman" w:hAnsi="Times New Roman" w:cs="Times New Roman"/>
            <w:rPrChange w:id="677" w:author="Hannah Suzanne Wirtshafter" w:date="2026-05-11T16:49:00Z">
              <w:rPr/>
            </w:rPrChange>
          </w:rPr>
          <w:delText>, but for CSUS5, where the conditioning period is divided into five time bins</w:delText>
        </w:r>
      </w:del>
      <w:ins w:id="678" w:author="Hannah Suzanne Wirtshafter" w:date="2026-05-11T16:33:00Z">
        <w:r w:rsidR="00A76F32" w:rsidRPr="00382378">
          <w:rPr>
            <w:rFonts w:ascii="Times New Roman" w:hAnsi="Times New Roman" w:cs="Times New Roman"/>
            <w:rPrChange w:id="679" w:author="Hannah Suzanne Wirtshafter" w:date="2026-05-11T16:49:00Z">
              <w:rPr/>
            </w:rPrChange>
          </w:rPr>
          <w:t xml:space="preserve"> All five rats showed significantly greater cross-environment consistency than shuffled controls across embeddings containing up to 10 latent dimensions. </w:t>
        </w:r>
      </w:ins>
      <w:del w:id="680" w:author="Hannah Suzanne Wirtshafter" w:date="2026-05-11T16:33:00Z">
        <w:r w:rsidR="005852AF" w:rsidRPr="00382378" w:rsidDel="00A76F32">
          <w:rPr>
            <w:rFonts w:ascii="Times New Roman" w:hAnsi="Times New Roman" w:cs="Times New Roman"/>
            <w:rPrChange w:id="681" w:author="Hannah Suzanne Wirtshafter" w:date="2026-05-11T16:49:00Z">
              <w:rPr/>
            </w:rPrChange>
          </w:rPr>
          <w:delText>. All five rats show significantly higher consistency between environments A and B in the actual data compared to shuffled data; this is maintained across latent</w:delText>
        </w:r>
        <w:r w:rsidR="00FA2FC9" w:rsidRPr="00382378" w:rsidDel="00A76F32">
          <w:rPr>
            <w:rFonts w:ascii="Times New Roman" w:hAnsi="Times New Roman" w:cs="Times New Roman"/>
            <w:rPrChange w:id="682" w:author="Hannah Suzanne Wirtshafter" w:date="2026-05-11T16:49:00Z">
              <w:rPr/>
            </w:rPrChange>
          </w:rPr>
          <w:delText xml:space="preserve"> dimensions</w:delText>
        </w:r>
        <w:r w:rsidR="005852AF" w:rsidRPr="00382378" w:rsidDel="00A76F32">
          <w:rPr>
            <w:rFonts w:ascii="Times New Roman" w:hAnsi="Times New Roman" w:cs="Times New Roman"/>
            <w:rPrChange w:id="683" w:author="Hannah Suzanne Wirtshafter" w:date="2026-05-11T16:49:00Z">
              <w:rPr/>
            </w:rPrChange>
          </w:rPr>
          <w:delText xml:space="preserve"> up to 10. </w:delText>
        </w:r>
      </w:del>
      <w:r w:rsidR="005852AF" w:rsidRPr="00382378">
        <w:rPr>
          <w:rFonts w:ascii="Times New Roman" w:hAnsi="Times New Roman" w:cs="Times New Roman"/>
          <w:rPrChange w:id="684" w:author="Hannah Suzanne Wirtshafter" w:date="2026-05-11T16:49:00Z">
            <w:rPr/>
          </w:rPrChange>
        </w:rPr>
        <w:t xml:space="preserve">Bars represent </w:t>
      </w:r>
      <w:r w:rsidR="00FA2FC9" w:rsidRPr="00382378">
        <w:rPr>
          <w:rFonts w:ascii="Times New Roman" w:hAnsi="Times New Roman" w:cs="Times New Roman"/>
          <w:rPrChange w:id="685" w:author="Hannah Suzanne Wirtshafter" w:date="2026-05-11T16:49:00Z">
            <w:rPr/>
          </w:rPrChange>
        </w:rPr>
        <w:t xml:space="preserve">SEM </w:t>
      </w:r>
      <w:del w:id="686" w:author="Hannah Suzanne Wirtshafter" w:date="2026-05-11T16:33:00Z">
        <w:r w:rsidR="005852AF" w:rsidRPr="00382378" w:rsidDel="00A76F32">
          <w:rPr>
            <w:rFonts w:ascii="Times New Roman" w:hAnsi="Times New Roman" w:cs="Times New Roman"/>
            <w:rPrChange w:id="687" w:author="Hannah Suzanne Wirtshafter" w:date="2026-05-11T16:49:00Z">
              <w:rPr/>
            </w:rPrChange>
          </w:rPr>
          <w:delText xml:space="preserve">error </w:delText>
        </w:r>
      </w:del>
      <w:r w:rsidR="005852AF" w:rsidRPr="00382378">
        <w:rPr>
          <w:rFonts w:ascii="Times New Roman" w:hAnsi="Times New Roman" w:cs="Times New Roman"/>
          <w:rPrChange w:id="688" w:author="Hannah Suzanne Wirtshafter" w:date="2026-05-11T16:49:00Z">
            <w:rPr/>
          </w:rPrChange>
        </w:rPr>
        <w:t xml:space="preserve">across rats. Significant differences between actual and shuffled data were observed for all latent dimensions (all double-sided t-tests: 2 </w:t>
      </w:r>
      <w:proofErr w:type="spellStart"/>
      <w:r w:rsidR="005852AF" w:rsidRPr="00382378">
        <w:rPr>
          <w:rFonts w:ascii="Times New Roman" w:hAnsi="Times New Roman" w:cs="Times New Roman"/>
          <w:rPrChange w:id="689" w:author="Hannah Suzanne Wirtshafter" w:date="2026-05-11T16:49:00Z">
            <w:rPr/>
          </w:rPrChange>
        </w:rPr>
        <w:t>latents</w:t>
      </w:r>
      <w:proofErr w:type="spellEnd"/>
      <w:r w:rsidR="005852AF" w:rsidRPr="00382378">
        <w:rPr>
          <w:rFonts w:ascii="Times New Roman" w:hAnsi="Times New Roman" w:cs="Times New Roman"/>
          <w:rPrChange w:id="690" w:author="Hannah Suzanne Wirtshafter" w:date="2026-05-11T16:49:00Z">
            <w:rPr/>
          </w:rPrChange>
        </w:rPr>
        <w:t>, p &lt; 1 × 10</w:t>
      </w:r>
      <w:r w:rsidR="005852AF" w:rsidRPr="00382378">
        <w:rPr>
          <w:rFonts w:ascii="Times New Roman" w:hAnsi="Times New Roman" w:cs="Times New Roman"/>
          <w:vertAlign w:val="superscript"/>
          <w:rPrChange w:id="691" w:author="Hannah Suzanne Wirtshafter" w:date="2026-05-11T16:49:00Z">
            <w:rPr>
              <w:vertAlign w:val="superscript"/>
            </w:rPr>
          </w:rPrChange>
        </w:rPr>
        <w:t>-12</w:t>
      </w:r>
      <w:r w:rsidR="005852AF" w:rsidRPr="00382378">
        <w:rPr>
          <w:rFonts w:ascii="Times New Roman" w:hAnsi="Times New Roman" w:cs="Times New Roman"/>
          <w:rPrChange w:id="692" w:author="Hannah Suzanne Wirtshafter" w:date="2026-05-11T16:49:00Z">
            <w:rPr/>
          </w:rPrChange>
        </w:rPr>
        <w:t xml:space="preserve">; 5 </w:t>
      </w:r>
      <w:proofErr w:type="spellStart"/>
      <w:r w:rsidR="005852AF" w:rsidRPr="00382378">
        <w:rPr>
          <w:rFonts w:ascii="Times New Roman" w:hAnsi="Times New Roman" w:cs="Times New Roman"/>
          <w:rPrChange w:id="693" w:author="Hannah Suzanne Wirtshafter" w:date="2026-05-11T16:49:00Z">
            <w:rPr/>
          </w:rPrChange>
        </w:rPr>
        <w:t>latents</w:t>
      </w:r>
      <w:proofErr w:type="spellEnd"/>
      <w:r w:rsidR="005852AF" w:rsidRPr="00382378">
        <w:rPr>
          <w:rFonts w:ascii="Times New Roman" w:hAnsi="Times New Roman" w:cs="Times New Roman"/>
          <w:rPrChange w:id="694" w:author="Hannah Suzanne Wirtshafter" w:date="2026-05-11T16:49:00Z">
            <w:rPr/>
          </w:rPrChange>
        </w:rPr>
        <w:t>, p &lt; 1 × 10</w:t>
      </w:r>
      <w:r w:rsidR="005852AF" w:rsidRPr="00382378">
        <w:rPr>
          <w:rFonts w:ascii="Times New Roman" w:hAnsi="Times New Roman" w:cs="Times New Roman"/>
          <w:vertAlign w:val="superscript"/>
          <w:rPrChange w:id="695" w:author="Hannah Suzanne Wirtshafter" w:date="2026-05-11T16:49:00Z">
            <w:rPr>
              <w:vertAlign w:val="superscript"/>
            </w:rPr>
          </w:rPrChange>
        </w:rPr>
        <w:t>-6</w:t>
      </w:r>
      <w:r w:rsidR="005852AF" w:rsidRPr="00382378">
        <w:rPr>
          <w:rFonts w:ascii="Times New Roman" w:hAnsi="Times New Roman" w:cs="Times New Roman"/>
          <w:rPrChange w:id="696" w:author="Hannah Suzanne Wirtshafter" w:date="2026-05-11T16:49:00Z">
            <w:rPr/>
          </w:rPrChange>
        </w:rPr>
        <w:t xml:space="preserve">; 10 </w:t>
      </w:r>
      <w:proofErr w:type="spellStart"/>
      <w:r w:rsidR="005852AF" w:rsidRPr="00382378">
        <w:rPr>
          <w:rFonts w:ascii="Times New Roman" w:hAnsi="Times New Roman" w:cs="Times New Roman"/>
          <w:rPrChange w:id="697" w:author="Hannah Suzanne Wirtshafter" w:date="2026-05-11T16:49:00Z">
            <w:rPr/>
          </w:rPrChange>
        </w:rPr>
        <w:t>latents</w:t>
      </w:r>
      <w:proofErr w:type="spellEnd"/>
      <w:r w:rsidR="005852AF" w:rsidRPr="00382378">
        <w:rPr>
          <w:rFonts w:ascii="Times New Roman" w:hAnsi="Times New Roman" w:cs="Times New Roman"/>
          <w:rPrChange w:id="698" w:author="Hannah Suzanne Wirtshafter" w:date="2026-05-11T16:49:00Z">
            <w:rPr/>
          </w:rPrChange>
        </w:rPr>
        <w:t>, p &lt; 1 × 10</w:t>
      </w:r>
      <w:r w:rsidR="005852AF" w:rsidRPr="00382378">
        <w:rPr>
          <w:rFonts w:ascii="Times New Roman" w:hAnsi="Times New Roman" w:cs="Times New Roman"/>
          <w:vertAlign w:val="superscript"/>
          <w:rPrChange w:id="699" w:author="Hannah Suzanne Wirtshafter" w:date="2026-05-11T16:49:00Z">
            <w:rPr>
              <w:vertAlign w:val="superscript"/>
            </w:rPr>
          </w:rPrChange>
        </w:rPr>
        <w:t>-5</w:t>
      </w:r>
      <w:r w:rsidR="005852AF" w:rsidRPr="00382378">
        <w:rPr>
          <w:rFonts w:ascii="Times New Roman" w:hAnsi="Times New Roman" w:cs="Times New Roman"/>
          <w:rPrChange w:id="700" w:author="Hannah Suzanne Wirtshafter" w:date="2026-05-11T16:49:00Z">
            <w:rPr/>
          </w:rPrChange>
        </w:rPr>
        <w:t xml:space="preserve">). </w:t>
      </w:r>
      <w:commentRangeStart w:id="701"/>
      <w:del w:id="702" w:author="Hannah Suzanne Wirtshafter" w:date="2026-05-07T16:18:00Z">
        <w:r w:rsidR="005852AF" w:rsidRPr="00382378" w:rsidDel="006F3F00">
          <w:rPr>
            <w:rFonts w:ascii="Times New Roman" w:hAnsi="Times New Roman" w:cs="Times New Roman"/>
            <w:rPrChange w:id="703" w:author="Hannah Suzanne Wirtshafter" w:date="2026-05-11T16:49:00Z">
              <w:rPr/>
            </w:rPrChange>
          </w:rPr>
          <w:delText>This result is consistent with data from individual rats: five rats show significantly higher consistency between environments A and B in the actual data compared to shuffled data; this is maintained across latents for up to 10.</w:delText>
        </w:r>
        <w:commentRangeEnd w:id="701"/>
        <w:r w:rsidR="007270DA" w:rsidRPr="00382378" w:rsidDel="006F3F00">
          <w:rPr>
            <w:rStyle w:val="CommentReference"/>
            <w:rFonts w:ascii="Times New Roman" w:hAnsi="Times New Roman" w:cs="Times New Roman"/>
            <w:sz w:val="24"/>
            <w:szCs w:val="24"/>
            <w:rPrChange w:id="704" w:author="Hannah Suzanne Wirtshafter" w:date="2026-05-11T16:49:00Z">
              <w:rPr>
                <w:rStyle w:val="CommentReference"/>
                <w:sz w:val="24"/>
                <w:szCs w:val="24"/>
              </w:rPr>
            </w:rPrChange>
          </w:rPr>
          <w:commentReference w:id="701"/>
        </w:r>
      </w:del>
    </w:p>
    <w:p w14:paraId="6EF7D18B" w14:textId="77777777" w:rsidR="00A76F32" w:rsidRPr="00382378" w:rsidRDefault="00A76F32" w:rsidP="00A76F32">
      <w:pPr>
        <w:pStyle w:val="ListParagraph"/>
        <w:numPr>
          <w:ilvl w:val="1"/>
          <w:numId w:val="25"/>
        </w:numPr>
        <w:ind w:left="720"/>
        <w:rPr>
          <w:ins w:id="705" w:author="Hannah Suzanne Wirtshafter" w:date="2026-05-11T16:35:00Z"/>
          <w:rFonts w:ascii="Times New Roman" w:hAnsi="Times New Roman" w:cs="Times New Roman"/>
          <w:rPrChange w:id="706" w:author="Hannah Suzanne Wirtshafter" w:date="2026-05-11T16:49:00Z">
            <w:rPr>
              <w:ins w:id="707" w:author="Hannah Suzanne Wirtshafter" w:date="2026-05-11T16:35:00Z"/>
            </w:rPr>
          </w:rPrChange>
        </w:rPr>
      </w:pPr>
    </w:p>
    <w:p w14:paraId="1F70D35A" w14:textId="022117A7" w:rsidR="00A9737E" w:rsidRPr="00754521" w:rsidDel="00A76F32" w:rsidRDefault="00A76F32">
      <w:pPr>
        <w:pStyle w:val="ListParagraph"/>
        <w:numPr>
          <w:ilvl w:val="1"/>
          <w:numId w:val="25"/>
        </w:numPr>
        <w:ind w:left="0"/>
        <w:rPr>
          <w:del w:id="708" w:author="Hannah Suzanne Wirtshafter" w:date="2026-05-11T16:34:00Z"/>
        </w:rPr>
        <w:pPrChange w:id="709" w:author="Hannah Suzanne Wirtshafter" w:date="2026-05-11T16:35:00Z">
          <w:pPr/>
        </w:pPrChange>
      </w:pPr>
      <w:ins w:id="710" w:author="Hannah Suzanne Wirtshafter" w:date="2026-05-11T16:34:00Z">
        <w:r w:rsidRPr="00AF551E">
          <w:rPr>
            <w:rFonts w:cs="Times New Roman"/>
          </w:rPr>
          <w:t>Example consistency matrices from Rat 3 for CSUS5 using 2, 5, and 10 latent dimensions. Cross-session consistency remained high across environments for true-label data but not shuffled controls.</w:t>
        </w:r>
      </w:ins>
      <w:del w:id="711" w:author="Hannah Suzanne Wirtshafter" w:date="2026-05-11T16:34:00Z">
        <w:r w:rsidR="007270DA" w:rsidRPr="00AF551E" w:rsidDel="00A76F32">
          <w:rPr>
            <w:rFonts w:cs="Times New Roman"/>
          </w:rPr>
          <w:delText>Co</w:delText>
        </w:r>
        <w:r w:rsidR="00A9737E" w:rsidRPr="00AF551E" w:rsidDel="00A76F32">
          <w:rPr>
            <w:rFonts w:cs="Times New Roman"/>
          </w:rPr>
          <w:delText xml:space="preserve">nsistency </w:delText>
        </w:r>
      </w:del>
      <w:commentRangeStart w:id="712"/>
      <w:del w:id="713" w:author="Hannah Suzanne Wirtshafter" w:date="2026-05-07T16:18:00Z">
        <w:r w:rsidR="00A9737E" w:rsidRPr="00754521" w:rsidDel="006F3F00">
          <w:rPr>
            <w:rFonts w:cs="Times New Roman"/>
          </w:rPr>
          <w:delText>measurements</w:delText>
        </w:r>
        <w:commentRangeEnd w:id="712"/>
        <w:r w:rsidR="00D441AA" w:rsidRPr="00382378" w:rsidDel="006F3F00">
          <w:rPr>
            <w:rStyle w:val="CommentReference"/>
            <w:rFonts w:ascii="Times New Roman" w:hAnsi="Times New Roman" w:cs="Times New Roman"/>
            <w:sz w:val="24"/>
            <w:szCs w:val="24"/>
            <w:rPrChange w:id="714" w:author="Hannah Suzanne Wirtshafter" w:date="2026-05-11T16:49:00Z">
              <w:rPr>
                <w:rStyle w:val="CommentReference"/>
                <w:rFonts w:asciiTheme="minorHAnsi" w:eastAsiaTheme="minorHAnsi" w:hAnsiTheme="minorHAnsi" w:cstheme="minorHAnsi"/>
                <w:sz w:val="24"/>
                <w:szCs w:val="24"/>
              </w:rPr>
            </w:rPrChange>
          </w:rPr>
          <w:commentReference w:id="712"/>
        </w:r>
      </w:del>
      <w:del w:id="715" w:author="Hannah Suzanne Wirtshafter" w:date="2026-05-11T16:34:00Z">
        <w:r w:rsidR="007270DA" w:rsidRPr="00AF551E" w:rsidDel="00A76F32">
          <w:rPr>
            <w:rFonts w:cs="Times New Roman"/>
          </w:rPr>
          <w:delText>: example</w:delText>
        </w:r>
        <w:r w:rsidR="00A9737E" w:rsidRPr="00AF551E" w:rsidDel="00A76F32">
          <w:rPr>
            <w:rFonts w:cs="Times New Roman"/>
          </w:rPr>
          <w:delText xml:space="preserve"> from Rat 3 for CSUS5 with 2, 5, and 10 latent</w:delText>
        </w:r>
        <w:r w:rsidR="007270DA" w:rsidRPr="00AF551E" w:rsidDel="00A76F32">
          <w:rPr>
            <w:rFonts w:cs="Times New Roman"/>
          </w:rPr>
          <w:delText xml:space="preserve"> dimensions</w:delText>
        </w:r>
        <w:r w:rsidR="00AC381E" w:rsidRPr="00AF551E" w:rsidDel="00A76F32">
          <w:rPr>
            <w:rFonts w:cs="Times New Roman"/>
          </w:rPr>
          <w:delText xml:space="preserve">, across sessions and comparing unshuffled to shuffled data. </w:delText>
        </w:r>
      </w:del>
    </w:p>
    <w:p w14:paraId="0983C92C" w14:textId="512B02D8" w:rsidR="002226BE" w:rsidRPr="00382378" w:rsidDel="00A76F32" w:rsidRDefault="002226BE" w:rsidP="00A76F32">
      <w:pPr>
        <w:pStyle w:val="ListParagraph"/>
        <w:rPr>
          <w:del w:id="716" w:author="Hannah Suzanne Wirtshafter" w:date="2026-05-07T16:22:00Z"/>
          <w:rFonts w:ascii="Times New Roman" w:hAnsi="Times New Roman" w:cs="Times New Roman"/>
          <w:bCs/>
          <w:rPrChange w:id="717" w:author="Hannah Suzanne Wirtshafter" w:date="2026-05-11T16:49:00Z">
            <w:rPr>
              <w:del w:id="718" w:author="Hannah Suzanne Wirtshafter" w:date="2026-05-07T16:22:00Z"/>
              <w:rFonts w:cstheme="minorHAnsi"/>
              <w:bCs/>
            </w:rPr>
          </w:rPrChange>
        </w:rPr>
      </w:pPr>
      <w:del w:id="719" w:author="Hannah Suzanne Wirtshafter" w:date="2026-05-07T16:22:00Z">
        <w:r w:rsidRPr="00382378" w:rsidDel="00D5172C">
          <w:rPr>
            <w:rFonts w:ascii="Times New Roman" w:hAnsi="Times New Roman" w:cs="Times New Roman"/>
            <w:bCs/>
            <w:rPrChange w:id="720" w:author="Hannah Suzanne Wirtshafter" w:date="2026-05-11T16:49:00Z">
              <w:rPr>
                <w:rFonts w:cstheme="minorHAnsi"/>
                <w:bCs/>
              </w:rPr>
            </w:rPrChange>
          </w:rPr>
          <w:delText>Alignment of task trajectories across environments for an example rat (Rat 1).</w:delText>
        </w:r>
        <w:r w:rsidR="004E2567" w:rsidRPr="00382378" w:rsidDel="00D5172C">
          <w:rPr>
            <w:rFonts w:ascii="Times New Roman" w:hAnsi="Times New Roman" w:cs="Times New Roman"/>
            <w:bCs/>
            <w:rPrChange w:id="721" w:author="Hannah Suzanne Wirtshafter" w:date="2026-05-11T16:49:00Z">
              <w:rPr>
                <w:rFonts w:cstheme="minorHAnsi"/>
                <w:bCs/>
              </w:rPr>
            </w:rPrChange>
          </w:rPr>
          <w:delText xml:space="preserve"> </w:delText>
        </w:r>
        <w:r w:rsidR="00B838C3" w:rsidRPr="00382378" w:rsidDel="00D5172C">
          <w:rPr>
            <w:rFonts w:ascii="Times New Roman" w:hAnsi="Times New Roman" w:cs="Times New Roman"/>
            <w:rPrChange w:id="722" w:author="Hannah Suzanne Wirtshafter" w:date="2026-05-11T16:49:00Z">
              <w:rPr>
                <w:rFonts w:cstheme="minorHAnsi"/>
              </w:rPr>
            </w:rPrChange>
          </w:rPr>
          <w:delText>Ta</w:delText>
        </w:r>
        <w:r w:rsidRPr="00382378" w:rsidDel="00D5172C">
          <w:rPr>
            <w:rFonts w:ascii="Times New Roman" w:hAnsi="Times New Roman" w:cs="Times New Roman"/>
            <w:rPrChange w:id="723" w:author="Hannah Suzanne Wirtshafter" w:date="2026-05-11T16:49:00Z">
              <w:rPr>
                <w:rFonts w:cstheme="minorHAnsi"/>
              </w:rPr>
            </w:rPrChange>
          </w:rPr>
          <w:delText xml:space="preserve">sk trajectories </w:delText>
        </w:r>
        <w:commentRangeStart w:id="724"/>
        <w:commentRangeStart w:id="725"/>
        <w:r w:rsidRPr="00382378" w:rsidDel="00D5172C">
          <w:rPr>
            <w:rFonts w:ascii="Times New Roman" w:hAnsi="Times New Roman" w:cs="Times New Roman"/>
            <w:rPrChange w:id="726" w:author="Hannah Suzanne Wirtshafter" w:date="2026-05-11T16:49:00Z">
              <w:rPr>
                <w:rFonts w:cstheme="minorHAnsi"/>
              </w:rPr>
            </w:rPrChange>
          </w:rPr>
          <w:delText xml:space="preserve">from </w:delText>
        </w:r>
      </w:del>
      <w:del w:id="727" w:author="Hannah Suzanne Wirtshafter" w:date="2026-05-07T16:19:00Z">
        <w:r w:rsidRPr="00382378" w:rsidDel="006F3F00">
          <w:rPr>
            <w:rFonts w:ascii="Times New Roman" w:hAnsi="Times New Roman" w:cs="Times New Roman"/>
            <w:rPrChange w:id="728" w:author="Hannah Suzanne Wirtshafter" w:date="2026-05-11T16:49:00Z">
              <w:rPr>
                <w:rFonts w:cstheme="minorHAnsi"/>
              </w:rPr>
            </w:rPrChange>
          </w:rPr>
          <w:delText>s</w:delText>
        </w:r>
        <w:r w:rsidR="002B22A7" w:rsidRPr="00382378" w:rsidDel="006F3F00">
          <w:rPr>
            <w:rFonts w:ascii="Times New Roman" w:hAnsi="Times New Roman" w:cs="Times New Roman"/>
            <w:rPrChange w:id="729" w:author="Hannah Suzanne Wirtshafter" w:date="2026-05-11T16:49:00Z">
              <w:rPr>
                <w:rFonts w:cstheme="minorHAnsi"/>
              </w:rPr>
            </w:rPrChange>
          </w:rPr>
          <w:delText>essions</w:delText>
        </w:r>
        <w:r w:rsidRPr="00382378" w:rsidDel="006F3F00">
          <w:rPr>
            <w:rFonts w:ascii="Times New Roman" w:hAnsi="Times New Roman" w:cs="Times New Roman"/>
            <w:rPrChange w:id="730" w:author="Hannah Suzanne Wirtshafter" w:date="2026-05-11T16:49:00Z">
              <w:rPr>
                <w:rFonts w:cstheme="minorHAnsi"/>
              </w:rPr>
            </w:rPrChange>
          </w:rPr>
          <w:delText xml:space="preserve"> </w:delText>
        </w:r>
      </w:del>
      <w:del w:id="731" w:author="Hannah Suzanne Wirtshafter" w:date="2026-05-07T16:22:00Z">
        <w:r w:rsidRPr="00382378" w:rsidDel="00D5172C">
          <w:rPr>
            <w:rFonts w:ascii="Times New Roman" w:hAnsi="Times New Roman" w:cs="Times New Roman"/>
            <w:rPrChange w:id="732" w:author="Hannah Suzanne Wirtshafter" w:date="2026-05-11T16:49:00Z">
              <w:rPr>
                <w:rFonts w:cstheme="minorHAnsi"/>
              </w:rPr>
            </w:rPrChange>
          </w:rPr>
          <w:delText>A</w:delText>
        </w:r>
        <w:r w:rsidR="002B22A7" w:rsidRPr="00382378" w:rsidDel="00D5172C">
          <w:rPr>
            <w:rFonts w:ascii="Times New Roman" w:hAnsi="Times New Roman" w:cs="Times New Roman"/>
            <w:rPrChange w:id="733" w:author="Hannah Suzanne Wirtshafter" w:date="2026-05-11T16:49:00Z">
              <w:rPr>
                <w:rFonts w:cstheme="minorHAnsi"/>
              </w:rPr>
            </w:rPrChange>
          </w:rPr>
          <w:delText xml:space="preserve">(n) </w:delText>
        </w:r>
        <w:r w:rsidR="00B838C3" w:rsidRPr="00382378" w:rsidDel="00D5172C">
          <w:rPr>
            <w:rFonts w:ascii="Times New Roman" w:hAnsi="Times New Roman" w:cs="Times New Roman"/>
            <w:rPrChange w:id="734" w:author="Hannah Suzanne Wirtshafter" w:date="2026-05-11T16:49:00Z">
              <w:rPr>
                <w:rFonts w:cstheme="minorHAnsi"/>
              </w:rPr>
            </w:rPrChange>
          </w:rPr>
          <w:delText>(</w:delText>
        </w:r>
        <w:r w:rsidRPr="00382378" w:rsidDel="00D5172C">
          <w:rPr>
            <w:rFonts w:ascii="Times New Roman" w:hAnsi="Times New Roman" w:cs="Times New Roman"/>
            <w:rPrChange w:id="735" w:author="Hannah Suzanne Wirtshafter" w:date="2026-05-11T16:49:00Z">
              <w:rPr>
                <w:rFonts w:cstheme="minorHAnsi"/>
              </w:rPr>
            </w:rPrChange>
          </w:rPr>
          <w:delText>blue) and B</w:delText>
        </w:r>
        <w:r w:rsidR="002B22A7" w:rsidRPr="00382378" w:rsidDel="00D5172C">
          <w:rPr>
            <w:rFonts w:ascii="Times New Roman" w:hAnsi="Times New Roman" w:cs="Times New Roman"/>
            <w:rPrChange w:id="736" w:author="Hannah Suzanne Wirtshafter" w:date="2026-05-11T16:49:00Z">
              <w:rPr>
                <w:rFonts w:cstheme="minorHAnsi"/>
              </w:rPr>
            </w:rPrChange>
          </w:rPr>
          <w:delText xml:space="preserve">(1) </w:delText>
        </w:r>
        <w:r w:rsidRPr="00382378" w:rsidDel="00D5172C">
          <w:rPr>
            <w:rFonts w:ascii="Times New Roman" w:hAnsi="Times New Roman" w:cs="Times New Roman"/>
            <w:rPrChange w:id="737" w:author="Hannah Suzanne Wirtshafter" w:date="2026-05-11T16:49:00Z">
              <w:rPr>
                <w:rFonts w:cstheme="minorHAnsi"/>
              </w:rPr>
            </w:rPrChange>
          </w:rPr>
          <w:delText xml:space="preserve">(red, aligned to A) </w:delText>
        </w:r>
        <w:commentRangeEnd w:id="724"/>
        <w:r w:rsidR="00A71D9C" w:rsidRPr="00382378" w:rsidDel="00D5172C">
          <w:rPr>
            <w:rStyle w:val="CommentReference"/>
            <w:rFonts w:ascii="Times New Roman" w:hAnsi="Times New Roman" w:cs="Times New Roman"/>
            <w:sz w:val="24"/>
            <w:szCs w:val="24"/>
            <w:rPrChange w:id="738" w:author="Hannah Suzanne Wirtshafter" w:date="2026-05-11T16:49:00Z">
              <w:rPr>
                <w:rStyle w:val="CommentReference"/>
                <w:rFonts w:cstheme="minorHAnsi"/>
                <w:sz w:val="24"/>
                <w:szCs w:val="24"/>
              </w:rPr>
            </w:rPrChange>
          </w:rPr>
          <w:commentReference w:id="724"/>
        </w:r>
        <w:commentRangeEnd w:id="725"/>
        <w:r w:rsidR="006F3F00" w:rsidRPr="00382378" w:rsidDel="00D5172C">
          <w:rPr>
            <w:rStyle w:val="CommentReference"/>
            <w:rFonts w:ascii="Times New Roman" w:eastAsia="Times New Roman" w:hAnsi="Times New Roman" w:cs="Times New Roman"/>
          </w:rPr>
          <w:commentReference w:id="725"/>
        </w:r>
        <w:r w:rsidRPr="00382378" w:rsidDel="00D5172C">
          <w:rPr>
            <w:rFonts w:ascii="Times New Roman" w:hAnsi="Times New Roman" w:cs="Times New Roman"/>
            <w:rPrChange w:id="739" w:author="Hannah Suzanne Wirtshafter" w:date="2026-05-11T16:49:00Z">
              <w:rPr>
                <w:rFonts w:cstheme="minorHAnsi"/>
              </w:rPr>
            </w:rPrChange>
          </w:rPr>
          <w:delText xml:space="preserve">are shown </w:delText>
        </w:r>
        <w:r w:rsidR="00A71D9C" w:rsidRPr="00382378" w:rsidDel="00D5172C">
          <w:rPr>
            <w:rFonts w:ascii="Times New Roman" w:hAnsi="Times New Roman" w:cs="Times New Roman"/>
            <w:rPrChange w:id="740" w:author="Hannah Suzanne Wirtshafter" w:date="2026-05-11T16:49:00Z">
              <w:rPr>
                <w:rFonts w:cstheme="minorHAnsi"/>
              </w:rPr>
            </w:rPrChange>
          </w:rPr>
          <w:delText xml:space="preserve">in the space spanned by two latent dimensions </w:delText>
        </w:r>
        <w:r w:rsidRPr="00382378" w:rsidDel="00D5172C">
          <w:rPr>
            <w:rFonts w:ascii="Times New Roman" w:hAnsi="Times New Roman" w:cs="Times New Roman"/>
            <w:rPrChange w:id="741" w:author="Hannah Suzanne Wirtshafter" w:date="2026-05-11T16:49:00Z">
              <w:rPr>
                <w:rFonts w:cstheme="minorHAnsi"/>
              </w:rPr>
            </w:rPrChange>
          </w:rPr>
          <w:delText xml:space="preserve">after </w:delText>
        </w:r>
        <w:commentRangeStart w:id="742"/>
        <w:r w:rsidRPr="00382378" w:rsidDel="00D5172C">
          <w:rPr>
            <w:rFonts w:ascii="Times New Roman" w:hAnsi="Times New Roman" w:cs="Times New Roman"/>
            <w:rPrChange w:id="743" w:author="Hannah Suzanne Wirtshafter" w:date="2026-05-11T16:49:00Z">
              <w:rPr>
                <w:rFonts w:cstheme="minorHAnsi"/>
              </w:rPr>
            </w:rPrChange>
          </w:rPr>
          <w:delText>Procrustes alignment</w:delText>
        </w:r>
        <w:commentRangeEnd w:id="742"/>
        <w:r w:rsidR="00A71D9C" w:rsidRPr="00382378" w:rsidDel="00D5172C">
          <w:rPr>
            <w:rStyle w:val="CommentReference"/>
            <w:rFonts w:ascii="Times New Roman" w:hAnsi="Times New Roman" w:cs="Times New Roman"/>
            <w:sz w:val="24"/>
            <w:szCs w:val="24"/>
            <w:rPrChange w:id="744" w:author="Hannah Suzanne Wirtshafter" w:date="2026-05-11T16:49:00Z">
              <w:rPr>
                <w:rStyle w:val="CommentReference"/>
                <w:rFonts w:cstheme="minorHAnsi"/>
                <w:sz w:val="24"/>
                <w:szCs w:val="24"/>
              </w:rPr>
            </w:rPrChange>
          </w:rPr>
          <w:commentReference w:id="742"/>
        </w:r>
        <w:r w:rsidRPr="00382378" w:rsidDel="00D5172C">
          <w:rPr>
            <w:rFonts w:ascii="Times New Roman" w:hAnsi="Times New Roman" w:cs="Times New Roman"/>
            <w:rPrChange w:id="745" w:author="Hannah Suzanne Wirtshafter" w:date="2026-05-11T16:49:00Z">
              <w:rPr>
                <w:rFonts w:cstheme="minorHAnsi"/>
              </w:rPr>
            </w:rPrChange>
          </w:rPr>
          <w:delText xml:space="preserve">. </w:delText>
        </w:r>
        <w:r w:rsidR="00B838C3" w:rsidRPr="00382378" w:rsidDel="00D5172C">
          <w:rPr>
            <w:rFonts w:ascii="Times New Roman" w:hAnsi="Times New Roman" w:cs="Times New Roman"/>
            <w:rPrChange w:id="746" w:author="Hannah Suzanne Wirtshafter" w:date="2026-05-11T16:49:00Z">
              <w:rPr>
                <w:rFonts w:cstheme="minorHAnsi"/>
              </w:rPr>
            </w:rPrChange>
          </w:rPr>
          <w:delText xml:space="preserve">Each shown trajectory is an average over trajectories for all trials in that session. </w:delText>
        </w:r>
        <w:r w:rsidRPr="00382378" w:rsidDel="00D5172C">
          <w:rPr>
            <w:rFonts w:ascii="Times New Roman" w:hAnsi="Times New Roman" w:cs="Times New Roman"/>
            <w:rPrChange w:id="747" w:author="Hannah Suzanne Wirtshafter" w:date="2026-05-11T16:49:00Z">
              <w:rPr>
                <w:rFonts w:cstheme="minorHAnsi"/>
              </w:rPr>
            </w:rPrChange>
          </w:rPr>
          <w:delText xml:space="preserve">Points correspond to </w:delText>
        </w:r>
        <w:r w:rsidR="00A71D9C" w:rsidRPr="00382378" w:rsidDel="00D5172C">
          <w:rPr>
            <w:rFonts w:ascii="Times New Roman" w:hAnsi="Times New Roman" w:cs="Times New Roman"/>
            <w:rPrChange w:id="748" w:author="Hannah Suzanne Wirtshafter" w:date="2026-05-11T16:49:00Z">
              <w:rPr>
                <w:rFonts w:cstheme="minorHAnsi"/>
              </w:rPr>
            </w:rPrChange>
          </w:rPr>
          <w:delText xml:space="preserve">the five </w:delText>
        </w:r>
        <w:r w:rsidRPr="00382378" w:rsidDel="00D5172C">
          <w:rPr>
            <w:rFonts w:ascii="Times New Roman" w:hAnsi="Times New Roman" w:cs="Times New Roman"/>
            <w:rPrChange w:id="749" w:author="Hannah Suzanne Wirtshafter" w:date="2026-05-11T16:49:00Z">
              <w:rPr>
                <w:rFonts w:cstheme="minorHAnsi"/>
              </w:rPr>
            </w:rPrChange>
          </w:rPr>
          <w:delText xml:space="preserve">task bins (1–5), with “start” and “end” indicating </w:delText>
        </w:r>
        <w:r w:rsidR="00B838C3" w:rsidRPr="00382378" w:rsidDel="00D5172C">
          <w:rPr>
            <w:rFonts w:ascii="Times New Roman" w:hAnsi="Times New Roman" w:cs="Times New Roman"/>
            <w:rPrChange w:id="750" w:author="Hannah Suzanne Wirtshafter" w:date="2026-05-11T16:49:00Z">
              <w:rPr>
                <w:rFonts w:cstheme="minorHAnsi"/>
              </w:rPr>
            </w:rPrChange>
          </w:rPr>
          <w:delText>bin #1 and bin #5, respectively</w:delText>
        </w:r>
        <w:r w:rsidRPr="00382378" w:rsidDel="00D5172C">
          <w:rPr>
            <w:rFonts w:ascii="Times New Roman" w:hAnsi="Times New Roman" w:cs="Times New Roman"/>
            <w:rPrChange w:id="751" w:author="Hannah Suzanne Wirtshafter" w:date="2026-05-11T16:49:00Z">
              <w:rPr>
                <w:rFonts w:cstheme="minorHAnsi"/>
              </w:rPr>
            </w:rPrChange>
          </w:rPr>
          <w:delText xml:space="preserve">. Gray lines connect corresponding bins across environments. </w:delText>
        </w:r>
      </w:del>
      <w:commentRangeStart w:id="752"/>
      <w:del w:id="753" w:author="Hannah Suzanne Wirtshafter" w:date="2026-05-07T16:19:00Z">
        <w:r w:rsidRPr="00382378" w:rsidDel="006F3F00">
          <w:rPr>
            <w:rFonts w:ascii="Times New Roman" w:hAnsi="Times New Roman" w:cs="Times New Roman"/>
            <w:rPrChange w:id="754" w:author="Hannah Suzanne Wirtshafter" w:date="2026-05-11T16:49:00Z">
              <w:rPr>
                <w:rFonts w:cstheme="minorHAnsi"/>
              </w:rPr>
            </w:rPrChange>
          </w:rPr>
          <w:delText xml:space="preserve">After alignment, trajectories from environments A and B follow a similar path and preserve the </w:delText>
        </w:r>
        <w:r w:rsidR="00B838C3" w:rsidRPr="00382378" w:rsidDel="006F3F00">
          <w:rPr>
            <w:rFonts w:ascii="Times New Roman" w:hAnsi="Times New Roman" w:cs="Times New Roman"/>
            <w:rPrChange w:id="755" w:author="Hannah Suzanne Wirtshafter" w:date="2026-05-11T16:49:00Z">
              <w:rPr>
                <w:rFonts w:cstheme="minorHAnsi"/>
              </w:rPr>
            </w:rPrChange>
          </w:rPr>
          <w:delText xml:space="preserve">structured </w:delText>
        </w:r>
        <w:r w:rsidRPr="00382378" w:rsidDel="006F3F00">
          <w:rPr>
            <w:rFonts w:ascii="Times New Roman" w:hAnsi="Times New Roman" w:cs="Times New Roman"/>
            <w:rPrChange w:id="756" w:author="Hannah Suzanne Wirtshafter" w:date="2026-05-11T16:49:00Z">
              <w:rPr>
                <w:rFonts w:cstheme="minorHAnsi"/>
              </w:rPr>
            </w:rPrChange>
          </w:rPr>
          <w:delText xml:space="preserve">ordering of </w:delText>
        </w:r>
        <w:r w:rsidR="00B838C3" w:rsidRPr="00382378" w:rsidDel="006F3F00">
          <w:rPr>
            <w:rFonts w:ascii="Times New Roman" w:hAnsi="Times New Roman" w:cs="Times New Roman"/>
            <w:rPrChange w:id="757" w:author="Hannah Suzanne Wirtshafter" w:date="2026-05-11T16:49:00Z">
              <w:rPr>
                <w:rFonts w:cstheme="minorHAnsi"/>
              </w:rPr>
            </w:rPrChange>
          </w:rPr>
          <w:delText xml:space="preserve">neural </w:delText>
        </w:r>
        <w:r w:rsidRPr="00382378" w:rsidDel="006F3F00">
          <w:rPr>
            <w:rFonts w:ascii="Times New Roman" w:hAnsi="Times New Roman" w:cs="Times New Roman"/>
            <w:rPrChange w:id="758" w:author="Hannah Suzanne Wirtshafter" w:date="2026-05-11T16:49:00Z">
              <w:rPr>
                <w:rFonts w:cstheme="minorHAnsi"/>
              </w:rPr>
            </w:rPrChange>
          </w:rPr>
          <w:delText>states</w:delText>
        </w:r>
        <w:r w:rsidR="00B838C3" w:rsidRPr="00382378" w:rsidDel="006F3F00">
          <w:rPr>
            <w:rFonts w:ascii="Times New Roman" w:hAnsi="Times New Roman" w:cs="Times New Roman"/>
            <w:rPrChange w:id="759" w:author="Hannah Suzanne Wirtshafter" w:date="2026-05-11T16:49:00Z">
              <w:rPr>
                <w:rFonts w:cstheme="minorHAnsi"/>
              </w:rPr>
            </w:rPrChange>
          </w:rPr>
          <w:delText xml:space="preserve"> corresponding to different bins</w:delText>
        </w:r>
        <w:r w:rsidRPr="00382378" w:rsidDel="006F3F00">
          <w:rPr>
            <w:rFonts w:ascii="Times New Roman" w:hAnsi="Times New Roman" w:cs="Times New Roman"/>
            <w:rPrChange w:id="760" w:author="Hannah Suzanne Wirtshafter" w:date="2026-05-11T16:49:00Z">
              <w:rPr>
                <w:rFonts w:cstheme="minorHAnsi"/>
              </w:rPr>
            </w:rPrChange>
          </w:rPr>
          <w:delText xml:space="preserve">, illustrating that the relationships between </w:delText>
        </w:r>
        <w:r w:rsidR="00B838C3" w:rsidRPr="00382378" w:rsidDel="006F3F00">
          <w:rPr>
            <w:rFonts w:ascii="Times New Roman" w:hAnsi="Times New Roman" w:cs="Times New Roman"/>
            <w:rPrChange w:id="761" w:author="Hannah Suzanne Wirtshafter" w:date="2026-05-11T16:49:00Z">
              <w:rPr>
                <w:rFonts w:cstheme="minorHAnsi"/>
              </w:rPr>
            </w:rPrChange>
          </w:rPr>
          <w:delText>succes</w:delText>
        </w:r>
        <w:r w:rsidR="00890E8B" w:rsidRPr="00382378" w:rsidDel="006F3F00">
          <w:rPr>
            <w:rFonts w:ascii="Times New Roman" w:hAnsi="Times New Roman" w:cs="Times New Roman"/>
            <w:rPrChange w:id="762" w:author="Hannah Suzanne Wirtshafter" w:date="2026-05-11T16:49:00Z">
              <w:rPr>
                <w:rFonts w:cstheme="minorHAnsi"/>
              </w:rPr>
            </w:rPrChange>
          </w:rPr>
          <w:delText>si</w:delText>
        </w:r>
        <w:r w:rsidR="00B838C3" w:rsidRPr="00382378" w:rsidDel="006F3F00">
          <w:rPr>
            <w:rFonts w:ascii="Times New Roman" w:hAnsi="Times New Roman" w:cs="Times New Roman"/>
            <w:rPrChange w:id="763" w:author="Hannah Suzanne Wirtshafter" w:date="2026-05-11T16:49:00Z">
              <w:rPr>
                <w:rFonts w:cstheme="minorHAnsi"/>
              </w:rPr>
            </w:rPrChange>
          </w:rPr>
          <w:delText>ve neural states</w:delText>
        </w:r>
        <w:r w:rsidRPr="00382378" w:rsidDel="006F3F00">
          <w:rPr>
            <w:rFonts w:ascii="Times New Roman" w:hAnsi="Times New Roman" w:cs="Times New Roman"/>
            <w:rPrChange w:id="764" w:author="Hannah Suzanne Wirtshafter" w:date="2026-05-11T16:49:00Z">
              <w:rPr>
                <w:rFonts w:cstheme="minorHAnsi"/>
              </w:rPr>
            </w:rPrChange>
          </w:rPr>
          <w:delText xml:space="preserve"> are maintained across contexts.</w:delText>
        </w:r>
        <w:commentRangeEnd w:id="752"/>
        <w:r w:rsidR="00A71D9C" w:rsidRPr="00382378" w:rsidDel="006F3F00">
          <w:rPr>
            <w:rStyle w:val="CommentReference"/>
            <w:rFonts w:ascii="Times New Roman" w:hAnsi="Times New Roman" w:cs="Times New Roman"/>
            <w:sz w:val="24"/>
            <w:szCs w:val="24"/>
            <w:rPrChange w:id="765" w:author="Hannah Suzanne Wirtshafter" w:date="2026-05-11T16:49:00Z">
              <w:rPr>
                <w:rStyle w:val="CommentReference"/>
                <w:rFonts w:cstheme="minorHAnsi"/>
                <w:sz w:val="24"/>
                <w:szCs w:val="24"/>
              </w:rPr>
            </w:rPrChange>
          </w:rPr>
          <w:commentReference w:id="752"/>
        </w:r>
      </w:del>
    </w:p>
    <w:p w14:paraId="11D4693D" w14:textId="77777777" w:rsidR="00A76F32" w:rsidRPr="00382378" w:rsidRDefault="00A76F32" w:rsidP="00A76F32">
      <w:pPr>
        <w:pStyle w:val="ListParagraph"/>
        <w:numPr>
          <w:ilvl w:val="1"/>
          <w:numId w:val="25"/>
        </w:numPr>
        <w:spacing w:before="100" w:beforeAutospacing="1" w:after="100" w:afterAutospacing="1"/>
        <w:ind w:left="720"/>
        <w:rPr>
          <w:ins w:id="766" w:author="Hannah Suzanne Wirtshafter" w:date="2026-05-11T16:36:00Z"/>
          <w:rFonts w:ascii="Times New Roman" w:hAnsi="Times New Roman" w:cs="Times New Roman"/>
          <w:rPrChange w:id="767" w:author="Hannah Suzanne Wirtshafter" w:date="2026-05-11T16:49:00Z">
            <w:rPr>
              <w:ins w:id="768" w:author="Hannah Suzanne Wirtshafter" w:date="2026-05-11T16:36:00Z"/>
            </w:rPr>
          </w:rPrChange>
        </w:rPr>
      </w:pPr>
    </w:p>
    <w:p w14:paraId="6937BDBA" w14:textId="77777777" w:rsidR="00720B68" w:rsidRPr="00382378" w:rsidRDefault="004E46A8" w:rsidP="00720B68">
      <w:pPr>
        <w:pStyle w:val="ListParagraph"/>
        <w:numPr>
          <w:ilvl w:val="1"/>
          <w:numId w:val="25"/>
        </w:numPr>
        <w:spacing w:before="100" w:beforeAutospacing="1" w:after="100" w:afterAutospacing="1"/>
        <w:ind w:left="720"/>
        <w:rPr>
          <w:ins w:id="769" w:author="Hannah Suzanne Wirtshafter" w:date="2026-05-11T16:37:00Z"/>
          <w:rFonts w:ascii="Times New Roman" w:hAnsi="Times New Roman" w:cs="Times New Roman"/>
          <w:rPrChange w:id="770" w:author="Hannah Suzanne Wirtshafter" w:date="2026-05-11T16:49:00Z">
            <w:rPr>
              <w:ins w:id="771" w:author="Hannah Suzanne Wirtshafter" w:date="2026-05-11T16:37:00Z"/>
              <w:bCs/>
            </w:rPr>
          </w:rPrChange>
        </w:rPr>
      </w:pPr>
      <w:ins w:id="772" w:author="Hannah Suzanne Wirtshafter" w:date="2026-05-08T14:12:00Z">
        <w:r w:rsidRPr="00382378">
          <w:rPr>
            <w:rFonts w:ascii="Times New Roman" w:hAnsi="Times New Roman" w:cs="Times New Roman"/>
            <w:bCs/>
            <w:rPrChange w:id="773" w:author="Hannah Suzanne Wirtshafter" w:date="2026-05-11T16:49:00Z">
              <w:rPr>
                <w:bCs/>
              </w:rPr>
            </w:rPrChange>
          </w:rPr>
          <w:t xml:space="preserve">Geometry preservation across contexts within each rat. For each rat, task-state representations were averaged across sessions separately for day A(n) and day </w:t>
        </w:r>
        <w:proofErr w:type="gramStart"/>
        <w:r w:rsidRPr="00382378">
          <w:rPr>
            <w:rFonts w:ascii="Times New Roman" w:hAnsi="Times New Roman" w:cs="Times New Roman"/>
            <w:bCs/>
            <w:rPrChange w:id="774" w:author="Hannah Suzanne Wirtshafter" w:date="2026-05-11T16:49:00Z">
              <w:rPr>
                <w:bCs/>
              </w:rPr>
            </w:rPrChange>
          </w:rPr>
          <w:t>B(</w:t>
        </w:r>
        <w:proofErr w:type="gramEnd"/>
        <w:r w:rsidRPr="00382378">
          <w:rPr>
            <w:rFonts w:ascii="Times New Roman" w:hAnsi="Times New Roman" w:cs="Times New Roman"/>
            <w:bCs/>
            <w:rPrChange w:id="775" w:author="Hannah Suzanne Wirtshafter" w:date="2026-05-11T16:49:00Z">
              <w:rPr>
                <w:bCs/>
              </w:rPr>
            </w:rPrChange>
          </w:rPr>
          <w:t xml:space="preserve">1). </w:t>
        </w:r>
      </w:ins>
      <w:ins w:id="776" w:author="Hannah Suzanne Wirtshafter" w:date="2026-05-11T16:34:00Z">
        <w:r w:rsidR="00A76F32" w:rsidRPr="00382378">
          <w:rPr>
            <w:rFonts w:ascii="Times New Roman" w:hAnsi="Times New Roman" w:cs="Times New Roman"/>
            <w:bCs/>
            <w:rPrChange w:id="777" w:author="Hannah Suzanne Wirtshafter" w:date="2026-05-11T16:49:00Z">
              <w:rPr>
                <w:bCs/>
              </w:rPr>
            </w:rPrChange>
          </w:rPr>
          <w:t>We then computed the pairwise Euclidean distance structure among the five mean task states in latent space for each environment</w:t>
        </w:r>
      </w:ins>
      <w:ins w:id="778" w:author="Hannah Suzanne Wirtshafter" w:date="2026-05-08T14:12:00Z">
        <w:r w:rsidRPr="00382378">
          <w:rPr>
            <w:rFonts w:ascii="Times New Roman" w:hAnsi="Times New Roman" w:cs="Times New Roman"/>
            <w:bCs/>
            <w:rPrChange w:id="779" w:author="Hannah Suzanne Wirtshafter" w:date="2026-05-11T16:49:00Z">
              <w:rPr>
                <w:bCs/>
              </w:rPr>
            </w:rPrChange>
          </w:rPr>
          <w:t xml:space="preserve">. The 10 unique pairwise distances were correlated across environments to quantify preservation of task geometry across contexts. </w:t>
        </w:r>
      </w:ins>
      <w:ins w:id="780" w:author="Hannah Suzanne Wirtshafter" w:date="2026-05-11T16:35:00Z">
        <w:r w:rsidR="00A76F32" w:rsidRPr="00382378">
          <w:rPr>
            <w:rFonts w:ascii="Times New Roman" w:hAnsi="Times New Roman" w:cs="Times New Roman"/>
            <w:bCs/>
            <w:rPrChange w:id="781" w:author="Hannah Suzanne Wirtshafter" w:date="2026-05-11T16:49:00Z">
              <w:rPr>
                <w:bCs/>
              </w:rPr>
            </w:rPrChange>
          </w:rPr>
          <w:t xml:space="preserve">Gray violins show shuffled-control distributions generated by randomly permuting task-state positions in the </w:t>
        </w:r>
        <w:proofErr w:type="gramStart"/>
        <w:r w:rsidR="00A76F32" w:rsidRPr="00382378">
          <w:rPr>
            <w:rFonts w:ascii="Times New Roman" w:hAnsi="Times New Roman" w:cs="Times New Roman"/>
            <w:bCs/>
            <w:rPrChange w:id="782" w:author="Hannah Suzanne Wirtshafter" w:date="2026-05-11T16:49:00Z">
              <w:rPr>
                <w:bCs/>
              </w:rPr>
            </w:rPrChange>
          </w:rPr>
          <w:t>B(</w:t>
        </w:r>
        <w:proofErr w:type="gramEnd"/>
        <w:r w:rsidR="00A76F32" w:rsidRPr="00382378">
          <w:rPr>
            <w:rFonts w:ascii="Times New Roman" w:hAnsi="Times New Roman" w:cs="Times New Roman"/>
            <w:bCs/>
            <w:rPrChange w:id="783" w:author="Hannah Suzanne Wirtshafter" w:date="2026-05-11T16:49:00Z">
              <w:rPr>
                <w:bCs/>
              </w:rPr>
            </w:rPrChange>
          </w:rPr>
          <w:t>1) latent space</w:t>
        </w:r>
      </w:ins>
      <w:ins w:id="784" w:author="Hannah Suzanne Wirtshafter" w:date="2026-05-08T14:12:00Z">
        <w:r w:rsidRPr="00382378">
          <w:rPr>
            <w:rFonts w:ascii="Times New Roman" w:hAnsi="Times New Roman" w:cs="Times New Roman"/>
            <w:bCs/>
            <w:rPrChange w:id="785" w:author="Hannah Suzanne Wirtshafter" w:date="2026-05-11T16:49:00Z">
              <w:rPr>
                <w:bCs/>
              </w:rPr>
            </w:rPrChange>
          </w:rPr>
          <w:t xml:space="preserve">. </w:t>
        </w:r>
      </w:ins>
      <w:ins w:id="786" w:author="Hannah Suzanne Wirtshafter" w:date="2026-05-08T14:18:00Z">
        <w:r w:rsidR="000D330A" w:rsidRPr="00382378">
          <w:rPr>
            <w:rFonts w:ascii="Times New Roman" w:hAnsi="Times New Roman" w:cs="Times New Roman"/>
            <w:bCs/>
            <w:rPrChange w:id="787" w:author="Hannah Suzanne Wirtshafter" w:date="2026-05-11T16:49:00Z">
              <w:rPr>
                <w:bCs/>
              </w:rPr>
            </w:rPrChange>
          </w:rPr>
          <w:t>Red</w:t>
        </w:r>
      </w:ins>
      <w:ins w:id="788" w:author="Hannah Suzanne Wirtshafter" w:date="2026-05-08T14:12:00Z">
        <w:r w:rsidRPr="00382378">
          <w:rPr>
            <w:rFonts w:ascii="Times New Roman" w:hAnsi="Times New Roman" w:cs="Times New Roman"/>
            <w:bCs/>
            <w:rPrChange w:id="789" w:author="Hannah Suzanne Wirtshafter" w:date="2026-05-11T16:49:00Z">
              <w:rPr/>
            </w:rPrChange>
          </w:rPr>
          <w:t xml:space="preserve"> circles indicate the mean geometry-preservation value from the real data, and horizontal lines denote ±SEM across runs. Geometry preservation was significantly greater than expected by chance in all rats; no shuffled value exceeded the observed value in any animal (one-sided permutation p &lt; 0.002; 500 permutations)</w:t>
        </w:r>
      </w:ins>
    </w:p>
    <w:p w14:paraId="25B0D1FA" w14:textId="16E4F4B6" w:rsidR="00D5172C" w:rsidRPr="00382378" w:rsidRDefault="00A76F32">
      <w:pPr>
        <w:pStyle w:val="ListParagraph"/>
        <w:numPr>
          <w:ilvl w:val="1"/>
          <w:numId w:val="25"/>
        </w:numPr>
        <w:spacing w:before="100" w:beforeAutospacing="1" w:after="100" w:afterAutospacing="1"/>
        <w:ind w:left="720"/>
        <w:rPr>
          <w:rFonts w:ascii="Times New Roman" w:hAnsi="Times New Roman" w:cs="Times New Roman"/>
          <w:rPrChange w:id="790" w:author="Hannah Suzanne Wirtshafter" w:date="2026-05-11T16:49:00Z">
            <w:rPr/>
          </w:rPrChange>
        </w:rPr>
        <w:pPrChange w:id="791" w:author="Hannah Suzanne Wirtshafter" w:date="2026-05-11T16:37:00Z">
          <w:pPr>
            <w:pStyle w:val="ListParagraph"/>
            <w:numPr>
              <w:numId w:val="27"/>
            </w:numPr>
            <w:spacing w:before="100" w:beforeAutospacing="1" w:after="100" w:afterAutospacing="1"/>
            <w:ind w:hanging="360"/>
          </w:pPr>
        </w:pPrChange>
      </w:pPr>
      <w:ins w:id="792" w:author="Hannah Suzanne Wirtshafter" w:date="2026-05-11T16:36:00Z">
        <w:r w:rsidRPr="00382378">
          <w:rPr>
            <w:rFonts w:ascii="Times New Roman" w:hAnsi="Times New Roman" w:cs="Times New Roman"/>
            <w:bCs/>
            <w:rPrChange w:id="793" w:author="Hannah Suzanne Wirtshafter" w:date="2026-05-11T16:49:00Z">
              <w:rPr/>
            </w:rPrChange>
          </w:rPr>
          <w:t xml:space="preserve">Example aligned task trajectories from Rat 1 for A(n) (blue) and B(1) (red, aligned to A) shown after </w:t>
        </w:r>
      </w:ins>
      <w:del w:id="794" w:author="Hannah Suzanne Wirtshafter" w:date="2026-05-08T14:12:00Z">
        <w:r w:rsidR="005852AF" w:rsidRPr="00382378" w:rsidDel="004E46A8">
          <w:rPr>
            <w:rFonts w:ascii="Times New Roman" w:hAnsi="Times New Roman" w:cs="Times New Roman"/>
            <w:bCs/>
            <w:rPrChange w:id="795" w:author="Hannah Suzanne Wirtshafter" w:date="2026-05-11T16:49:00Z">
              <w:rPr/>
            </w:rPrChange>
          </w:rPr>
          <w:delText>Geometry preservation across contexts within each rat</w:delText>
        </w:r>
      </w:del>
      <w:del w:id="796" w:author="Hannah Suzanne Wirtshafter" w:date="2026-05-08T13:03:00Z">
        <w:r w:rsidR="008E21BD" w:rsidRPr="00382378" w:rsidDel="0049498A">
          <w:rPr>
            <w:rFonts w:ascii="Times New Roman" w:hAnsi="Times New Roman" w:cs="Times New Roman"/>
            <w:rPrChange w:id="797" w:author="Hannah Suzanne Wirtshafter" w:date="2026-05-11T16:49:00Z">
              <w:rPr/>
            </w:rPrChange>
          </w:rPr>
          <w:delText xml:space="preserve">. </w:delText>
        </w:r>
      </w:del>
      <w:del w:id="798" w:author="Hannah Suzanne Wirtshafter" w:date="2026-05-08T13:02:00Z">
        <w:r w:rsidR="005852AF" w:rsidRPr="00382378" w:rsidDel="002A0B29">
          <w:rPr>
            <w:rFonts w:ascii="Times New Roman" w:hAnsi="Times New Roman" w:cs="Times New Roman"/>
            <w:rPrChange w:id="799" w:author="Hannah Suzanne Wirtshafter" w:date="2026-05-11T16:49:00Z">
              <w:rPr/>
            </w:rPrChange>
          </w:rPr>
          <w:delText xml:space="preserve">Geometry preservation was </w:delText>
        </w:r>
      </w:del>
      <w:del w:id="800" w:author="Hannah Suzanne Wirtshafter" w:date="2026-05-08T12:55:00Z">
        <w:r w:rsidR="005852AF" w:rsidRPr="00382378" w:rsidDel="002F1BB2">
          <w:rPr>
            <w:rFonts w:ascii="Times New Roman" w:hAnsi="Times New Roman" w:cs="Times New Roman"/>
            <w:rPrChange w:id="801" w:author="Hannah Suzanne Wirtshafter" w:date="2026-05-11T16:49:00Z">
              <w:rPr/>
            </w:rPrChange>
          </w:rPr>
          <w:delText xml:space="preserve">quantified </w:delText>
        </w:r>
      </w:del>
      <w:commentRangeStart w:id="802"/>
      <w:commentRangeStart w:id="803"/>
      <w:del w:id="804" w:author="Hannah Suzanne Wirtshafter" w:date="2026-05-08T12:54:00Z">
        <w:r w:rsidR="005852AF" w:rsidRPr="00382378" w:rsidDel="002F1BB2">
          <w:rPr>
            <w:rFonts w:ascii="Times New Roman" w:hAnsi="Times New Roman" w:cs="Times New Roman"/>
            <w:rPrChange w:id="805" w:author="Hannah Suzanne Wirtshafter" w:date="2026-05-11T16:49:00Z">
              <w:rPr/>
            </w:rPrChange>
          </w:rPr>
          <w:delText>as the correlation</w:delText>
        </w:r>
      </w:del>
      <w:del w:id="806" w:author="Hannah Suzanne Wirtshafter" w:date="2026-05-07T16:22:00Z">
        <w:r w:rsidR="005852AF" w:rsidRPr="00382378" w:rsidDel="00D5172C">
          <w:rPr>
            <w:rFonts w:ascii="Times New Roman" w:hAnsi="Times New Roman" w:cs="Times New Roman"/>
            <w:rPrChange w:id="807" w:author="Hannah Suzanne Wirtshafter" w:date="2026-05-11T16:49:00Z">
              <w:rPr/>
            </w:rPrChange>
          </w:rPr>
          <w:delText xml:space="preserve"> </w:delText>
        </w:r>
      </w:del>
      <w:del w:id="808" w:author="Hannah Suzanne Wirtshafter" w:date="2026-05-07T16:21:00Z">
        <w:r w:rsidR="00664AE2" w:rsidRPr="00382378" w:rsidDel="00D5172C">
          <w:rPr>
            <w:rFonts w:ascii="Times New Roman" w:hAnsi="Times New Roman" w:cs="Times New Roman"/>
            <w:rPrChange w:id="809" w:author="Hannah Suzanne Wirtshafter" w:date="2026-05-11T16:49:00Z">
              <w:rPr/>
            </w:rPrChange>
          </w:rPr>
          <w:delText>across environments A and B</w:delText>
        </w:r>
      </w:del>
      <w:del w:id="810" w:author="Hannah Suzanne Wirtshafter" w:date="2026-05-08T12:57:00Z">
        <w:r w:rsidR="002D7F57" w:rsidRPr="00382378" w:rsidDel="002F1BB2">
          <w:rPr>
            <w:rFonts w:ascii="Times New Roman" w:hAnsi="Times New Roman" w:cs="Times New Roman"/>
            <w:rPrChange w:id="811" w:author="Hannah Suzanne Wirtshafter" w:date="2026-05-11T16:49:00Z">
              <w:rPr/>
            </w:rPrChange>
          </w:rPr>
          <w:delText xml:space="preserve">. Sessions A(n) and B(1) were used to obtain </w:delText>
        </w:r>
        <w:r w:rsidR="00664AE2" w:rsidRPr="00382378" w:rsidDel="002F1BB2">
          <w:rPr>
            <w:rFonts w:ascii="Times New Roman" w:hAnsi="Times New Roman" w:cs="Times New Roman"/>
            <w:rPrChange w:id="812" w:author="Hannah Suzanne Wirtshafter" w:date="2026-05-11T16:49:00Z">
              <w:rPr/>
            </w:rPrChange>
          </w:rPr>
          <w:delText xml:space="preserve">two vectors of </w:delText>
        </w:r>
        <w:r w:rsidR="005852AF" w:rsidRPr="00382378" w:rsidDel="002F1BB2">
          <w:rPr>
            <w:rFonts w:ascii="Times New Roman" w:hAnsi="Times New Roman" w:cs="Times New Roman"/>
            <w:rPrChange w:id="813" w:author="Hannah Suzanne Wirtshafter" w:date="2026-05-11T16:49:00Z">
              <w:rPr/>
            </w:rPrChange>
          </w:rPr>
          <w:delText>pairwise distances</w:delText>
        </w:r>
        <w:commentRangeEnd w:id="802"/>
        <w:r w:rsidR="00F11F34" w:rsidRPr="00382378" w:rsidDel="002F1BB2">
          <w:rPr>
            <w:rStyle w:val="CommentReference"/>
            <w:rFonts w:ascii="Times New Roman" w:hAnsi="Times New Roman" w:cs="Times New Roman"/>
            <w:sz w:val="24"/>
            <w:szCs w:val="24"/>
            <w:rPrChange w:id="814" w:author="Hannah Suzanne Wirtshafter" w:date="2026-05-11T16:49:00Z">
              <w:rPr>
                <w:rStyle w:val="CommentReference"/>
                <w:sz w:val="24"/>
                <w:szCs w:val="24"/>
              </w:rPr>
            </w:rPrChange>
          </w:rPr>
          <w:commentReference w:id="802"/>
        </w:r>
        <w:commentRangeEnd w:id="803"/>
        <w:r w:rsidR="006F3F00" w:rsidRPr="00382378" w:rsidDel="002F1BB2">
          <w:rPr>
            <w:rStyle w:val="CommentReference"/>
            <w:rFonts w:ascii="Times New Roman" w:eastAsia="Times New Roman" w:hAnsi="Times New Roman" w:cs="Times New Roman"/>
          </w:rPr>
          <w:commentReference w:id="803"/>
        </w:r>
        <w:r w:rsidR="00664AE2" w:rsidRPr="00382378" w:rsidDel="002F1BB2">
          <w:rPr>
            <w:rFonts w:ascii="Times New Roman" w:hAnsi="Times New Roman" w:cs="Times New Roman"/>
            <w:rPrChange w:id="815" w:author="Hannah Suzanne Wirtshafter" w:date="2026-05-11T16:49:00Z">
              <w:rPr/>
            </w:rPrChange>
          </w:rPr>
          <w:delText xml:space="preserve"> between </w:delText>
        </w:r>
        <w:r w:rsidR="005852AF" w:rsidRPr="00382378" w:rsidDel="002F1BB2">
          <w:rPr>
            <w:rFonts w:ascii="Times New Roman" w:hAnsi="Times New Roman" w:cs="Times New Roman"/>
            <w:rPrChange w:id="816" w:author="Hannah Suzanne Wirtshafter" w:date="2026-05-11T16:49:00Z">
              <w:rPr/>
            </w:rPrChange>
          </w:rPr>
          <w:delText xml:space="preserve">task-related population </w:delText>
        </w:r>
        <w:r w:rsidR="002D7F57" w:rsidRPr="00382378" w:rsidDel="002F1BB2">
          <w:rPr>
            <w:rFonts w:ascii="Times New Roman" w:hAnsi="Times New Roman" w:cs="Times New Roman"/>
            <w:rPrChange w:id="817" w:author="Hannah Suzanne Wirtshafter" w:date="2026-05-11T16:49:00Z">
              <w:rPr/>
            </w:rPrChange>
          </w:rPr>
          <w:delText xml:space="preserve">neural </w:delText>
        </w:r>
        <w:r w:rsidR="005852AF" w:rsidRPr="00382378" w:rsidDel="002F1BB2">
          <w:rPr>
            <w:rFonts w:ascii="Times New Roman" w:hAnsi="Times New Roman" w:cs="Times New Roman"/>
            <w:rPrChange w:id="818" w:author="Hannah Suzanne Wirtshafter" w:date="2026-05-11T16:49:00Z">
              <w:rPr/>
            </w:rPrChange>
          </w:rPr>
          <w:delText xml:space="preserve">states </w:delText>
        </w:r>
        <w:r w:rsidR="002D7F57" w:rsidRPr="00382378" w:rsidDel="002F1BB2">
          <w:rPr>
            <w:rFonts w:ascii="Times New Roman" w:hAnsi="Times New Roman" w:cs="Times New Roman"/>
            <w:rPrChange w:id="819" w:author="Hannah Suzanne Wirtshafter" w:date="2026-05-11T16:49:00Z">
              <w:rPr/>
            </w:rPrChange>
          </w:rPr>
          <w:delText xml:space="preserve">corresponding to successive time bins in </w:delText>
        </w:r>
        <w:r w:rsidR="005852AF" w:rsidRPr="00382378" w:rsidDel="002F1BB2">
          <w:rPr>
            <w:rFonts w:ascii="Times New Roman" w:hAnsi="Times New Roman" w:cs="Times New Roman"/>
            <w:rPrChange w:id="820" w:author="Hannah Suzanne Wirtshafter" w:date="2026-05-11T16:49:00Z">
              <w:rPr/>
            </w:rPrChange>
          </w:rPr>
          <w:delText xml:space="preserve">the learned embedding </w:delText>
        </w:r>
        <w:r w:rsidR="002D7F57" w:rsidRPr="00382378" w:rsidDel="002F1BB2">
          <w:rPr>
            <w:rFonts w:ascii="Times New Roman" w:hAnsi="Times New Roman" w:cs="Times New Roman"/>
            <w:rPrChange w:id="821" w:author="Hannah Suzanne Wirtshafter" w:date="2026-05-11T16:49:00Z">
              <w:rPr/>
            </w:rPrChange>
          </w:rPr>
          <w:delText xml:space="preserve">of the CSUS5 partition </w:delText>
        </w:r>
        <w:commentRangeStart w:id="822"/>
        <w:commentRangeStart w:id="823"/>
        <w:r w:rsidR="00664AE2" w:rsidRPr="00382378" w:rsidDel="002F1BB2">
          <w:rPr>
            <w:rFonts w:ascii="Times New Roman" w:hAnsi="Times New Roman" w:cs="Times New Roman"/>
            <w:rPrChange w:id="824" w:author="Hannah Suzanne Wirtshafter" w:date="2026-05-11T16:49:00Z">
              <w:rPr/>
            </w:rPrChange>
          </w:rPr>
          <w:delText xml:space="preserve">for each environment. </w:delText>
        </w:r>
        <w:commentRangeEnd w:id="822"/>
        <w:r w:rsidR="00664AE2" w:rsidRPr="00382378" w:rsidDel="002F1BB2">
          <w:rPr>
            <w:rStyle w:val="CommentReference"/>
            <w:rFonts w:ascii="Times New Roman" w:hAnsi="Times New Roman" w:cs="Times New Roman"/>
            <w:sz w:val="24"/>
            <w:szCs w:val="24"/>
            <w:rPrChange w:id="825" w:author="Hannah Suzanne Wirtshafter" w:date="2026-05-11T16:49:00Z">
              <w:rPr>
                <w:rStyle w:val="CommentReference"/>
                <w:sz w:val="24"/>
                <w:szCs w:val="24"/>
              </w:rPr>
            </w:rPrChange>
          </w:rPr>
          <w:commentReference w:id="822"/>
        </w:r>
        <w:commentRangeEnd w:id="823"/>
        <w:r w:rsidR="00D5172C" w:rsidRPr="00382378" w:rsidDel="002F1BB2">
          <w:rPr>
            <w:rStyle w:val="CommentReference"/>
            <w:rFonts w:ascii="Times New Roman" w:eastAsia="Times New Roman" w:hAnsi="Times New Roman" w:cs="Times New Roman"/>
          </w:rPr>
          <w:commentReference w:id="823"/>
        </w:r>
      </w:del>
      <w:del w:id="826" w:author="Hannah Suzanne Wirtshafter" w:date="2026-05-08T14:12:00Z">
        <w:r w:rsidR="005852AF" w:rsidRPr="00382378" w:rsidDel="004E46A8">
          <w:rPr>
            <w:rFonts w:ascii="Times New Roman" w:hAnsi="Times New Roman" w:cs="Times New Roman"/>
            <w:rPrChange w:id="827" w:author="Hannah Suzanne Wirtshafter" w:date="2026-05-11T16:49:00Z">
              <w:rPr/>
            </w:rPrChange>
          </w:rPr>
          <w:delText xml:space="preserve">For each rat, bars show mean ± SEM </w:delText>
        </w:r>
        <w:commentRangeStart w:id="828"/>
        <w:commentRangeStart w:id="829"/>
        <w:r w:rsidR="005852AF" w:rsidRPr="00382378" w:rsidDel="004E46A8">
          <w:rPr>
            <w:rFonts w:ascii="Times New Roman" w:hAnsi="Times New Roman" w:cs="Times New Roman"/>
            <w:rPrChange w:id="830" w:author="Hannah Suzanne Wirtshafter" w:date="2026-05-11T16:49:00Z">
              <w:rPr/>
            </w:rPrChange>
          </w:rPr>
          <w:delText xml:space="preserve">across </w:delText>
        </w:r>
        <w:r w:rsidR="002D7F57" w:rsidRPr="00382378" w:rsidDel="004E46A8">
          <w:rPr>
            <w:rFonts w:ascii="Times New Roman" w:hAnsi="Times New Roman" w:cs="Times New Roman"/>
            <w:rPrChange w:id="831" w:author="Hannah Suzanne Wirtshafter" w:date="2026-05-11T16:49:00Z">
              <w:rPr/>
            </w:rPrChange>
          </w:rPr>
          <w:delText>trials in a give</w:delText>
        </w:r>
      </w:del>
      <w:del w:id="832" w:author="Hannah Suzanne Wirtshafter" w:date="2026-05-07T16:24:00Z">
        <w:r w:rsidR="002D7F57" w:rsidRPr="00382378" w:rsidDel="00D5172C">
          <w:rPr>
            <w:rFonts w:ascii="Times New Roman" w:hAnsi="Times New Roman" w:cs="Times New Roman"/>
            <w:rPrChange w:id="833" w:author="Hannah Suzanne Wirtshafter" w:date="2026-05-11T16:49:00Z">
              <w:rPr/>
            </w:rPrChange>
          </w:rPr>
          <w:delText>s</w:delText>
        </w:r>
      </w:del>
      <w:del w:id="834" w:author="Hannah Suzanne Wirtshafter" w:date="2026-05-08T14:12:00Z">
        <w:r w:rsidR="002D7F57" w:rsidRPr="00382378" w:rsidDel="004E46A8">
          <w:rPr>
            <w:rFonts w:ascii="Times New Roman" w:hAnsi="Times New Roman" w:cs="Times New Roman"/>
            <w:rPrChange w:id="835" w:author="Hannah Suzanne Wirtshafter" w:date="2026-05-11T16:49:00Z">
              <w:rPr/>
            </w:rPrChange>
          </w:rPr>
          <w:delText xml:space="preserve"> session, </w:delText>
        </w:r>
        <w:commentRangeEnd w:id="828"/>
        <w:r w:rsidR="004F615D" w:rsidRPr="00382378" w:rsidDel="004E46A8">
          <w:rPr>
            <w:rStyle w:val="CommentReference"/>
            <w:rFonts w:ascii="Times New Roman" w:hAnsi="Times New Roman" w:cs="Times New Roman"/>
            <w:sz w:val="24"/>
            <w:szCs w:val="24"/>
            <w:rPrChange w:id="836" w:author="Hannah Suzanne Wirtshafter" w:date="2026-05-11T16:49:00Z">
              <w:rPr>
                <w:rStyle w:val="CommentReference"/>
                <w:sz w:val="24"/>
                <w:szCs w:val="24"/>
              </w:rPr>
            </w:rPrChange>
          </w:rPr>
          <w:commentReference w:id="828"/>
        </w:r>
        <w:commentRangeEnd w:id="829"/>
        <w:r w:rsidR="00D5172C" w:rsidRPr="00382378" w:rsidDel="004E46A8">
          <w:rPr>
            <w:rStyle w:val="CommentReference"/>
            <w:rFonts w:ascii="Times New Roman" w:eastAsia="Times New Roman" w:hAnsi="Times New Roman" w:cs="Times New Roman"/>
          </w:rPr>
          <w:commentReference w:id="829"/>
        </w:r>
        <w:r w:rsidR="005852AF" w:rsidRPr="00382378" w:rsidDel="004E46A8">
          <w:rPr>
            <w:rFonts w:ascii="Times New Roman" w:hAnsi="Times New Roman" w:cs="Times New Roman"/>
            <w:rPrChange w:id="837" w:author="Hannah Suzanne Wirtshafter" w:date="2026-05-11T16:49:00Z">
              <w:rPr/>
            </w:rPrChange>
          </w:rPr>
          <w:delText>for the actual data (blue) and a shuffled control (red)</w:delText>
        </w:r>
        <w:r w:rsidR="002D7F57" w:rsidRPr="00382378" w:rsidDel="004E46A8">
          <w:rPr>
            <w:rFonts w:ascii="Times New Roman" w:hAnsi="Times New Roman" w:cs="Times New Roman"/>
            <w:rPrChange w:id="838" w:author="Hannah Suzanne Wirtshafter" w:date="2026-05-11T16:49:00Z">
              <w:rPr/>
            </w:rPrChange>
          </w:rPr>
          <w:delText xml:space="preserve">; the </w:delText>
        </w:r>
      </w:del>
      <w:del w:id="839" w:author="Hannah Suzanne Wirtshafter" w:date="2026-05-08T13:28:00Z">
        <w:r w:rsidR="002D7F57" w:rsidRPr="00382378" w:rsidDel="00B9635C">
          <w:rPr>
            <w:rFonts w:ascii="Times New Roman" w:hAnsi="Times New Roman" w:cs="Times New Roman"/>
            <w:rPrChange w:id="840" w:author="Hannah Suzanne Wirtshafter" w:date="2026-05-11T16:49:00Z">
              <w:rPr/>
            </w:rPrChange>
          </w:rPr>
          <w:delText>order of the time bins</w:delText>
        </w:r>
      </w:del>
      <w:del w:id="841" w:author="Hannah Suzanne Wirtshafter" w:date="2026-05-08T14:12:00Z">
        <w:r w:rsidR="002D7F57" w:rsidRPr="00382378" w:rsidDel="004E46A8">
          <w:rPr>
            <w:rFonts w:ascii="Times New Roman" w:hAnsi="Times New Roman" w:cs="Times New Roman"/>
            <w:rPrChange w:id="842" w:author="Hannah Suzanne Wirtshafter" w:date="2026-05-11T16:49:00Z">
              <w:rPr/>
            </w:rPrChange>
          </w:rPr>
          <w:delText xml:space="preserve"> was randomly permuted in each shuffle. </w:delText>
        </w:r>
        <w:r w:rsidR="005852AF" w:rsidRPr="00382378" w:rsidDel="004E46A8">
          <w:rPr>
            <w:rFonts w:ascii="Times New Roman" w:hAnsi="Times New Roman" w:cs="Times New Roman"/>
            <w:rPrChange w:id="843" w:author="Hannah Suzanne Wirtshafter" w:date="2026-05-11T16:49:00Z">
              <w:rPr/>
            </w:rPrChange>
          </w:rPr>
          <w:delText>Geometry preservation was significantly higher for the actual data compared to shuffled controls in all rats (</w:delText>
        </w:r>
      </w:del>
      <w:del w:id="844" w:author="Hannah Suzanne Wirtshafter" w:date="2026-05-08T13:52:00Z">
        <w:r w:rsidR="005852AF" w:rsidRPr="00382378" w:rsidDel="00493233">
          <w:rPr>
            <w:rFonts w:ascii="Times New Roman" w:hAnsi="Times New Roman" w:cs="Times New Roman"/>
            <w:rPrChange w:id="845" w:author="Hannah Suzanne Wirtshafter" w:date="2026-05-11T16:49:00Z">
              <w:rPr/>
            </w:rPrChange>
          </w:rPr>
          <w:delText xml:space="preserve">paired sign-flip permutation tests: Rat 1, </w:delText>
        </w:r>
        <w:r w:rsidR="005852AF" w:rsidRPr="00382378" w:rsidDel="00493233">
          <w:rPr>
            <w:rFonts w:ascii="Times New Roman" w:hAnsi="Times New Roman" w:cs="Times New Roman"/>
            <w:iCs/>
            <w:rPrChange w:id="846" w:author="Hannah Suzanne Wirtshafter" w:date="2026-05-11T16:49:00Z">
              <w:rPr>
                <w:i/>
                <w:iCs/>
              </w:rPr>
            </w:rPrChange>
          </w:rPr>
          <w:delText>p</w:delText>
        </w:r>
        <w:r w:rsidR="005852AF" w:rsidRPr="00382378" w:rsidDel="00493233">
          <w:rPr>
            <w:rFonts w:ascii="Times New Roman" w:hAnsi="Times New Roman" w:cs="Times New Roman"/>
            <w:rPrChange w:id="847" w:author="Hannah Suzanne Wirtshafter" w:date="2026-05-11T16:49:00Z">
              <w:rPr/>
            </w:rPrChange>
          </w:rPr>
          <w:delText xml:space="preserve"> = 1.81 × 10</w:delText>
        </w:r>
        <w:r w:rsidR="005852AF" w:rsidRPr="00382378" w:rsidDel="00493233">
          <w:rPr>
            <w:rFonts w:ascii="Cambria Math" w:hAnsi="Cambria Math" w:cs="Cambria Math"/>
          </w:rPr>
          <w:delText>⁻⁵</w:delText>
        </w:r>
        <w:r w:rsidR="005852AF" w:rsidRPr="00382378" w:rsidDel="00493233">
          <w:rPr>
            <w:rFonts w:ascii="Times New Roman" w:hAnsi="Times New Roman" w:cs="Times New Roman"/>
            <w:rPrChange w:id="848" w:author="Hannah Suzanne Wirtshafter" w:date="2026-05-11T16:49:00Z">
              <w:rPr/>
            </w:rPrChange>
          </w:rPr>
          <w:delText xml:space="preserve">; Rat 2, </w:delText>
        </w:r>
        <w:r w:rsidR="005852AF" w:rsidRPr="00382378" w:rsidDel="00493233">
          <w:rPr>
            <w:rFonts w:ascii="Times New Roman" w:hAnsi="Times New Roman" w:cs="Times New Roman"/>
            <w:iCs/>
            <w:rPrChange w:id="849" w:author="Hannah Suzanne Wirtshafter" w:date="2026-05-11T16:49:00Z">
              <w:rPr>
                <w:i/>
                <w:iCs/>
              </w:rPr>
            </w:rPrChange>
          </w:rPr>
          <w:delText>p</w:delText>
        </w:r>
        <w:r w:rsidR="005852AF" w:rsidRPr="00382378" w:rsidDel="00493233">
          <w:rPr>
            <w:rFonts w:ascii="Times New Roman" w:hAnsi="Times New Roman" w:cs="Times New Roman"/>
            <w:rPrChange w:id="850" w:author="Hannah Suzanne Wirtshafter" w:date="2026-05-11T16:49:00Z">
              <w:rPr/>
            </w:rPrChange>
          </w:rPr>
          <w:delText xml:space="preserve"> = 9.92 × 10</w:delText>
        </w:r>
        <w:r w:rsidR="005852AF" w:rsidRPr="00382378" w:rsidDel="00493233">
          <w:rPr>
            <w:rFonts w:ascii="Cambria Math" w:hAnsi="Cambria Math" w:cs="Cambria Math"/>
          </w:rPr>
          <w:delText>⁻</w:delText>
        </w:r>
        <w:r w:rsidR="005852AF" w:rsidRPr="00382378" w:rsidDel="00493233">
          <w:rPr>
            <w:rFonts w:ascii="Times New Roman" w:hAnsi="Times New Roman" w:cs="Times New Roman"/>
            <w:rPrChange w:id="851" w:author="Hannah Suzanne Wirtshafter" w:date="2026-05-11T16:49:00Z">
              <w:rPr/>
            </w:rPrChange>
          </w:rPr>
          <w:delText xml:space="preserve">³; Rat 3, </w:delText>
        </w:r>
        <w:r w:rsidR="005852AF" w:rsidRPr="00382378" w:rsidDel="00493233">
          <w:rPr>
            <w:rFonts w:ascii="Times New Roman" w:hAnsi="Times New Roman" w:cs="Times New Roman"/>
            <w:iCs/>
            <w:rPrChange w:id="852" w:author="Hannah Suzanne Wirtshafter" w:date="2026-05-11T16:49:00Z">
              <w:rPr>
                <w:i/>
                <w:iCs/>
              </w:rPr>
            </w:rPrChange>
          </w:rPr>
          <w:delText>p</w:delText>
        </w:r>
        <w:r w:rsidR="005852AF" w:rsidRPr="00382378" w:rsidDel="00493233">
          <w:rPr>
            <w:rFonts w:ascii="Times New Roman" w:hAnsi="Times New Roman" w:cs="Times New Roman"/>
            <w:rPrChange w:id="853" w:author="Hannah Suzanne Wirtshafter" w:date="2026-05-11T16:49:00Z">
              <w:rPr/>
            </w:rPrChange>
          </w:rPr>
          <w:delText xml:space="preserve"> = 2.86 × 10</w:delText>
        </w:r>
        <w:r w:rsidR="005852AF" w:rsidRPr="00382378" w:rsidDel="00493233">
          <w:rPr>
            <w:rFonts w:ascii="Cambria Math" w:hAnsi="Cambria Math" w:cs="Cambria Math"/>
          </w:rPr>
          <w:delText>⁻⁶</w:delText>
        </w:r>
        <w:r w:rsidR="005852AF" w:rsidRPr="00382378" w:rsidDel="00493233">
          <w:rPr>
            <w:rFonts w:ascii="Times New Roman" w:hAnsi="Times New Roman" w:cs="Times New Roman"/>
            <w:rPrChange w:id="854" w:author="Hannah Suzanne Wirtshafter" w:date="2026-05-11T16:49:00Z">
              <w:rPr/>
            </w:rPrChange>
          </w:rPr>
          <w:delText xml:space="preserve">; Rat 4, </w:delText>
        </w:r>
        <w:r w:rsidR="005852AF" w:rsidRPr="00382378" w:rsidDel="00493233">
          <w:rPr>
            <w:rFonts w:ascii="Times New Roman" w:hAnsi="Times New Roman" w:cs="Times New Roman"/>
            <w:iCs/>
            <w:rPrChange w:id="855" w:author="Hannah Suzanne Wirtshafter" w:date="2026-05-11T16:49:00Z">
              <w:rPr>
                <w:i/>
                <w:iCs/>
              </w:rPr>
            </w:rPrChange>
          </w:rPr>
          <w:delText>p</w:delText>
        </w:r>
        <w:r w:rsidR="005852AF" w:rsidRPr="00382378" w:rsidDel="00493233">
          <w:rPr>
            <w:rFonts w:ascii="Times New Roman" w:hAnsi="Times New Roman" w:cs="Times New Roman"/>
            <w:rPrChange w:id="856" w:author="Hannah Suzanne Wirtshafter" w:date="2026-05-11T16:49:00Z">
              <w:rPr/>
            </w:rPrChange>
          </w:rPr>
          <w:delText xml:space="preserve"> = 2.86 × 10</w:delText>
        </w:r>
        <w:r w:rsidR="005852AF" w:rsidRPr="00382378" w:rsidDel="00493233">
          <w:rPr>
            <w:rFonts w:ascii="Cambria Math" w:hAnsi="Cambria Math" w:cs="Cambria Math"/>
          </w:rPr>
          <w:delText>⁻⁶</w:delText>
        </w:r>
        <w:r w:rsidR="005852AF" w:rsidRPr="00382378" w:rsidDel="00493233">
          <w:rPr>
            <w:rFonts w:ascii="Times New Roman" w:hAnsi="Times New Roman" w:cs="Times New Roman"/>
            <w:rPrChange w:id="857" w:author="Hannah Suzanne Wirtshafter" w:date="2026-05-11T16:49:00Z">
              <w:rPr/>
            </w:rPrChange>
          </w:rPr>
          <w:delText xml:space="preserve">; Rat 5, </w:delText>
        </w:r>
        <w:r w:rsidR="005852AF" w:rsidRPr="00382378" w:rsidDel="00493233">
          <w:rPr>
            <w:rFonts w:ascii="Times New Roman" w:hAnsi="Times New Roman" w:cs="Times New Roman"/>
            <w:iCs/>
            <w:rPrChange w:id="858" w:author="Hannah Suzanne Wirtshafter" w:date="2026-05-11T16:49:00Z">
              <w:rPr>
                <w:i/>
                <w:iCs/>
              </w:rPr>
            </w:rPrChange>
          </w:rPr>
          <w:delText>p</w:delText>
        </w:r>
        <w:r w:rsidR="005852AF" w:rsidRPr="00382378" w:rsidDel="00493233">
          <w:rPr>
            <w:rFonts w:ascii="Times New Roman" w:hAnsi="Times New Roman" w:cs="Times New Roman"/>
            <w:rPrChange w:id="859" w:author="Hannah Suzanne Wirtshafter" w:date="2026-05-11T16:49:00Z">
              <w:rPr/>
            </w:rPrChange>
          </w:rPr>
          <w:delText xml:space="preserve"> = 1.05 × 10</w:delText>
        </w:r>
        <w:r w:rsidR="005852AF" w:rsidRPr="00382378" w:rsidDel="00493233">
          <w:rPr>
            <w:rFonts w:ascii="Cambria Math" w:hAnsi="Cambria Math" w:cs="Cambria Math"/>
          </w:rPr>
          <w:delText>⁻⁵</w:delText>
        </w:r>
      </w:del>
      <w:del w:id="860" w:author="Hannah Suzanne Wirtshafter" w:date="2026-05-08T13:53:00Z">
        <w:r w:rsidR="005852AF" w:rsidRPr="00382378" w:rsidDel="00493233">
          <w:rPr>
            <w:rFonts w:ascii="Times New Roman" w:hAnsi="Times New Roman" w:cs="Times New Roman"/>
            <w:rPrChange w:id="861" w:author="Hannah Suzanne Wirtshafter" w:date="2026-05-11T16:49:00Z">
              <w:rPr/>
            </w:rPrChange>
          </w:rPr>
          <w:delText xml:space="preserve">). </w:delText>
        </w:r>
      </w:del>
      <w:commentRangeStart w:id="862"/>
      <w:del w:id="863" w:author="Hannah Suzanne Wirtshafter" w:date="2026-05-07T16:25:00Z">
        <w:r w:rsidR="005852AF" w:rsidRPr="00382378" w:rsidDel="00D5172C">
          <w:rPr>
            <w:rFonts w:ascii="Times New Roman" w:hAnsi="Times New Roman" w:cs="Times New Roman"/>
            <w:rPrChange w:id="864" w:author="Hannah Suzanne Wirtshafter" w:date="2026-05-11T16:49:00Z">
              <w:rPr/>
            </w:rPrChange>
          </w:rPr>
          <w:delText>These results indicate that the pairwise relationships among task states are preserved across contexts, consistent with a conserved underlying population geometry</w:delText>
        </w:r>
        <w:commentRangeEnd w:id="862"/>
        <w:r w:rsidR="004604EC" w:rsidRPr="00382378" w:rsidDel="00D5172C">
          <w:rPr>
            <w:rStyle w:val="CommentReference"/>
            <w:rFonts w:ascii="Times New Roman" w:hAnsi="Times New Roman" w:cs="Times New Roman"/>
            <w:sz w:val="24"/>
            <w:szCs w:val="24"/>
            <w:rPrChange w:id="865" w:author="Hannah Suzanne Wirtshafter" w:date="2026-05-11T16:49:00Z">
              <w:rPr>
                <w:rStyle w:val="CommentReference"/>
                <w:sz w:val="24"/>
                <w:szCs w:val="24"/>
              </w:rPr>
            </w:rPrChange>
          </w:rPr>
          <w:commentReference w:id="862"/>
        </w:r>
        <w:r w:rsidR="005852AF" w:rsidRPr="00382378" w:rsidDel="00D5172C">
          <w:rPr>
            <w:rFonts w:ascii="Times New Roman" w:hAnsi="Times New Roman" w:cs="Times New Roman"/>
            <w:rPrChange w:id="866" w:author="Hannah Suzanne Wirtshafter" w:date="2026-05-11T16:49:00Z">
              <w:rPr/>
            </w:rPrChange>
          </w:rPr>
          <w:delText>.</w:delText>
        </w:r>
      </w:del>
      <w:commentRangeStart w:id="867"/>
      <w:ins w:id="868" w:author="Hannah Suzanne Wirtshafter" w:date="2026-05-07T16:22:00Z">
        <w:r w:rsidR="00D5172C" w:rsidRPr="00382378">
          <w:rPr>
            <w:rFonts w:ascii="Times New Roman" w:hAnsi="Times New Roman" w:cs="Times New Roman"/>
            <w:rPrChange w:id="869" w:author="Hannah Suzanne Wirtshafter" w:date="2026-05-11T16:49:00Z">
              <w:rPr>
                <w:rFonts w:cstheme="minorHAnsi"/>
              </w:rPr>
            </w:rPrChange>
          </w:rPr>
          <w:t>Procrustes alignment</w:t>
        </w:r>
        <w:commentRangeEnd w:id="867"/>
        <w:r w:rsidR="00D5172C" w:rsidRPr="00382378">
          <w:rPr>
            <w:rStyle w:val="CommentReference"/>
            <w:rFonts w:ascii="Times New Roman" w:hAnsi="Times New Roman" w:cs="Times New Roman"/>
            <w:sz w:val="24"/>
            <w:szCs w:val="24"/>
            <w:rPrChange w:id="870" w:author="Hannah Suzanne Wirtshafter" w:date="2026-05-11T16:49:00Z">
              <w:rPr>
                <w:rStyle w:val="CommentReference"/>
                <w:rFonts w:cstheme="minorHAnsi"/>
                <w:sz w:val="24"/>
                <w:szCs w:val="24"/>
              </w:rPr>
            </w:rPrChange>
          </w:rPr>
          <w:commentReference w:id="867"/>
        </w:r>
        <w:r w:rsidR="00D5172C" w:rsidRPr="00382378">
          <w:rPr>
            <w:rFonts w:ascii="Times New Roman" w:hAnsi="Times New Roman" w:cs="Times New Roman"/>
            <w:rPrChange w:id="871" w:author="Hannah Suzanne Wirtshafter" w:date="2026-05-11T16:49:00Z">
              <w:rPr/>
            </w:rPrChange>
          </w:rPr>
          <w:fldChar w:fldCharType="begin"/>
        </w:r>
      </w:ins>
      <w:r w:rsidR="007D4986">
        <w:rPr>
          <w:rFonts w:ascii="Times New Roman" w:hAnsi="Times New Roman" w:cs="Times New Roman"/>
        </w:rPr>
        <w:instrText xml:space="preserve"> ADDIN EN.CITE &lt;EndNote&gt;&lt;Cite&gt;&lt;Author&gt;Schönemann&lt;/Author&gt;&lt;Year&gt;1966&lt;/Year&gt;&lt;RecNum&gt;1835&lt;/RecNum&gt;&lt;DisplayText&gt;&lt;style face="superscript"&gt;26,27&lt;/style&gt;&lt;/DisplayText&gt;&lt;record&gt;&lt;rec-number&gt;1835&lt;/rec-number&gt;&lt;foreign-keys&gt;&lt;key app="EN" db-id="wwx99pvv4axx23ew20rxw9eq2z22xxzes0sv" timestamp="1778188195"&gt;1835&lt;/key&gt;&lt;/foreign-keys&gt;&lt;ref-type name="Journal Article"&gt;17&lt;/ref-type&gt;&lt;contributors&gt;&lt;authors&gt;&lt;author&gt;Schönemann, Peter H&lt;/author&gt;&lt;/authors&gt;&lt;/contributors&gt;&lt;titles&gt;&lt;title&gt;A generalized solution of the orthogonal procrustes problem&lt;/title&gt;&lt;secondary-title&gt;Psychometrika&lt;/secondary-title&gt;&lt;/titles&gt;&lt;periodical&gt;&lt;full-title&gt;Psychometrika&lt;/full-title&gt;&lt;/periodical&gt;&lt;pages&gt;1-10&lt;/pages&gt;&lt;volume&gt;31&lt;/volume&gt;&lt;number&gt;1&lt;/number&gt;&lt;dates&gt;&lt;year&gt;1966&lt;/year&gt;&lt;/dates&gt;&lt;isbn&gt;0033-3123&lt;/isbn&gt;&lt;urls&gt;&lt;/urls&gt;&lt;/record&gt;&lt;/Cite&gt;&lt;Cite&gt;&lt;Author&gt;Virtanen&lt;/Author&gt;&lt;Year&gt;2020&lt;/Year&gt;&lt;RecNum&gt;1836&lt;/RecNum&gt;&lt;record&gt;&lt;rec-number&gt;1836&lt;/rec-number&gt;&lt;foreign-keys&gt;&lt;key app="EN" db-id="wwx99pvv4axx23ew20rxw9eq2z22xxzes0sv" timestamp="1778188270"&gt;1836&lt;/key&gt;&lt;/foreign-keys&gt;&lt;ref-type name="Journal Article"&gt;17&lt;/ref-type&gt;&lt;contributors&gt;&lt;authors&gt;&lt;author&gt;Virtanen, Pauli&lt;/author&gt;&lt;author&gt;Gommers, Ralf&lt;/author&gt;&lt;author&gt;Oliphant, Travis E&lt;/author&gt;&lt;author&gt;Haberland, Matt&lt;/author&gt;&lt;author&gt;Reddy, Tyler&lt;/author&gt;&lt;author&gt;Cournapeau, David&lt;/author&gt;&lt;author&gt;Burovski, Evgeni&lt;/author&gt;&lt;author&gt;Peterson, Pearu&lt;/author&gt;&lt;author&gt;Weckesser, Warren&lt;/author&gt;&lt;author&gt;Bright, Jonathan&lt;/author&gt;&lt;/authors&gt;&lt;/contributors&gt;&lt;titles&gt;&lt;title&gt;Fundamental algorithms for scientific computing in Python&lt;/title&gt;&lt;secondary-title&gt;Nat. Methods&lt;/secondary-title&gt;&lt;/titles&gt;&lt;periodical&gt;&lt;full-title&gt;Nat. Methods&lt;/full-title&gt;&lt;/periodical&gt;&lt;pages&gt;261-272&lt;/pages&gt;&lt;volume&gt;17&lt;/volume&gt;&lt;number&gt;3&lt;/number&gt;&lt;dates&gt;&lt;year&gt;2020&lt;/year&gt;&lt;/dates&gt;&lt;urls&gt;&lt;/urls&gt;&lt;/record&gt;&lt;/Cite&gt;&lt;/EndNote&gt;</w:instrText>
      </w:r>
      <w:ins w:id="872" w:author="Hannah Suzanne Wirtshafter" w:date="2026-05-07T16:22:00Z">
        <w:r w:rsidR="00D5172C" w:rsidRPr="00382378">
          <w:rPr>
            <w:rFonts w:ascii="Times New Roman" w:hAnsi="Times New Roman" w:cs="Times New Roman"/>
            <w:rPrChange w:id="873" w:author="Hannah Suzanne Wirtshafter" w:date="2026-05-11T16:49:00Z">
              <w:rPr/>
            </w:rPrChange>
          </w:rPr>
          <w:fldChar w:fldCharType="separate"/>
        </w:r>
      </w:ins>
      <w:r w:rsidR="007D4986" w:rsidRPr="007D4986">
        <w:rPr>
          <w:rFonts w:ascii="Times New Roman" w:hAnsi="Times New Roman" w:cs="Times New Roman"/>
          <w:noProof/>
          <w:vertAlign w:val="superscript"/>
        </w:rPr>
        <w:t>26,27</w:t>
      </w:r>
      <w:ins w:id="874" w:author="Hannah Suzanne Wirtshafter" w:date="2026-05-07T16:22:00Z">
        <w:r w:rsidR="00D5172C" w:rsidRPr="00382378">
          <w:rPr>
            <w:rFonts w:ascii="Times New Roman" w:hAnsi="Times New Roman" w:cs="Times New Roman"/>
            <w:rPrChange w:id="875" w:author="Hannah Suzanne Wirtshafter" w:date="2026-05-11T16:49:00Z">
              <w:rPr/>
            </w:rPrChange>
          </w:rPr>
          <w:fldChar w:fldCharType="end"/>
        </w:r>
        <w:r w:rsidR="00D5172C" w:rsidRPr="00382378">
          <w:rPr>
            <w:rFonts w:ascii="Times New Roman" w:hAnsi="Times New Roman" w:cs="Times New Roman"/>
            <w:rPrChange w:id="876" w:author="Hannah Suzanne Wirtshafter" w:date="2026-05-11T16:49:00Z">
              <w:rPr>
                <w:rFonts w:cstheme="minorHAnsi"/>
              </w:rPr>
            </w:rPrChange>
          </w:rPr>
          <w:t xml:space="preserve">. </w:t>
        </w:r>
      </w:ins>
      <w:ins w:id="877" w:author="Hannah Suzanne Wirtshafter" w:date="2026-05-11T16:37:00Z">
        <w:r w:rsidR="00720B68" w:rsidRPr="00382378">
          <w:rPr>
            <w:rFonts w:ascii="Times New Roman" w:hAnsi="Times New Roman" w:cs="Times New Roman"/>
            <w:rPrChange w:id="878" w:author="Hannah Suzanne Wirtshafter" w:date="2026-05-11T16:49:00Z">
              <w:rPr/>
            </w:rPrChange>
          </w:rPr>
          <w:t>Each trajectory represents the trial-averaged latent trajectory for that session</w:t>
        </w:r>
      </w:ins>
      <w:ins w:id="879" w:author="Hannah Suzanne Wirtshafter" w:date="2026-05-07T16:22:00Z">
        <w:r w:rsidR="00D5172C" w:rsidRPr="00382378">
          <w:rPr>
            <w:rFonts w:ascii="Times New Roman" w:hAnsi="Times New Roman" w:cs="Times New Roman"/>
            <w:rPrChange w:id="880" w:author="Hannah Suzanne Wirtshafter" w:date="2026-05-11T16:49:00Z">
              <w:rPr>
                <w:rFonts w:cstheme="minorHAnsi"/>
              </w:rPr>
            </w:rPrChange>
          </w:rPr>
          <w:t xml:space="preserve">. Points correspond to the five task bins (1–5), with “start” and “end” indicating bin #1 and bin #5, respectively. Gray lines connect corresponding bins across </w:t>
        </w:r>
        <w:commentRangeStart w:id="881"/>
        <w:r w:rsidR="00D5172C" w:rsidRPr="00382378">
          <w:rPr>
            <w:rFonts w:ascii="Times New Roman" w:hAnsi="Times New Roman" w:cs="Times New Roman"/>
            <w:rPrChange w:id="882" w:author="Hannah Suzanne Wirtshafter" w:date="2026-05-11T16:49:00Z">
              <w:rPr>
                <w:rFonts w:cstheme="minorHAnsi"/>
              </w:rPr>
            </w:rPrChange>
          </w:rPr>
          <w:t>environments</w:t>
        </w:r>
        <w:commentRangeEnd w:id="881"/>
        <w:r w:rsidR="00D5172C" w:rsidRPr="00382378">
          <w:rPr>
            <w:rStyle w:val="CommentReference"/>
            <w:rFonts w:ascii="Times New Roman" w:eastAsia="Times New Roman" w:hAnsi="Times New Roman" w:cs="Times New Roman"/>
          </w:rPr>
          <w:commentReference w:id="881"/>
        </w:r>
        <w:r w:rsidR="00D5172C" w:rsidRPr="00382378">
          <w:rPr>
            <w:rFonts w:ascii="Times New Roman" w:hAnsi="Times New Roman" w:cs="Times New Roman"/>
            <w:rPrChange w:id="883" w:author="Hannah Suzanne Wirtshafter" w:date="2026-05-11T16:49:00Z">
              <w:rPr>
                <w:rFonts w:cstheme="minorHAnsi"/>
              </w:rPr>
            </w:rPrChange>
          </w:rPr>
          <w:t xml:space="preserve">. </w:t>
        </w:r>
      </w:ins>
    </w:p>
    <w:p w14:paraId="6BE33108" w14:textId="65581FA5" w:rsidR="005852AF" w:rsidRPr="00382378" w:rsidRDefault="005852AF">
      <w:pPr>
        <w:spacing w:before="100" w:beforeAutospacing="1" w:after="100" w:afterAutospacing="1"/>
        <w:ind w:left="360"/>
        <w:pPrChange w:id="884" w:author="Hannah Suzanne Wirtshafter" w:date="2026-05-07T16:25:00Z">
          <w:pPr>
            <w:pStyle w:val="ListParagraph"/>
            <w:numPr>
              <w:numId w:val="25"/>
            </w:numPr>
            <w:spacing w:before="100" w:beforeAutospacing="1" w:after="100" w:afterAutospacing="1"/>
            <w:ind w:hanging="360"/>
          </w:pPr>
        </w:pPrChange>
      </w:pPr>
    </w:p>
    <w:p w14:paraId="176CCA6D" w14:textId="1B55FDB5" w:rsidR="008D5ACD" w:rsidRPr="00382378" w:rsidDel="00720B68" w:rsidRDefault="008D5ACD" w:rsidP="00D5172C">
      <w:pPr>
        <w:rPr>
          <w:del w:id="885" w:author="Hannah Suzanne Wirtshafter" w:date="2026-05-11T16:37:00Z"/>
        </w:rPr>
      </w:pPr>
    </w:p>
    <w:p w14:paraId="05DCEC7B" w14:textId="77777777" w:rsidR="005852AF" w:rsidRPr="00AC70DF" w:rsidDel="00720B68" w:rsidRDefault="005852AF" w:rsidP="005852AF">
      <w:pPr>
        <w:ind w:left="1080"/>
        <w:rPr>
          <w:del w:id="886" w:author="Hannah Suzanne Wirtshafter" w:date="2026-05-11T16:37:00Z"/>
          <w:rFonts w:eastAsiaTheme="minorHAnsi"/>
        </w:rPr>
      </w:pPr>
    </w:p>
    <w:p w14:paraId="739B758D" w14:textId="77777777" w:rsidR="00857234" w:rsidRPr="00AC70DF" w:rsidRDefault="00857234" w:rsidP="00857234">
      <w:pPr>
        <w:pStyle w:val="NormalWeb"/>
        <w:rPr>
          <w:b/>
          <w:iCs/>
        </w:rPr>
      </w:pPr>
    </w:p>
    <w:p w14:paraId="44837020" w14:textId="77777777" w:rsidR="00C10F70" w:rsidRPr="00C10F70" w:rsidRDefault="00C10F70" w:rsidP="00C10F70">
      <w:pPr>
        <w:pStyle w:val="p1"/>
        <w:rPr>
          <w:ins w:id="887" w:author="Hannah Suzanne Wirtshafter" w:date="2026-05-13T12:09:00Z"/>
          <w:b/>
          <w:rPrChange w:id="888" w:author="Hannah Suzanne Wirtshafter" w:date="2026-05-13T12:09:00Z">
            <w:rPr>
              <w:ins w:id="889" w:author="Hannah Suzanne Wirtshafter" w:date="2026-05-13T12:09:00Z"/>
            </w:rPr>
          </w:rPrChange>
        </w:rPr>
      </w:pPr>
      <w:ins w:id="890" w:author="Hannah Suzanne Wirtshafter" w:date="2026-05-13T12:09:00Z">
        <w:r w:rsidRPr="00C10F70">
          <w:rPr>
            <w:b/>
            <w:highlight w:val="yellow"/>
            <w:rPrChange w:id="891" w:author="Hannah Suzanne Wirtshafter" w:date="2026-05-13T12:09:00Z">
              <w:rPr/>
            </w:rPrChange>
          </w:rPr>
          <w:t>Task-related population geometry is conserved across both animals and contexts</w:t>
        </w:r>
      </w:ins>
    </w:p>
    <w:p w14:paraId="1EA20B8B" w14:textId="7CF61F48" w:rsidR="00EA5C34" w:rsidRPr="00DC5BC0" w:rsidDel="00C10F70" w:rsidRDefault="0096376C" w:rsidP="005852AF">
      <w:pPr>
        <w:pStyle w:val="NormalWeb"/>
        <w:spacing w:line="480" w:lineRule="auto"/>
        <w:rPr>
          <w:del w:id="892" w:author="Hannah Suzanne Wirtshafter" w:date="2026-05-13T12:09:00Z"/>
          <w:b/>
          <w:iCs/>
        </w:rPr>
      </w:pPr>
      <w:del w:id="893" w:author="Hannah Suzanne Wirtshafter" w:date="2026-05-13T12:09:00Z">
        <w:r w:rsidRPr="00B57DE1" w:rsidDel="00C10F70">
          <w:rPr>
            <w:b/>
            <w:bCs/>
            <w:iCs/>
          </w:rPr>
          <w:delText>Conditioning t</w:delText>
        </w:r>
        <w:r w:rsidR="00EA5C34" w:rsidRPr="00B57DE1" w:rsidDel="00C10F70">
          <w:rPr>
            <w:b/>
            <w:bCs/>
            <w:iCs/>
          </w:rPr>
          <w:delText>ask representations are conserved across animals</w:delText>
        </w:r>
        <w:r w:rsidRPr="00DC5BC0" w:rsidDel="00C10F70">
          <w:rPr>
            <w:b/>
            <w:iCs/>
          </w:rPr>
          <w:delText xml:space="preserve"> </w:delText>
        </w:r>
      </w:del>
    </w:p>
    <w:p w14:paraId="14818D0A" w14:textId="5BE38C72" w:rsidR="00B35979" w:rsidRPr="00EF2146" w:rsidRDefault="0096376C" w:rsidP="00EA5C34">
      <w:pPr>
        <w:pStyle w:val="p1"/>
        <w:spacing w:line="480" w:lineRule="auto"/>
      </w:pPr>
      <w:r w:rsidRPr="00DC5BC0">
        <w:t xml:space="preserve">As </w:t>
      </w:r>
      <w:del w:id="894" w:author="Hannah Suzanne Wirtshafter" w:date="2026-05-11T16:38:00Z">
        <w:r w:rsidRPr="00DC5BC0" w:rsidDel="00FD02CF">
          <w:delText xml:space="preserve">discussed </w:delText>
        </w:r>
      </w:del>
      <w:ins w:id="895" w:author="Hannah Suzanne Wirtshafter" w:date="2026-05-11T16:38:00Z">
        <w:r w:rsidR="00FD02CF" w:rsidRPr="00DC5BC0">
          <w:t>des</w:t>
        </w:r>
        <w:r w:rsidR="00FD02CF" w:rsidRPr="007D4986">
          <w:t xml:space="preserve">cribed </w:t>
        </w:r>
      </w:ins>
      <w:r w:rsidRPr="007D4986">
        <w:t xml:space="preserve">above, </w:t>
      </w:r>
      <w:r w:rsidR="00E260BD" w:rsidRPr="007D4986">
        <w:t xml:space="preserve">task </w:t>
      </w:r>
      <w:r w:rsidR="00B35979" w:rsidRPr="00735C0E">
        <w:t xml:space="preserve">representations </w:t>
      </w:r>
      <w:del w:id="896" w:author="Hannah Suzanne Wirtshafter" w:date="2026-05-11T16:38:00Z">
        <w:r w:rsidR="008D5ACD" w:rsidRPr="00735C0E" w:rsidDel="00FD02CF">
          <w:delText xml:space="preserve">are </w:delText>
        </w:r>
      </w:del>
      <w:ins w:id="897" w:author="Hannah Suzanne Wirtshafter" w:date="2026-05-11T16:38:00Z">
        <w:r w:rsidR="00FD02CF" w:rsidRPr="00735C0E">
          <w:t xml:space="preserve">were </w:t>
        </w:r>
      </w:ins>
      <w:r w:rsidR="008D5ACD" w:rsidRPr="00735C0E">
        <w:t xml:space="preserve">highly similar across environments </w:t>
      </w:r>
      <w:ins w:id="898" w:author="Hannah Suzanne Wirtshafter" w:date="2026-05-11T16:38:00Z">
        <w:r w:rsidR="00FD02CF" w:rsidRPr="00735C0E">
          <w:t>with</w:t>
        </w:r>
      </w:ins>
      <w:r w:rsidR="00C261E4" w:rsidRPr="00735C0E">
        <w:t xml:space="preserve">in </w:t>
      </w:r>
      <w:del w:id="899" w:author="Hannah Suzanne Wirtshafter" w:date="2026-05-11T16:38:00Z">
        <w:r w:rsidR="00C261E4" w:rsidRPr="00735C0E" w:rsidDel="00FD02CF">
          <w:delText xml:space="preserve">each </w:delText>
        </w:r>
      </w:del>
      <w:ins w:id="900" w:author="Hannah Suzanne Wirtshafter" w:date="2026-05-11T16:38:00Z">
        <w:r w:rsidR="00FD02CF" w:rsidRPr="00735C0E">
          <w:t xml:space="preserve">individual </w:t>
        </w:r>
      </w:ins>
      <w:del w:id="901" w:author="Hannah Suzanne Wirtshafter" w:date="2026-05-11T16:38:00Z">
        <w:r w:rsidR="00C261E4" w:rsidRPr="00735C0E" w:rsidDel="00FD02CF">
          <w:delText xml:space="preserve">observed </w:delText>
        </w:r>
        <w:r w:rsidR="008D5ACD" w:rsidRPr="00735C0E" w:rsidDel="00FD02CF">
          <w:delText xml:space="preserve"> </w:delText>
        </w:r>
      </w:del>
      <w:r w:rsidR="008D5ACD" w:rsidRPr="00735C0E">
        <w:t>animal</w:t>
      </w:r>
      <w:ins w:id="902" w:author="Hannah Suzanne Wirtshafter" w:date="2026-05-11T16:38:00Z">
        <w:r w:rsidR="00FD02CF" w:rsidRPr="00735C0E">
          <w:t>s</w:t>
        </w:r>
      </w:ins>
      <w:r w:rsidR="00C261E4" w:rsidRPr="00735C0E">
        <w:t>.</w:t>
      </w:r>
      <w:r w:rsidR="00E260BD" w:rsidRPr="00735C0E">
        <w:t xml:space="preserve"> We </w:t>
      </w:r>
      <w:r w:rsidR="00B35979" w:rsidRPr="00735C0E">
        <w:t xml:space="preserve">next asked whether task representations also </w:t>
      </w:r>
      <w:r w:rsidR="008D5ACD" w:rsidRPr="00735C0E">
        <w:t xml:space="preserve">share </w:t>
      </w:r>
      <w:r w:rsidR="004044E7" w:rsidRPr="00735C0E">
        <w:t xml:space="preserve">a </w:t>
      </w:r>
      <w:r w:rsidR="008D5ACD" w:rsidRPr="00735C0E">
        <w:t xml:space="preserve">common </w:t>
      </w:r>
      <w:r w:rsidR="00B35979" w:rsidRPr="00735C0E">
        <w:t>population-level organization across animals.</w:t>
      </w:r>
      <w:ins w:id="903" w:author="Hannah Suzanne Wirtshafter" w:date="2026-05-11T16:39:00Z">
        <w:r w:rsidR="00FD02CF" w:rsidRPr="00735C0E">
          <w:t xml:space="preserve"> </w:t>
        </w:r>
      </w:ins>
      <w:del w:id="904" w:author="Hannah Suzanne Wirtshafter" w:date="2026-05-11T16:39:00Z">
        <w:r w:rsidR="00B35979" w:rsidRPr="00735C0E" w:rsidDel="00FD02CF">
          <w:delText xml:space="preserve"> </w:delText>
        </w:r>
      </w:del>
      <w:ins w:id="905" w:author="Hannah Suzanne Wirtshafter" w:date="2026-05-11T16:39:00Z">
        <w:r w:rsidR="00FD02CF" w:rsidRPr="00735C0E">
          <w:t xml:space="preserve">To address this question, we trained animal-specific CEBRA </w:t>
        </w:r>
        <w:r w:rsidR="00FD02CF" w:rsidRPr="00735C0E">
          <w:lastRenderedPageBreak/>
          <w:t>models using calcium activity and task-epoch labels</w:t>
        </w:r>
      </w:ins>
      <w:del w:id="906" w:author="Hannah Suzanne Wirtshafter" w:date="2026-05-11T16:39:00Z">
        <w:r w:rsidR="00B35979" w:rsidRPr="00735C0E" w:rsidDel="00FD02CF">
          <w:delText>To address this question, we t</w:delText>
        </w:r>
        <w:r w:rsidR="00DE7026" w:rsidRPr="00735C0E" w:rsidDel="00FD02CF">
          <w:softHyphen/>
        </w:r>
        <w:r w:rsidR="00DE7026" w:rsidRPr="00735C0E" w:rsidDel="00FD02CF">
          <w:softHyphen/>
        </w:r>
        <w:r w:rsidR="00B35979" w:rsidRPr="00735C0E" w:rsidDel="00FD02CF">
          <w:delText xml:space="preserve">rained animal-specific models based on calcium activity and </w:delText>
        </w:r>
        <w:r w:rsidR="004044E7" w:rsidRPr="00735C0E" w:rsidDel="00FD02CF">
          <w:delText xml:space="preserve">temporal </w:delText>
        </w:r>
        <w:r w:rsidR="00B35979" w:rsidRPr="00735C0E" w:rsidDel="00FD02CF">
          <w:delText>task structure</w:delText>
        </w:r>
      </w:del>
      <w:r w:rsidR="004044E7" w:rsidRPr="00BF082C">
        <w:t>,</w:t>
      </w:r>
      <w:r w:rsidR="00B35979" w:rsidRPr="00316302">
        <w:t xml:space="preserve"> and quantified the similarity between models </w:t>
      </w:r>
      <w:r w:rsidR="008D5ACD" w:rsidRPr="00316302">
        <w:t xml:space="preserve">from </w:t>
      </w:r>
      <w:r w:rsidR="00B35979" w:rsidRPr="00EF2146">
        <w:t>different animals.</w:t>
      </w:r>
    </w:p>
    <w:p w14:paraId="7E186183" w14:textId="67628418" w:rsidR="00FD02CF" w:rsidRPr="009D3A66" w:rsidRDefault="00FD02CF" w:rsidP="00FD02CF">
      <w:pPr>
        <w:pStyle w:val="p1"/>
        <w:spacing w:line="480" w:lineRule="auto"/>
        <w:rPr>
          <w:ins w:id="907" w:author="Hannah Suzanne Wirtshafter" w:date="2026-05-11T16:39:00Z"/>
        </w:rPr>
      </w:pPr>
      <w:ins w:id="908" w:author="Hannah Suzanne Wirtshafter" w:date="2026-05-11T16:39:00Z">
        <w:r w:rsidRPr="00DF26AB">
          <w:t>Task-related population representations were highly consistent across animals relative to shuffled controls</w:t>
        </w:r>
      </w:ins>
      <w:del w:id="909" w:author="Hannah Suzanne Wirtshafter" w:date="2026-05-11T16:39:00Z">
        <w:r w:rsidR="00B35979" w:rsidRPr="00DF26AB" w:rsidDel="00FD02CF">
          <w:delText>Task-related population representations showed a high degree of similarity across animals compared to shuffled controls</w:delText>
        </w:r>
      </w:del>
      <w:r w:rsidR="00B35979" w:rsidRPr="00DF26AB">
        <w:t xml:space="preserve">. </w:t>
      </w:r>
      <w:ins w:id="910" w:author="Hannah Suzanne Wirtshafter" w:date="2026-05-11T16:39:00Z">
        <w:r w:rsidRPr="00706043">
          <w:t>This effect was observed both</w:t>
        </w:r>
        <w:r w:rsidRPr="009D3A66">
          <w:t xml:space="preserve"> for coarse task segmentation (CSUS2) and for finer temporal segmentation of the task (CSUS5) (Fig. 4a–b).</w:t>
        </w:r>
      </w:ins>
    </w:p>
    <w:p w14:paraId="26A8E2E8" w14:textId="56656D1C" w:rsidR="008D5ACD" w:rsidRPr="00382378" w:rsidDel="00FD02CF" w:rsidRDefault="00B35979" w:rsidP="00EA5C34">
      <w:pPr>
        <w:pStyle w:val="p1"/>
        <w:spacing w:line="480" w:lineRule="auto"/>
        <w:rPr>
          <w:del w:id="911" w:author="Hannah Suzanne Wirtshafter" w:date="2026-05-11T16:39:00Z"/>
        </w:rPr>
      </w:pPr>
      <w:del w:id="912" w:author="Hannah Suzanne Wirtshafter" w:date="2026-05-11T16:39:00Z">
        <w:r w:rsidRPr="009D3A66" w:rsidDel="00FD02CF">
          <w:delText xml:space="preserve">This similarity was evident both for models distinguishing coarse task </w:delText>
        </w:r>
        <w:r w:rsidR="004F615D" w:rsidRPr="009D3A66" w:rsidDel="00FD02CF">
          <w:delText xml:space="preserve">structure with only two time </w:delText>
        </w:r>
        <w:r w:rsidR="00D263AC" w:rsidRPr="009D3A66" w:rsidDel="00FD02CF">
          <w:delText xml:space="preserve">bins </w:delText>
        </w:r>
        <w:r w:rsidR="004F615D" w:rsidRPr="009D3A66" w:rsidDel="00FD02CF">
          <w:delText>during the t</w:delText>
        </w:r>
        <w:r w:rsidR="00D263AC" w:rsidRPr="009D3A66" w:rsidDel="00FD02CF">
          <w:delText xml:space="preserve">EBC period </w:delText>
        </w:r>
        <w:r w:rsidRPr="00C10F70" w:rsidDel="00FD02CF">
          <w:delText xml:space="preserve">(CSUS2) and for models capturing finer temporal structure </w:delText>
        </w:r>
        <w:r w:rsidR="00D263AC" w:rsidRPr="00C10F70" w:rsidDel="00FD02CF">
          <w:delText>with</w:delText>
        </w:r>
        <w:r w:rsidRPr="00C10F70" w:rsidDel="00FD02CF">
          <w:delText xml:space="preserve"> five </w:delText>
        </w:r>
        <w:r w:rsidR="00DE17C4" w:rsidRPr="00C10F70" w:rsidDel="00FD02CF">
          <w:delText>time</w:delText>
        </w:r>
        <w:r w:rsidR="00D263AC" w:rsidRPr="00C10F70" w:rsidDel="00FD02CF">
          <w:delText xml:space="preserve"> bins</w:delText>
        </w:r>
        <w:r w:rsidRPr="00C10F70" w:rsidDel="00FD02CF">
          <w:delText xml:space="preserve"> </w:delText>
        </w:r>
        <w:r w:rsidR="00DE17C4" w:rsidRPr="00C10F70" w:rsidDel="00FD02CF">
          <w:delText xml:space="preserve">during the </w:delText>
        </w:r>
        <w:r w:rsidR="00D263AC" w:rsidRPr="00C10F70" w:rsidDel="00FD02CF">
          <w:delText>tEBC period</w:delText>
        </w:r>
        <w:r w:rsidR="00DE17C4" w:rsidRPr="00C10F70" w:rsidDel="00FD02CF">
          <w:delText xml:space="preserve"> </w:delText>
        </w:r>
        <w:r w:rsidRPr="00C10F70" w:rsidDel="00FD02CF">
          <w:delText xml:space="preserve">(CSUS5) (Fig. </w:delText>
        </w:r>
        <w:r w:rsidR="00E750D3" w:rsidRPr="00C10F70" w:rsidDel="00FD02CF">
          <w:delText>4</w:delText>
        </w:r>
        <w:r w:rsidRPr="00382378" w:rsidDel="00FD02CF">
          <w:delText>a–b).</w:delText>
        </w:r>
      </w:del>
    </w:p>
    <w:p w14:paraId="7B638ABE" w14:textId="4AF11433" w:rsidR="00B35979" w:rsidRPr="00C10F70" w:rsidDel="00984E6A" w:rsidRDefault="008D5ACD" w:rsidP="000F4BA7">
      <w:pPr>
        <w:pStyle w:val="p1"/>
        <w:spacing w:line="480" w:lineRule="auto"/>
        <w:rPr>
          <w:del w:id="913" w:author="Hannah Suzanne Wirtshafter" w:date="2026-05-08T15:06:00Z"/>
        </w:rPr>
      </w:pPr>
      <w:r w:rsidRPr="00382378">
        <w:t>We next asked whether this similarity reflects a shared structure of task representations. Across</w:t>
      </w:r>
      <w:r w:rsidR="007728D9" w:rsidRPr="00382378">
        <w:t xml:space="preserve"> </w:t>
      </w:r>
      <w:r w:rsidRPr="00382378">
        <w:t xml:space="preserve">all latent dimensionalities, </w:t>
      </w:r>
      <w:ins w:id="914" w:author="Hannah Suzanne Wirtshafter" w:date="2026-05-11T16:40:00Z">
        <w:r w:rsidR="00FD02CF" w:rsidRPr="00382378">
          <w:t>similarity between models trained on different animals was comparable to that observed across sessions within the same animal</w:t>
        </w:r>
      </w:ins>
      <w:del w:id="915" w:author="Hannah Suzanne Wirtshafter" w:date="2026-05-11T16:40:00Z">
        <w:r w:rsidRPr="00382378" w:rsidDel="00FD02CF">
          <w:delText xml:space="preserve">similarity between models trained on different animals was comparable to that observed within the same animal </w:delText>
        </w:r>
        <w:r w:rsidR="00D263AC" w:rsidRPr="00382378" w:rsidDel="00FD02CF">
          <w:delText>on different sessions</w:delText>
        </w:r>
      </w:del>
      <w:r w:rsidR="00D263AC" w:rsidRPr="00382378">
        <w:t xml:space="preserve">, with no </w:t>
      </w:r>
      <w:r w:rsidRPr="00382378">
        <w:t>significant</w:t>
      </w:r>
      <w:r w:rsidR="00D263AC" w:rsidRPr="00382378">
        <w:t xml:space="preserve"> </w:t>
      </w:r>
      <w:r w:rsidRPr="00382378">
        <w:t xml:space="preserve"> differen</w:t>
      </w:r>
      <w:r w:rsidR="00D263AC" w:rsidRPr="00382378">
        <w:t xml:space="preserve">ces </w:t>
      </w:r>
      <w:r w:rsidRPr="00382378">
        <w:t xml:space="preserve">for either CSUS2 or CSUS5 (all </w:t>
      </w:r>
      <w:r w:rsidRPr="00382378">
        <w:rPr>
          <w:i/>
          <w:iCs/>
        </w:rPr>
        <w:t>p</w:t>
      </w:r>
      <w:r w:rsidRPr="00382378">
        <w:t xml:space="preserve"> &gt; 0.05, two-sided t-tests; Fig. 4b)</w:t>
      </w:r>
      <w:r w:rsidR="007728D9" w:rsidRPr="00382378">
        <w:t xml:space="preserve">. </w:t>
      </w:r>
      <w:ins w:id="916" w:author="Hannah Suzanne Wirtshafter" w:date="2026-05-11T16:40:00Z">
        <w:r w:rsidR="00FD02CF" w:rsidRPr="00382378">
          <w:t>These results indicate that the latent geometry of task-related population activity is preserved across animals to a similar extent as across sessions within an individual animal</w:t>
        </w:r>
      </w:ins>
      <w:del w:id="917" w:author="Hannah Suzanne Wirtshafter" w:date="2026-05-11T16:40:00Z">
        <w:r w:rsidR="00B35979" w:rsidRPr="00382378" w:rsidDel="00FD02CF">
          <w:delText xml:space="preserve">This </w:delText>
        </w:r>
        <w:r w:rsidR="0034749D" w:rsidRPr="00382378" w:rsidDel="00FD02CF">
          <w:delText xml:space="preserve">result </w:delText>
        </w:r>
        <w:r w:rsidR="00B35979" w:rsidRPr="00382378" w:rsidDel="00FD02CF">
          <w:delText xml:space="preserve">indicates that </w:delText>
        </w:r>
        <w:r w:rsidR="0034749D" w:rsidRPr="00382378" w:rsidDel="00FD02CF">
          <w:delText>the</w:delText>
        </w:r>
        <w:r w:rsidR="00B35979" w:rsidRPr="00382378" w:rsidDel="00FD02CF">
          <w:delText xml:space="preserve"> </w:delText>
        </w:r>
        <w:r w:rsidR="0034749D" w:rsidRPr="00382378" w:rsidDel="00FD02CF">
          <w:delText xml:space="preserve">latent space </w:delText>
        </w:r>
        <w:r w:rsidR="00B35979" w:rsidRPr="00382378" w:rsidDel="00FD02CF">
          <w:delText>geometry</w:delText>
        </w:r>
        <w:r w:rsidR="0034749D" w:rsidRPr="00382378" w:rsidDel="00FD02CF">
          <w:delText xml:space="preserve"> of neural population activity during tEBC</w:delText>
        </w:r>
        <w:r w:rsidR="00B35979" w:rsidRPr="00382378" w:rsidDel="00FD02CF">
          <w:delText xml:space="preserve"> is conserved across animals to a comparable extent as it is </w:delText>
        </w:r>
        <w:r w:rsidR="007728D9" w:rsidRPr="00382378" w:rsidDel="00FD02CF">
          <w:delText xml:space="preserve">conserved </w:delText>
        </w:r>
        <w:r w:rsidR="00B35979" w:rsidRPr="00382378" w:rsidDel="00FD02CF">
          <w:delText xml:space="preserve">across sessions </w:delText>
        </w:r>
        <w:r w:rsidR="0034749D" w:rsidRPr="00382378" w:rsidDel="00FD02CF">
          <w:delText>for an</w:delText>
        </w:r>
        <w:r w:rsidR="00B35979" w:rsidRPr="00382378" w:rsidDel="00FD02CF">
          <w:delText xml:space="preserve"> individual</w:delText>
        </w:r>
        <w:r w:rsidR="0034749D" w:rsidRPr="00382378" w:rsidDel="00FD02CF">
          <w:delText xml:space="preserve"> animal</w:delText>
        </w:r>
      </w:del>
      <w:r w:rsidR="00B35979" w:rsidRPr="00382378">
        <w:t>.</w:t>
      </w:r>
      <w:ins w:id="918" w:author="Hannah Suzanne Wirtshafter" w:date="2026-05-13T12:09:00Z">
        <w:r w:rsidR="00C10F70">
          <w:t xml:space="preserve"> </w:t>
        </w:r>
        <w:r w:rsidR="00C10F70" w:rsidRPr="00796145">
          <w:rPr>
            <w:highlight w:val="yellow"/>
          </w:rPr>
          <w:t>Remarkably, geometry preservation remained high not only when comparing animals within the same environment (A vs A; B vs B), but also when comparing animals across different environments (A vs B). Thus, the relational organization of task-related population activity was conserved across both contextual changes and individual animals.</w:t>
        </w:r>
      </w:ins>
    </w:p>
    <w:p w14:paraId="1CE3089F" w14:textId="77777777" w:rsidR="00984E6A" w:rsidRPr="00C10F70" w:rsidRDefault="00984E6A" w:rsidP="003568FE">
      <w:pPr>
        <w:pStyle w:val="p1"/>
        <w:spacing w:line="480" w:lineRule="auto"/>
        <w:rPr>
          <w:ins w:id="919" w:author="Hannah Suzanne Wirtshafter" w:date="2026-05-08T15:06:00Z"/>
        </w:rPr>
      </w:pPr>
    </w:p>
    <w:p w14:paraId="55C450F6" w14:textId="77777777" w:rsidR="00B04ADE" w:rsidRPr="00B04ADE" w:rsidRDefault="00B04ADE" w:rsidP="00B04ADE">
      <w:pPr>
        <w:pStyle w:val="p1"/>
        <w:rPr>
          <w:ins w:id="920" w:author="Hannah Suzanne Wirtshafter" w:date="2026-05-14T14:03:00Z"/>
          <w:highlight w:val="yellow"/>
          <w:rPrChange w:id="921" w:author="Hannah Suzanne Wirtshafter" w:date="2026-05-14T14:03:00Z">
            <w:rPr>
              <w:ins w:id="922" w:author="Hannah Suzanne Wirtshafter" w:date="2026-05-14T14:03:00Z"/>
            </w:rPr>
          </w:rPrChange>
        </w:rPr>
      </w:pPr>
      <w:ins w:id="923" w:author="Hannah Suzanne Wirtshafter" w:date="2026-05-14T14:03:00Z">
        <w:r w:rsidRPr="00B04ADE">
          <w:rPr>
            <w:highlight w:val="yellow"/>
            <w:rPrChange w:id="924" w:author="Hannah Suzanne Wirtshafter" w:date="2026-05-14T14:03:00Z">
              <w:rPr/>
            </w:rPrChange>
          </w:rPr>
          <w:t xml:space="preserve">We next asked whether this consistency reflected preservation of the relationships among task states. To test this, we repeated the geometry-preservation analysis from Fig. 3c–d across animals using mean task trajectories averaged across A(n) and </w:t>
        </w:r>
        <w:proofErr w:type="gramStart"/>
        <w:r w:rsidRPr="00B04ADE">
          <w:rPr>
            <w:highlight w:val="yellow"/>
            <w:rPrChange w:id="925" w:author="Hannah Suzanne Wirtshafter" w:date="2026-05-14T14:03:00Z">
              <w:rPr/>
            </w:rPrChange>
          </w:rPr>
          <w:t>B(</w:t>
        </w:r>
        <w:proofErr w:type="gramEnd"/>
        <w:r w:rsidRPr="00B04ADE">
          <w:rPr>
            <w:highlight w:val="yellow"/>
            <w:rPrChange w:id="926" w:author="Hannah Suzanne Wirtshafter" w:date="2026-05-14T14:03:00Z">
              <w:rPr/>
            </w:rPrChange>
          </w:rPr>
          <w:t xml:space="preserve">1) sessions for each rat. Geometry preservation was significantly greater than chance for all comparison types (Fig. 4c), demonstrating that the relational organization among successive task states during </w:t>
        </w:r>
        <w:proofErr w:type="spellStart"/>
        <w:r w:rsidRPr="00B04ADE">
          <w:rPr>
            <w:highlight w:val="yellow"/>
            <w:rPrChange w:id="927" w:author="Hannah Suzanne Wirtshafter" w:date="2026-05-14T14:03:00Z">
              <w:rPr/>
            </w:rPrChange>
          </w:rPr>
          <w:t>tEBC</w:t>
        </w:r>
        <w:proofErr w:type="spellEnd"/>
        <w:r w:rsidRPr="00B04ADE">
          <w:rPr>
            <w:highlight w:val="yellow"/>
            <w:rPrChange w:id="928" w:author="Hannah Suzanne Wirtshafter" w:date="2026-05-14T14:03:00Z">
              <w:rPr/>
            </w:rPrChange>
          </w:rPr>
          <w:t xml:space="preserve"> was conserved across animals.</w:t>
        </w:r>
      </w:ins>
    </w:p>
    <w:p w14:paraId="6762D6CA" w14:textId="77777777" w:rsidR="00B04ADE" w:rsidRPr="00B04ADE" w:rsidRDefault="00B04ADE" w:rsidP="00B04ADE">
      <w:pPr>
        <w:pStyle w:val="p1"/>
        <w:rPr>
          <w:ins w:id="929" w:author="Hannah Suzanne Wirtshafter" w:date="2026-05-14T14:03:00Z"/>
          <w:highlight w:val="yellow"/>
          <w:rPrChange w:id="930" w:author="Hannah Suzanne Wirtshafter" w:date="2026-05-14T14:03:00Z">
            <w:rPr>
              <w:ins w:id="931" w:author="Hannah Suzanne Wirtshafter" w:date="2026-05-14T14:03:00Z"/>
            </w:rPr>
          </w:rPrChange>
        </w:rPr>
      </w:pPr>
    </w:p>
    <w:p w14:paraId="55D6F306" w14:textId="77777777" w:rsidR="00B04ADE" w:rsidRPr="00B04ADE" w:rsidRDefault="00B04ADE" w:rsidP="00B04ADE">
      <w:pPr>
        <w:pStyle w:val="p1"/>
        <w:rPr>
          <w:ins w:id="932" w:author="Hannah Suzanne Wirtshafter" w:date="2026-05-14T14:03:00Z"/>
          <w:highlight w:val="yellow"/>
          <w:rPrChange w:id="933" w:author="Hannah Suzanne Wirtshafter" w:date="2026-05-14T14:03:00Z">
            <w:rPr>
              <w:ins w:id="934" w:author="Hannah Suzanne Wirtshafter" w:date="2026-05-14T14:03:00Z"/>
            </w:rPr>
          </w:rPrChange>
        </w:rPr>
      </w:pPr>
      <w:ins w:id="935" w:author="Hannah Suzanne Wirtshafter" w:date="2026-05-14T14:03:00Z">
        <w:r w:rsidRPr="00B04ADE">
          <w:rPr>
            <w:highlight w:val="yellow"/>
            <w:rPrChange w:id="936" w:author="Hannah Suzanne Wirtshafter" w:date="2026-05-14T14:03:00Z">
              <w:rPr/>
            </w:rPrChange>
          </w:rPr>
          <w:t xml:space="preserve">After alignment, trajectories from different animals preserved both the temporal ordering and relative arrangement of neural states across CSUS5 bins (Fig. 4d). The aligned trajectories revealed a consistent progression of neural population states from task onset through task completion across animals. Consistent with this observation, Procrustes alignment error was </w:t>
        </w:r>
        <w:r w:rsidRPr="00B04ADE">
          <w:rPr>
            <w:highlight w:val="yellow"/>
            <w:rPrChange w:id="937" w:author="Hannah Suzanne Wirtshafter" w:date="2026-05-14T14:03:00Z">
              <w:rPr/>
            </w:rPrChange>
          </w:rPr>
          <w:lastRenderedPageBreak/>
          <w:t xml:space="preserve">significantly lower than expected from shuffled controls for all comparison types (all p &lt; 0.002; Fig. S4), indicating that task trajectories were substantially more </w:t>
        </w:r>
        <w:proofErr w:type="spellStart"/>
        <w:r w:rsidRPr="00B04ADE">
          <w:rPr>
            <w:highlight w:val="yellow"/>
            <w:rPrChange w:id="938" w:author="Hannah Suzanne Wirtshafter" w:date="2026-05-14T14:03:00Z">
              <w:rPr/>
            </w:rPrChange>
          </w:rPr>
          <w:t>alignable</w:t>
        </w:r>
        <w:proofErr w:type="spellEnd"/>
        <w:r w:rsidRPr="00B04ADE">
          <w:rPr>
            <w:highlight w:val="yellow"/>
            <w:rPrChange w:id="939" w:author="Hannah Suzanne Wirtshafter" w:date="2026-05-14T14:03:00Z">
              <w:rPr/>
            </w:rPrChange>
          </w:rPr>
          <w:t xml:space="preserve"> across animals than expected by chance.</w:t>
        </w:r>
      </w:ins>
    </w:p>
    <w:p w14:paraId="32361FBF" w14:textId="77777777" w:rsidR="00B04ADE" w:rsidRPr="00B04ADE" w:rsidRDefault="00B04ADE" w:rsidP="00B04ADE">
      <w:pPr>
        <w:pStyle w:val="p1"/>
        <w:rPr>
          <w:ins w:id="940" w:author="Hannah Suzanne Wirtshafter" w:date="2026-05-14T14:03:00Z"/>
          <w:highlight w:val="yellow"/>
          <w:rPrChange w:id="941" w:author="Hannah Suzanne Wirtshafter" w:date="2026-05-14T14:03:00Z">
            <w:rPr>
              <w:ins w:id="942" w:author="Hannah Suzanne Wirtshafter" w:date="2026-05-14T14:03:00Z"/>
            </w:rPr>
          </w:rPrChange>
        </w:rPr>
      </w:pPr>
    </w:p>
    <w:p w14:paraId="616CB1CF" w14:textId="06CCE9C1" w:rsidR="00B04ADE" w:rsidRDefault="00B04ADE" w:rsidP="00B04ADE">
      <w:pPr>
        <w:pStyle w:val="p1"/>
        <w:rPr>
          <w:ins w:id="943" w:author="Hannah Suzanne Wirtshafter" w:date="2026-05-14T14:03:00Z"/>
        </w:rPr>
      </w:pPr>
      <w:ins w:id="944" w:author="Hannah Suzanne Wirtshafter" w:date="2026-05-14T14:03:00Z">
        <w:r w:rsidRPr="00B04ADE">
          <w:rPr>
            <w:highlight w:val="yellow"/>
            <w:rPrChange w:id="945" w:author="Hannah Suzanne Wirtshafter" w:date="2026-05-14T14:03:00Z">
              <w:rPr/>
            </w:rPrChange>
          </w:rPr>
          <w:t>To further visualize shared task-state organization, we constructed nearest-neighbor graphs from the latent relationships among CSUS5 task states (Fig. 4e). Individual rat graphs consistently preserved the same sequential neighborhood structure among task states</w:t>
        </w:r>
      </w:ins>
      <w:ins w:id="946" w:author="Hannah Suzanne Wirtshafter" w:date="2026-05-14T14:07:00Z">
        <w:r w:rsidR="00F123A9">
          <w:rPr>
            <w:highlight w:val="yellow"/>
          </w:rPr>
          <w:t xml:space="preserve"> </w:t>
        </w:r>
        <w:r w:rsidR="00F123A9" w:rsidRPr="00F123A9">
          <w:rPr>
            <w:highlight w:val="magenta"/>
            <w:rPrChange w:id="947" w:author="Hannah Suzanne Wirtshafter" w:date="2026-05-14T14:08:00Z">
              <w:rPr>
                <w:highlight w:val="yellow"/>
              </w:rPr>
            </w:rPrChange>
          </w:rPr>
          <w:t xml:space="preserve">(do we want this in </w:t>
        </w:r>
        <w:proofErr w:type="spellStart"/>
        <w:r w:rsidR="00F123A9" w:rsidRPr="00F123A9">
          <w:rPr>
            <w:highlight w:val="magenta"/>
            <w:rPrChange w:id="948" w:author="Hannah Suzanne Wirtshafter" w:date="2026-05-14T14:08:00Z">
              <w:rPr>
                <w:highlight w:val="yellow"/>
              </w:rPr>
            </w:rPrChange>
          </w:rPr>
          <w:t>supp</w:t>
        </w:r>
      </w:ins>
      <w:proofErr w:type="spellEnd"/>
      <w:ins w:id="949" w:author="Hannah Suzanne Wirtshafter" w:date="2026-05-14T14:08:00Z">
        <w:r w:rsidR="00F123A9" w:rsidRPr="00F123A9">
          <w:rPr>
            <w:highlight w:val="magenta"/>
            <w:rPrChange w:id="950" w:author="Hannah Suzanne Wirtshafter" w:date="2026-05-14T14:08:00Z">
              <w:rPr>
                <w:highlight w:val="yellow"/>
              </w:rPr>
            </w:rPrChange>
          </w:rPr>
          <w:t>? It seems pretty clear from fig 4d and the average)</w:t>
        </w:r>
      </w:ins>
      <w:ins w:id="951" w:author="Hannah Suzanne Wirtshafter" w:date="2026-05-14T14:03:00Z">
        <w:r w:rsidRPr="00F123A9">
          <w:rPr>
            <w:highlight w:val="magenta"/>
            <w:rPrChange w:id="952" w:author="Hannah Suzanne Wirtshafter" w:date="2026-05-14T14:08:00Z">
              <w:rPr/>
            </w:rPrChange>
          </w:rPr>
          <w:t xml:space="preserve">, </w:t>
        </w:r>
        <w:r w:rsidRPr="00B04ADE">
          <w:rPr>
            <w:highlight w:val="yellow"/>
            <w:rPrChange w:id="953" w:author="Hannah Suzanne Wirtshafter" w:date="2026-05-14T14:03:00Z">
              <w:rPr/>
            </w:rPrChange>
          </w:rPr>
          <w:t>and graph similarity across animals was significantly greater than shuffled-label controls. The resulting group-average graph revealed a conserved progression through task states that emerged directly from the latent geometry rather than from imposed temporal ordering.</w:t>
        </w:r>
      </w:ins>
    </w:p>
    <w:p w14:paraId="69B660F1" w14:textId="771FB062" w:rsidR="00691553" w:rsidRPr="00D71C28" w:rsidDel="000F4BA7" w:rsidRDefault="00691553" w:rsidP="00691553">
      <w:pPr>
        <w:pStyle w:val="p1"/>
        <w:spacing w:line="480" w:lineRule="auto"/>
        <w:rPr>
          <w:del w:id="954" w:author="Hannah Suzanne Wirtshafter" w:date="2026-05-08T15:06:00Z"/>
        </w:rPr>
      </w:pPr>
      <w:del w:id="955" w:author="Hannah Suzanne Wirtshafter" w:date="2026-05-11T16:40:00Z">
        <w:r w:rsidRPr="00382378" w:rsidDel="00FD02CF">
          <w:delText xml:space="preserve">To </w:delText>
        </w:r>
        <w:r w:rsidR="00D263AC" w:rsidRPr="00382378" w:rsidDel="00FD02CF">
          <w:delText xml:space="preserve">go beyond overall similarity in task-related neural activity patterns and </w:delText>
        </w:r>
        <w:r w:rsidRPr="00382378" w:rsidDel="00FD02CF">
          <w:delText xml:space="preserve">test </w:delText>
        </w:r>
        <w:r w:rsidR="00D263AC" w:rsidRPr="00382378" w:rsidDel="00FD02CF">
          <w:delText xml:space="preserve">directly </w:delText>
        </w:r>
        <w:r w:rsidRPr="00382378" w:rsidDel="00FD02CF">
          <w:delText xml:space="preserve">whether relationships between </w:delText>
        </w:r>
        <w:r w:rsidR="00D263AC" w:rsidRPr="00382378" w:rsidDel="00FD02CF">
          <w:delText xml:space="preserve">the neural states at </w:delText>
        </w:r>
        <w:r w:rsidR="00254358" w:rsidRPr="00382378" w:rsidDel="00FD02CF">
          <w:delText xml:space="preserve">subsequent </w:delText>
        </w:r>
        <w:r w:rsidR="00D263AC" w:rsidRPr="00382378" w:rsidDel="00FD02CF">
          <w:delText>time bins</w:delText>
        </w:r>
        <w:r w:rsidRPr="00382378" w:rsidDel="00FD02CF">
          <w:delText xml:space="preserve"> </w:delText>
        </w:r>
        <w:r w:rsidR="00254358" w:rsidRPr="00382378" w:rsidDel="00FD02CF">
          <w:delText xml:space="preserve">during </w:delText>
        </w:r>
        <w:r w:rsidR="00D263AC" w:rsidRPr="00382378" w:rsidDel="00FD02CF">
          <w:delText xml:space="preserve">the </w:delText>
        </w:r>
        <w:r w:rsidR="00254358" w:rsidRPr="00382378" w:rsidDel="00FD02CF">
          <w:delText xml:space="preserve">tEBC </w:delText>
        </w:r>
        <w:r w:rsidR="00D263AC" w:rsidRPr="00382378" w:rsidDel="00FD02CF">
          <w:delText xml:space="preserve">period </w:delText>
        </w:r>
        <w:r w:rsidRPr="00382378" w:rsidDel="00FD02CF">
          <w:delText>are preserved across animals</w:delText>
        </w:r>
      </w:del>
      <w:del w:id="956" w:author="Hannah Suzanne Wirtshafter" w:date="2026-05-14T14:03:00Z">
        <w:r w:rsidRPr="00382378" w:rsidDel="00B04ADE">
          <w:delText xml:space="preserve">, we </w:delText>
        </w:r>
        <w:r w:rsidR="00254358" w:rsidRPr="00382378" w:rsidDel="00B04ADE">
          <w:delText>repeated the geometry preservation analysis of Figs 3</w:delText>
        </w:r>
      </w:del>
      <w:del w:id="957" w:author="Hannah Suzanne Wirtshafter" w:date="2026-05-07T16:25:00Z">
        <w:r w:rsidR="00254358" w:rsidRPr="00382378" w:rsidDel="00D5172C">
          <w:delText>.</w:delText>
        </w:r>
      </w:del>
      <w:del w:id="958" w:author="Hannah Suzanne Wirtshafter" w:date="2026-05-14T14:03:00Z">
        <w:r w:rsidR="00254358" w:rsidRPr="00382378" w:rsidDel="00B04ADE">
          <w:delText xml:space="preserve">c-d but this time </w:delText>
        </w:r>
        <w:commentRangeStart w:id="959"/>
        <w:r w:rsidR="00254358" w:rsidRPr="00382378" w:rsidDel="00B04ADE">
          <w:delText>across animals</w:delText>
        </w:r>
        <w:commentRangeEnd w:id="959"/>
        <w:r w:rsidR="00304280" w:rsidRPr="00382378" w:rsidDel="00B04ADE">
          <w:rPr>
            <w:rStyle w:val="CommentReference"/>
            <w:sz w:val="24"/>
            <w:szCs w:val="24"/>
          </w:rPr>
          <w:commentReference w:id="959"/>
        </w:r>
        <w:r w:rsidRPr="008336E1" w:rsidDel="00B04ADE">
          <w:delText xml:space="preserve">. Geometry preservation was significantly greater than chance in all comparisons (Fig. 4c), </w:delText>
        </w:r>
      </w:del>
      <w:del w:id="960" w:author="Hannah Suzanne Wirtshafter" w:date="2026-05-14T12:41:00Z">
        <w:r w:rsidRPr="008336E1" w:rsidDel="005B3F6B">
          <w:delText xml:space="preserve">demonstrating that the relationships among </w:delText>
        </w:r>
      </w:del>
      <w:del w:id="961" w:author="Hannah Suzanne Wirtshafter" w:date="2026-05-11T16:41:00Z">
        <w:r w:rsidR="00304280" w:rsidRPr="00AC70DF" w:rsidDel="00FD02CF">
          <w:delText>subseque</w:delText>
        </w:r>
        <w:r w:rsidR="00304280" w:rsidRPr="00B57DE1" w:rsidDel="00FD02CF">
          <w:delText xml:space="preserve">nt </w:delText>
        </w:r>
      </w:del>
      <w:del w:id="962" w:author="Hannah Suzanne Wirtshafter" w:date="2026-05-14T12:41:00Z">
        <w:r w:rsidR="00304280" w:rsidRPr="00DC5BC0" w:rsidDel="005B3F6B">
          <w:delText xml:space="preserve">neural </w:delText>
        </w:r>
        <w:r w:rsidRPr="00DC5BC0" w:rsidDel="005B3F6B">
          <w:delText xml:space="preserve">states </w:delText>
        </w:r>
        <w:r w:rsidR="00304280" w:rsidRPr="00DC5BC0" w:rsidDel="005B3F6B">
          <w:delText xml:space="preserve">during tEBC </w:delText>
        </w:r>
        <w:r w:rsidRPr="007D4986" w:rsidDel="005B3F6B">
          <w:delText xml:space="preserve">are </w:delText>
        </w:r>
      </w:del>
      <w:del w:id="963" w:author="Hannah Suzanne Wirtshafter" w:date="2026-05-11T16:41:00Z">
        <w:r w:rsidRPr="007D4986" w:rsidDel="00FD02CF">
          <w:delText xml:space="preserve">maintained </w:delText>
        </w:r>
      </w:del>
      <w:del w:id="964" w:author="Hannah Suzanne Wirtshafter" w:date="2026-05-14T12:41:00Z">
        <w:r w:rsidRPr="00735C0E" w:rsidDel="005B3F6B">
          <w:delText>across animals.</w:delText>
        </w:r>
        <w:r w:rsidR="008A54A3" w:rsidRPr="00735C0E" w:rsidDel="005B3F6B">
          <w:delText xml:space="preserve"> </w:delText>
        </w:r>
      </w:del>
      <w:del w:id="965" w:author="Hannah Suzanne Wirtshafter" w:date="2026-05-08T15:06:00Z">
        <w:r w:rsidR="007C2990" w:rsidRPr="00EF2146" w:rsidDel="000F4BA7">
          <w:delText>After alignment, trajectories corresponding to different animals follow a similar path, and preserve the structured temporal order of the neural states corresponding to successive bins within the CSUS5 representation</w:delText>
        </w:r>
      </w:del>
      <w:del w:id="966" w:author="Hannah Suzanne Wirtshafter" w:date="2026-05-08T13:09:00Z">
        <w:r w:rsidR="007C2990" w:rsidRPr="00EF2146" w:rsidDel="00FA26E9">
          <w:delText xml:space="preserve">. </w:delText>
        </w:r>
        <w:r w:rsidR="00AA2A2A" w:rsidRPr="00EF2146" w:rsidDel="00FA26E9">
          <w:delText>T</w:delText>
        </w:r>
      </w:del>
      <w:del w:id="967" w:author="Hannah Suzanne Wirtshafter" w:date="2026-05-08T15:06:00Z">
        <w:r w:rsidR="00AA2A2A" w:rsidRPr="00EF2146" w:rsidDel="000F4BA7">
          <w:delText xml:space="preserve">he </w:delText>
        </w:r>
      </w:del>
      <w:del w:id="968" w:author="Hannah Suzanne Wirtshafter" w:date="2026-05-08T13:09:00Z">
        <w:r w:rsidRPr="00EF2146" w:rsidDel="00FA26E9">
          <w:delText>t</w:delText>
        </w:r>
        <w:r w:rsidR="00246C2C" w:rsidRPr="00EF2146" w:rsidDel="00FA26E9">
          <w:delText xml:space="preserve">EBC </w:delText>
        </w:r>
      </w:del>
      <w:del w:id="969" w:author="Hannah Suzanne Wirtshafter" w:date="2026-05-08T15:06:00Z">
        <w:r w:rsidRPr="00EF2146" w:rsidDel="000F4BA7">
          <w:delText xml:space="preserve">trajectories </w:delText>
        </w:r>
      </w:del>
      <w:del w:id="970" w:author="Hannah Suzanne Wirtshafter" w:date="2026-05-08T13:09:00Z">
        <w:r w:rsidR="00246C2C" w:rsidRPr="00EF2146" w:rsidDel="00FA26E9">
          <w:delText xml:space="preserve">aligned </w:delText>
        </w:r>
        <w:r w:rsidRPr="00EF2146" w:rsidDel="00FA26E9">
          <w:delText xml:space="preserve">across animals </w:delText>
        </w:r>
      </w:del>
      <w:del w:id="971" w:author="Hannah Suzanne Wirtshafter" w:date="2026-05-08T15:06:00Z">
        <w:r w:rsidRPr="00EF2146" w:rsidDel="000F4BA7">
          <w:delText xml:space="preserve">revealed a consistent sequence of </w:delText>
        </w:r>
        <w:r w:rsidR="00246C2C" w:rsidRPr="00EF2146" w:rsidDel="000F4BA7">
          <w:delText xml:space="preserve">neural </w:delText>
        </w:r>
        <w:r w:rsidRPr="00D71C28" w:rsidDel="000F4BA7">
          <w:delText>population states progressing from task onset to completion (Fig. 4d)</w:delText>
        </w:r>
        <w:r w:rsidR="00693104" w:rsidRPr="00D71C28" w:rsidDel="000F4BA7">
          <w:delText>.</w:delText>
        </w:r>
      </w:del>
    </w:p>
    <w:p w14:paraId="6837B09F" w14:textId="530FB18C" w:rsidR="009200CB" w:rsidRPr="00DF26AB" w:rsidRDefault="00691553" w:rsidP="009200CB">
      <w:pPr>
        <w:pStyle w:val="p1"/>
        <w:spacing w:line="480" w:lineRule="auto"/>
        <w:rPr>
          <w:ins w:id="972" w:author="Hannah Suzanne Wirtshafter" w:date="2026-05-11T16:43:00Z"/>
        </w:rPr>
      </w:pPr>
      <w:r w:rsidRPr="00D71C28">
        <w:t xml:space="preserve">Together, these results </w:t>
      </w:r>
      <w:del w:id="973" w:author="Hannah Suzanne Wirtshafter" w:date="2026-05-11T16:42:00Z">
        <w:r w:rsidR="00693104" w:rsidRPr="00D71C28" w:rsidDel="009200CB">
          <w:delText xml:space="preserve">provide </w:delText>
        </w:r>
      </w:del>
      <w:ins w:id="974" w:author="Hannah Suzanne Wirtshafter" w:date="2026-05-11T16:42:00Z">
        <w:r w:rsidR="009200CB" w:rsidRPr="00D71C28">
          <w:t xml:space="preserve">demonstrate </w:t>
        </w:r>
      </w:ins>
      <w:del w:id="975" w:author="Hannah Suzanne Wirtshafter" w:date="2026-05-11T16:42:00Z">
        <w:r w:rsidR="00693104" w:rsidRPr="00D71C28" w:rsidDel="009200CB">
          <w:delText xml:space="preserve">a direct visualization of the low-dimensional temporal structure of neural activity during tEBC that is shared across animals and </w:delText>
        </w:r>
        <w:r w:rsidRPr="00D71C28" w:rsidDel="009200CB">
          <w:delText xml:space="preserve">demonstrate </w:delText>
        </w:r>
      </w:del>
      <w:r w:rsidRPr="00D71C28">
        <w:t xml:space="preserve">that hippocampal representations </w:t>
      </w:r>
      <w:r w:rsidR="00246C2C" w:rsidRPr="00D71C28">
        <w:t xml:space="preserve">of the </w:t>
      </w:r>
      <w:proofErr w:type="spellStart"/>
      <w:r w:rsidR="00246C2C" w:rsidRPr="00D71C28">
        <w:t>tEBC</w:t>
      </w:r>
      <w:proofErr w:type="spellEnd"/>
      <w:r w:rsidR="00246C2C" w:rsidRPr="00D71C28">
        <w:t xml:space="preserve"> task </w:t>
      </w:r>
      <w:r w:rsidRPr="00415405">
        <w:t xml:space="preserve">exhibit a conserved, low-dimensional </w:t>
      </w:r>
      <w:ins w:id="976" w:author="Hannah Suzanne Wirtshafter" w:date="2026-05-11T16:42:00Z">
        <w:r w:rsidR="009200CB" w:rsidRPr="00DF26AB">
          <w:t>population geometry across a</w:t>
        </w:r>
      </w:ins>
      <w:ins w:id="977" w:author="Hannah Suzanne Wirtshafter" w:date="2026-05-11T16:43:00Z">
        <w:r w:rsidR="009200CB" w:rsidRPr="00DF26AB">
          <w:t xml:space="preserve">nimals. </w:t>
        </w:r>
      </w:ins>
      <w:ins w:id="978" w:author="Hannah Suzanne Wirtshafter" w:date="2026-05-14T12:42:00Z">
        <w:r w:rsidR="005B3F6B">
          <w:t>T</w:t>
        </w:r>
      </w:ins>
      <w:ins w:id="979" w:author="Hannah Suzanne Wirtshafter" w:date="2026-05-11T16:43:00Z">
        <w:r w:rsidR="009200CB" w:rsidRPr="00DF26AB">
          <w:t xml:space="preserve">hese results demonstrate that hippocampal representations of the </w:t>
        </w:r>
        <w:proofErr w:type="spellStart"/>
        <w:r w:rsidR="009200CB" w:rsidRPr="00DF26AB">
          <w:t>tEBC</w:t>
        </w:r>
        <w:proofErr w:type="spellEnd"/>
        <w:r w:rsidR="009200CB" w:rsidRPr="00DF26AB">
          <w:t xml:space="preserve"> task exhibit a conserved low-dimensional population geometry across animals despite variability in the recorded neural populations.</w:t>
        </w:r>
      </w:ins>
    </w:p>
    <w:p w14:paraId="14B1DDD6" w14:textId="2D2BC2B2" w:rsidR="00691553" w:rsidRPr="00706043" w:rsidRDefault="00693104" w:rsidP="00691553">
      <w:pPr>
        <w:pStyle w:val="p1"/>
        <w:spacing w:line="480" w:lineRule="auto"/>
      </w:pPr>
      <w:del w:id="980" w:author="Hannah Suzanne Wirtshafter" w:date="2026-05-11T16:43:00Z">
        <w:r w:rsidRPr="00DF26AB" w:rsidDel="009200CB">
          <w:delText xml:space="preserve">temporal </w:delText>
        </w:r>
        <w:r w:rsidR="00691553" w:rsidRPr="00DF26AB" w:rsidDel="009200CB">
          <w:delText>organization across animals</w:delText>
        </w:r>
        <w:r w:rsidRPr="004B13E1" w:rsidDel="009200CB">
          <w:delText xml:space="preserve"> that is </w:delText>
        </w:r>
        <w:r w:rsidR="00691553" w:rsidRPr="00706043" w:rsidDel="009200CB">
          <w:delText>consistent with a shared population geometry underlying task encoding.</w:delText>
        </w:r>
      </w:del>
    </w:p>
    <w:p w14:paraId="3BDF2B00" w14:textId="5B2ADDB8" w:rsidR="00857234" w:rsidRPr="00382378" w:rsidRDefault="003C2B7E" w:rsidP="00857234">
      <w:pPr>
        <w:rPr>
          <w:b/>
        </w:rPr>
      </w:pPr>
      <w:del w:id="981" w:author="Hannah Suzanne Wirtshafter" w:date="2026-05-08T15:15:00Z">
        <w:r w:rsidRPr="00382378" w:rsidDel="00271971">
          <w:rPr>
            <w:noProof/>
          </w:rPr>
          <w:lastRenderedPageBreak/>
          <w:drawing>
            <wp:inline distT="0" distB="0" distL="0" distR="0" wp14:anchorId="08051E44" wp14:editId="70C466DD">
              <wp:extent cx="5943600" cy="4454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d5-04.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inline>
          </w:drawing>
        </w:r>
      </w:del>
      <w:ins w:id="982" w:author="Hannah Suzanne Wirtshafter" w:date="2026-05-08T15:15:00Z">
        <w:r w:rsidR="00271971" w:rsidRPr="00382378">
          <w:rPr>
            <w:b/>
            <w:noProof/>
          </w:rPr>
          <w:drawing>
            <wp:inline distT="0" distB="0" distL="0" distR="0" wp14:anchorId="1688BE14" wp14:editId="796996BA">
              <wp:extent cx="5943600" cy="4454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d6-0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inline>
          </w:drawing>
        </w:r>
      </w:ins>
    </w:p>
    <w:p w14:paraId="7B817038" w14:textId="282B4880" w:rsidR="00857234" w:rsidRPr="00382378" w:rsidRDefault="00857234" w:rsidP="00857234">
      <w:pPr>
        <w:pStyle w:val="NormalWeb"/>
        <w:spacing w:before="0" w:beforeAutospacing="0" w:after="0" w:afterAutospacing="0"/>
        <w:ind w:left="-720"/>
        <w:rPr>
          <w:b/>
        </w:rPr>
      </w:pPr>
    </w:p>
    <w:p w14:paraId="2FBB10A7" w14:textId="77777777" w:rsidR="00857234" w:rsidRPr="008336E1" w:rsidRDefault="00857234" w:rsidP="00857234">
      <w:pPr>
        <w:pStyle w:val="NormalWeb"/>
        <w:spacing w:before="0" w:beforeAutospacing="0" w:after="0" w:afterAutospacing="0"/>
        <w:rPr>
          <w:b/>
        </w:rPr>
      </w:pPr>
    </w:p>
    <w:p w14:paraId="36CD4AE8" w14:textId="4BF31866" w:rsidR="00314CF2" w:rsidRPr="00382378" w:rsidRDefault="00857234" w:rsidP="00314CF2">
      <w:pPr>
        <w:pStyle w:val="p1"/>
        <w:rPr>
          <w:ins w:id="983" w:author="Hannah Suzanne Wirtshafter" w:date="2026-05-11T16:44:00Z"/>
          <w:b/>
          <w:rPrChange w:id="984" w:author="Hannah Suzanne Wirtshafter" w:date="2026-05-11T16:49:00Z">
            <w:rPr>
              <w:ins w:id="985" w:author="Hannah Suzanne Wirtshafter" w:date="2026-05-11T16:44:00Z"/>
            </w:rPr>
          </w:rPrChange>
        </w:rPr>
      </w:pPr>
      <w:r w:rsidRPr="00AC70DF">
        <w:rPr>
          <w:b/>
        </w:rPr>
        <w:t>Figure 4.</w:t>
      </w:r>
      <w:r w:rsidRPr="00382378">
        <w:rPr>
          <w:b/>
          <w:rPrChange w:id="986" w:author="Hannah Suzanne Wirtshafter" w:date="2026-05-11T16:49:00Z">
            <w:rPr/>
          </w:rPrChange>
        </w:rPr>
        <w:t xml:space="preserve"> </w:t>
      </w:r>
      <w:ins w:id="987" w:author="Hannah Suzanne Wirtshafter" w:date="2026-05-11T16:44:00Z">
        <w:r w:rsidR="00314CF2" w:rsidRPr="00382378">
          <w:rPr>
            <w:b/>
            <w:rPrChange w:id="988" w:author="Hannah Suzanne Wirtshafter" w:date="2026-05-11T16:49:00Z">
              <w:rPr/>
            </w:rPrChange>
          </w:rPr>
          <w:t>Conserved task-related population geometry across animals</w:t>
        </w:r>
      </w:ins>
    </w:p>
    <w:p w14:paraId="367A9755" w14:textId="7BCB8BCB" w:rsidR="00857234" w:rsidRPr="00382378" w:rsidDel="00314CF2" w:rsidRDefault="00857234">
      <w:pPr>
        <w:pStyle w:val="NormalWeb"/>
        <w:numPr>
          <w:ilvl w:val="0"/>
          <w:numId w:val="33"/>
        </w:numPr>
        <w:spacing w:before="0" w:beforeAutospacing="0" w:after="0" w:afterAutospacing="0"/>
        <w:rPr>
          <w:del w:id="989" w:author="Hannah Suzanne Wirtshafter" w:date="2026-05-11T16:48:00Z"/>
        </w:rPr>
        <w:pPrChange w:id="990" w:author="Hannah Suzanne Wirtshafter" w:date="2026-05-11T16:49:00Z">
          <w:pPr>
            <w:pStyle w:val="NormalWeb"/>
            <w:spacing w:before="0" w:beforeAutospacing="0" w:after="0" w:afterAutospacing="0"/>
          </w:pPr>
        </w:pPrChange>
      </w:pPr>
      <w:commentRangeStart w:id="991"/>
      <w:del w:id="992" w:author="Hannah Suzanne Wirtshafter" w:date="2026-05-11T16:44:00Z">
        <w:r w:rsidRPr="00382378" w:rsidDel="00314CF2">
          <w:rPr>
            <w:b/>
          </w:rPr>
          <w:delText xml:space="preserve">High degree of consistency </w:delText>
        </w:r>
        <w:commentRangeEnd w:id="991"/>
        <w:r w:rsidR="005927EC" w:rsidRPr="00382378" w:rsidDel="00314CF2">
          <w:rPr>
            <w:rStyle w:val="CommentReference"/>
            <w:b/>
            <w:sz w:val="24"/>
            <w:szCs w:val="24"/>
          </w:rPr>
          <w:commentReference w:id="991"/>
        </w:r>
        <w:r w:rsidRPr="00382378" w:rsidDel="00314CF2">
          <w:rPr>
            <w:b/>
          </w:rPr>
          <w:delText>between the conditioning representations across animals</w:delText>
        </w:r>
      </w:del>
    </w:p>
    <w:p w14:paraId="24CC3602" w14:textId="6B1556EE" w:rsidR="005852AF" w:rsidRPr="00DC5BC0" w:rsidDel="00314CF2" w:rsidRDefault="00314CF2">
      <w:pPr>
        <w:pStyle w:val="p1"/>
        <w:numPr>
          <w:ilvl w:val="0"/>
          <w:numId w:val="33"/>
        </w:numPr>
        <w:rPr>
          <w:del w:id="993" w:author="Hannah Suzanne Wirtshafter" w:date="2026-05-11T16:45:00Z"/>
        </w:rPr>
        <w:pPrChange w:id="994" w:author="Hannah Suzanne Wirtshafter" w:date="2026-05-11T16:49:00Z">
          <w:pPr>
            <w:pStyle w:val="p1"/>
            <w:numPr>
              <w:numId w:val="14"/>
            </w:numPr>
            <w:ind w:left="720" w:hanging="360"/>
          </w:pPr>
        </w:pPrChange>
      </w:pPr>
      <w:ins w:id="995" w:author="Hannah Suzanne Wirtshafter" w:date="2026-05-11T16:44:00Z">
        <w:r w:rsidRPr="008336E1">
          <w:t xml:space="preserve">Cross-animal consistency scores for </w:t>
        </w:r>
        <w:proofErr w:type="spellStart"/>
        <w:r w:rsidRPr="008336E1">
          <w:t>tEBC</w:t>
        </w:r>
        <w:proofErr w:type="spellEnd"/>
        <w:r w:rsidRPr="008336E1">
          <w:t xml:space="preserve"> representations across temporal resolutions and latent dimensionalities</w:t>
        </w:r>
      </w:ins>
      <w:commentRangeStart w:id="996"/>
      <w:del w:id="997" w:author="Hannah Suzanne Wirtshafter" w:date="2026-05-11T16:44:00Z">
        <w:r w:rsidR="005852AF" w:rsidRPr="00AC70DF" w:rsidDel="00314CF2">
          <w:delText>Consistency</w:delText>
        </w:r>
        <w:commentRangeEnd w:id="996"/>
        <w:r w:rsidR="00830F7B" w:rsidRPr="00382378" w:rsidDel="00314CF2">
          <w:rPr>
            <w:rStyle w:val="CommentReference"/>
            <w:sz w:val="24"/>
            <w:szCs w:val="24"/>
          </w:rPr>
          <w:commentReference w:id="996"/>
        </w:r>
        <w:r w:rsidR="005852AF" w:rsidRPr="00382378" w:rsidDel="00314CF2">
          <w:delText xml:space="preserve"> across animals for </w:delText>
        </w:r>
        <w:r w:rsidR="00830F7B" w:rsidRPr="008336E1" w:rsidDel="00314CF2">
          <w:delText xml:space="preserve">the representation of the tEBC </w:delText>
        </w:r>
        <w:r w:rsidR="005852AF" w:rsidRPr="00AC70DF" w:rsidDel="00314CF2">
          <w:delText xml:space="preserve">task at </w:delText>
        </w:r>
        <w:r w:rsidR="00830F7B" w:rsidRPr="00DC5BC0" w:rsidDel="00314CF2">
          <w:delText>different time resolutions and different</w:delText>
        </w:r>
        <w:r w:rsidR="005852AF" w:rsidRPr="00DC5BC0" w:rsidDel="00314CF2">
          <w:delText xml:space="preserve"> latent dimensionalities</w:delText>
        </w:r>
      </w:del>
      <w:r w:rsidR="005852AF" w:rsidRPr="00DC5BC0">
        <w:t>. Left, CSUS2 (</w:t>
      </w:r>
      <w:proofErr w:type="gramStart"/>
      <w:r w:rsidR="005852AF" w:rsidRPr="00DC5BC0">
        <w:t xml:space="preserve">two </w:t>
      </w:r>
      <w:r w:rsidR="00830F7B" w:rsidRPr="00DC5BC0">
        <w:t>time</w:t>
      </w:r>
      <w:proofErr w:type="gramEnd"/>
      <w:r w:rsidR="00830F7B" w:rsidRPr="00DC5BC0">
        <w:t xml:space="preserve"> </w:t>
      </w:r>
      <w:r w:rsidR="005852AF" w:rsidRPr="00DC5BC0">
        <w:t>bins</w:t>
      </w:r>
      <w:r w:rsidR="007C6EAF" w:rsidRPr="00DC5BC0">
        <w:t xml:space="preserve"> per </w:t>
      </w:r>
      <w:proofErr w:type="spellStart"/>
      <w:r w:rsidR="007C6EAF" w:rsidRPr="00DC5BC0">
        <w:t>tEBC</w:t>
      </w:r>
      <w:proofErr w:type="spellEnd"/>
      <w:r w:rsidR="007C6EAF" w:rsidRPr="00DC5BC0">
        <w:t xml:space="preserve"> period</w:t>
      </w:r>
      <w:r w:rsidR="005852AF" w:rsidRPr="00DC5BC0">
        <w:t xml:space="preserve">); right, CSUS5 (five </w:t>
      </w:r>
      <w:r w:rsidR="00830F7B" w:rsidRPr="007D4986">
        <w:t>time</w:t>
      </w:r>
      <w:r w:rsidR="005852AF" w:rsidRPr="007D4986">
        <w:t xml:space="preserve"> bins</w:t>
      </w:r>
      <w:r w:rsidR="007C6EAF" w:rsidRPr="007D4986">
        <w:t xml:space="preserve"> per </w:t>
      </w:r>
      <w:proofErr w:type="spellStart"/>
      <w:r w:rsidR="007C6EAF" w:rsidRPr="007D4986">
        <w:t>tEBC</w:t>
      </w:r>
      <w:proofErr w:type="spellEnd"/>
      <w:r w:rsidR="007C6EAF" w:rsidRPr="007D4986">
        <w:t xml:space="preserve"> period</w:t>
      </w:r>
      <w:r w:rsidR="005852AF" w:rsidRPr="007D4986">
        <w:t xml:space="preserve">). Insets show consistency matrices for increasing latent dimensions (2, </w:t>
      </w:r>
      <w:commentRangeStart w:id="998"/>
      <w:commentRangeStart w:id="999"/>
      <w:r w:rsidR="005509B0" w:rsidRPr="007D4986">
        <w:t>5</w:t>
      </w:r>
      <w:r w:rsidR="005852AF" w:rsidRPr="00735C0E">
        <w:t>,</w:t>
      </w:r>
      <w:commentRangeEnd w:id="998"/>
      <w:r w:rsidR="00D263AC" w:rsidRPr="00382378">
        <w:rPr>
          <w:rStyle w:val="CommentReference"/>
          <w:sz w:val="24"/>
          <w:szCs w:val="24"/>
        </w:rPr>
        <w:commentReference w:id="998"/>
      </w:r>
      <w:commentRangeEnd w:id="999"/>
      <w:r w:rsidR="00AF3112" w:rsidRPr="00382378">
        <w:rPr>
          <w:rStyle w:val="CommentReference"/>
        </w:rPr>
        <w:commentReference w:id="999"/>
      </w:r>
      <w:r w:rsidR="005852AF" w:rsidRPr="00382378">
        <w:t xml:space="preserve"> and 10), with enlarged views highlighting the two-latent case. High consistency is observed across animals in both </w:t>
      </w:r>
      <w:proofErr w:type="gramStart"/>
      <w:r w:rsidR="005852AF" w:rsidRPr="00382378">
        <w:t>coarse</w:t>
      </w:r>
      <w:proofErr w:type="gramEnd"/>
      <w:r w:rsidR="005852AF" w:rsidRPr="00382378">
        <w:t xml:space="preserve"> (CSUS2) and finer (CSUS5) </w:t>
      </w:r>
      <w:r w:rsidR="007C6EAF" w:rsidRPr="00382378">
        <w:t>temporal</w:t>
      </w:r>
      <w:r w:rsidR="005852AF" w:rsidRPr="008336E1">
        <w:t xml:space="preserve"> segmentations</w:t>
      </w:r>
      <w:r w:rsidR="007C6EAF" w:rsidRPr="00AC70DF">
        <w:t xml:space="preserve"> of the conditioning task</w:t>
      </w:r>
      <w:r w:rsidR="005852AF" w:rsidRPr="00DC5BC0">
        <w:t>.</w:t>
      </w:r>
    </w:p>
    <w:p w14:paraId="4F77C2F3" w14:textId="77777777" w:rsidR="00314CF2" w:rsidRPr="00DC5BC0" w:rsidRDefault="00314CF2">
      <w:pPr>
        <w:pStyle w:val="NormalWeb"/>
        <w:numPr>
          <w:ilvl w:val="0"/>
          <w:numId w:val="33"/>
        </w:numPr>
        <w:rPr>
          <w:ins w:id="1000" w:author="Hannah Suzanne Wirtshafter" w:date="2026-05-11T16:49:00Z"/>
        </w:rPr>
        <w:pPrChange w:id="1001" w:author="Hannah Suzanne Wirtshafter" w:date="2026-05-11T16:49:00Z">
          <w:pPr>
            <w:pStyle w:val="NormalWeb"/>
          </w:pPr>
        </w:pPrChange>
      </w:pPr>
    </w:p>
    <w:p w14:paraId="51CAE27D" w14:textId="1E8E0D8E" w:rsidR="005852AF" w:rsidRPr="00EF2146" w:rsidDel="00314CF2" w:rsidRDefault="00694433">
      <w:pPr>
        <w:pStyle w:val="NormalWeb"/>
        <w:numPr>
          <w:ilvl w:val="0"/>
          <w:numId w:val="33"/>
        </w:numPr>
        <w:spacing w:before="0" w:beforeAutospacing="0" w:after="0" w:afterAutospacing="0"/>
        <w:rPr>
          <w:del w:id="1002" w:author="Hannah Suzanne Wirtshafter" w:date="2026-05-11T16:46:00Z"/>
        </w:rPr>
        <w:pPrChange w:id="1003" w:author="Hannah Suzanne Wirtshafter" w:date="2026-05-11T16:49:00Z">
          <w:pPr>
            <w:pStyle w:val="p1"/>
            <w:numPr>
              <w:numId w:val="14"/>
            </w:numPr>
            <w:ind w:left="720" w:hanging="360"/>
          </w:pPr>
        </w:pPrChange>
      </w:pPr>
      <w:commentRangeStart w:id="1004"/>
      <w:del w:id="1005" w:author="Hannah Suzanne Wirtshafter" w:date="2026-05-07T16:29:00Z">
        <w:r w:rsidRPr="00DC5BC0" w:rsidDel="00542099">
          <w:delText>Sim</w:delText>
        </w:r>
        <w:r w:rsidR="005852AF" w:rsidRPr="00DC5BC0" w:rsidDel="00542099">
          <w:delText xml:space="preserve">ilarity </w:delText>
        </w:r>
      </w:del>
      <w:commentRangeEnd w:id="1004"/>
      <w:ins w:id="1006" w:author="Hannah Suzanne Wirtshafter" w:date="2026-05-11T16:45:00Z">
        <w:r w:rsidR="00314CF2" w:rsidRPr="00DC5BC0">
          <w:t>Cross-animal consistency was comparable to within-animal consistency across sessions.</w:t>
        </w:r>
      </w:ins>
      <w:del w:id="1007" w:author="Hannah Suzanne Wirtshafter" w:date="2026-05-11T16:45:00Z">
        <w:r w:rsidRPr="00DC5BC0" w:rsidDel="00314CF2">
          <w:rPr>
            <w:rStyle w:val="CommentReference"/>
            <w:sz w:val="24"/>
            <w:szCs w:val="24"/>
          </w:rPr>
          <w:commentReference w:id="1004"/>
        </w:r>
        <w:r w:rsidRPr="00DC5BC0" w:rsidDel="00314CF2">
          <w:delText xml:space="preserve">across animals </w:delText>
        </w:r>
      </w:del>
      <w:del w:id="1008" w:author="Hannah Suzanne Wirtshafter" w:date="2026-05-07T16:29:00Z">
        <w:r w:rsidR="005852AF" w:rsidRPr="00DC5BC0" w:rsidDel="00542099">
          <w:delText xml:space="preserve">is </w:delText>
        </w:r>
      </w:del>
      <w:del w:id="1009" w:author="Hannah Suzanne Wirtshafter" w:date="2026-05-11T16:45:00Z">
        <w:r w:rsidR="005852AF" w:rsidRPr="007D4986" w:rsidDel="00314CF2">
          <w:delText xml:space="preserve">comparable to </w:delText>
        </w:r>
        <w:r w:rsidRPr="007D4986" w:rsidDel="00314CF2">
          <w:delText xml:space="preserve">the observed </w:delText>
        </w:r>
      </w:del>
      <w:del w:id="1010" w:author="Hannah Suzanne Wirtshafter" w:date="2026-05-07T16:29:00Z">
        <w:r w:rsidRPr="007D4986" w:rsidDel="00542099">
          <w:delText xml:space="preserve">similarity </w:delText>
        </w:r>
      </w:del>
      <w:del w:id="1011" w:author="Hannah Suzanne Wirtshafter" w:date="2026-05-11T16:45:00Z">
        <w:r w:rsidRPr="007D4986" w:rsidDel="00314CF2">
          <w:delText>across sessions for a given animal</w:delText>
        </w:r>
        <w:r w:rsidR="005852AF" w:rsidRPr="007D4986" w:rsidDel="00314CF2">
          <w:delText>.</w:delText>
        </w:r>
      </w:del>
      <w:r w:rsidR="005852AF" w:rsidRPr="007D4986">
        <w:t xml:space="preserve"> Top</w:t>
      </w:r>
      <w:r w:rsidRPr="00735C0E">
        <w:t>:</w:t>
      </w:r>
      <w:r w:rsidR="005852AF" w:rsidRPr="00735C0E">
        <w:t xml:space="preserve"> CSUS2; bottom</w:t>
      </w:r>
      <w:r w:rsidRPr="00735C0E">
        <w:t>:</w:t>
      </w:r>
      <w:r w:rsidR="005852AF" w:rsidRPr="00735C0E">
        <w:t xml:space="preserve"> CSUS5. </w:t>
      </w:r>
      <w:ins w:id="1012" w:author="Hannah Suzanne Wirtshafter" w:date="2026-05-11T16:46:00Z">
        <w:r w:rsidR="00314CF2" w:rsidRPr="00735C0E">
          <w:t>Across all latent dimensionalities, consistency between models trained on different animals (blue) did not differ significantly from consistency across environments within the same animal (red) </w:t>
        </w:r>
        <w:r w:rsidR="00314CF2" w:rsidRPr="00735C0E" w:rsidDel="00314CF2">
          <w:t xml:space="preserve"> </w:t>
        </w:r>
      </w:ins>
      <w:commentRangeStart w:id="1013"/>
      <w:del w:id="1014" w:author="Hannah Suzanne Wirtshafter" w:date="2026-05-11T16:46:00Z">
        <w:r w:rsidR="005852AF" w:rsidRPr="00735C0E" w:rsidDel="00314CF2">
          <w:delText xml:space="preserve">Across </w:delText>
        </w:r>
        <w:r w:rsidR="00AC3D29" w:rsidRPr="00735C0E" w:rsidDel="00314CF2">
          <w:delText xml:space="preserve">2, 5, and 10 </w:delText>
        </w:r>
        <w:r w:rsidR="005852AF" w:rsidRPr="00BF082C" w:rsidDel="00314CF2">
          <w:delText xml:space="preserve">latent dimensionalities, consistency </w:delText>
        </w:r>
        <w:r w:rsidR="005852AF" w:rsidRPr="00316302" w:rsidDel="00314CF2">
          <w:delText>between models trained on different animals</w:delText>
        </w:r>
        <w:r w:rsidR="00AC3D29" w:rsidRPr="00316302" w:rsidDel="00314CF2">
          <w:delText>, averaged across pairs of animals</w:delText>
        </w:r>
        <w:r w:rsidR="005852AF" w:rsidRPr="00316302" w:rsidDel="00314CF2">
          <w:delText xml:space="preserve"> </w:delText>
        </w:r>
        <w:r w:rsidR="00AC3D29" w:rsidRPr="00316302" w:rsidDel="00314CF2">
          <w:delText xml:space="preserve">(blue) </w:delText>
        </w:r>
        <w:r w:rsidR="005852AF" w:rsidRPr="00EF2146" w:rsidDel="00314CF2">
          <w:delText xml:space="preserve">is not significantly different from that observed </w:delText>
        </w:r>
        <w:r w:rsidR="00AC3D29" w:rsidRPr="00EF2146" w:rsidDel="00314CF2">
          <w:delText xml:space="preserve">between models trained on different environments for a given </w:delText>
        </w:r>
        <w:r w:rsidR="005852AF" w:rsidRPr="00EF2146" w:rsidDel="00314CF2">
          <w:delText>animal</w:delText>
        </w:r>
        <w:r w:rsidR="00AC3D29" w:rsidRPr="00EF2146" w:rsidDel="00314CF2">
          <w:delText>, averaged across animals (red)</w:delText>
        </w:r>
        <w:r w:rsidR="005852AF" w:rsidRPr="00EF2146" w:rsidDel="00314CF2">
          <w:delText xml:space="preserve"> </w:delText>
        </w:r>
        <w:commentRangeEnd w:id="1013"/>
        <w:r w:rsidR="00AC3D29" w:rsidRPr="00EF2146" w:rsidDel="00314CF2">
          <w:rPr>
            <w:rStyle w:val="CommentReference"/>
            <w:sz w:val="24"/>
            <w:szCs w:val="24"/>
          </w:rPr>
          <w:commentReference w:id="1013"/>
        </w:r>
      </w:del>
      <w:r w:rsidR="005852AF" w:rsidRPr="00EF2146">
        <w:t xml:space="preserve">(all </w:t>
      </w:r>
      <w:r w:rsidR="005852AF" w:rsidRPr="00EF2146">
        <w:rPr>
          <w:rStyle w:val="s1"/>
          <w:i/>
          <w:iCs/>
        </w:rPr>
        <w:t>p</w:t>
      </w:r>
      <w:r w:rsidR="005852AF" w:rsidRPr="00EF2146">
        <w:t xml:space="preserve"> &gt; 0.05, two-sided t-tests). Error bars indicate mean ± SEM.</w:t>
      </w:r>
    </w:p>
    <w:p w14:paraId="385989C1" w14:textId="5D359166" w:rsidR="005927EC" w:rsidRPr="00DF26AB" w:rsidDel="00314CF2" w:rsidRDefault="005927EC">
      <w:pPr>
        <w:pStyle w:val="NormalWeb"/>
        <w:numPr>
          <w:ilvl w:val="0"/>
          <w:numId w:val="33"/>
        </w:numPr>
        <w:rPr>
          <w:del w:id="1015" w:author="Hannah Suzanne Wirtshafter" w:date="2026-05-07T16:28:00Z"/>
        </w:rPr>
        <w:pPrChange w:id="1016" w:author="Hannah Suzanne Wirtshafter" w:date="2026-05-11T16:49:00Z">
          <w:pPr>
            <w:pStyle w:val="p1"/>
          </w:pPr>
        </w:pPrChange>
      </w:pPr>
      <w:del w:id="1017" w:author="Hannah Suzanne Wirtshafter" w:date="2026-05-07T16:28:00Z">
        <w:r w:rsidRPr="00EF2146" w:rsidDel="00D52504">
          <w:delText xml:space="preserve">Geometry preservation across animals. Task trajectories computed for </w:delText>
        </w:r>
        <w:r w:rsidR="008A54A3" w:rsidRPr="00EF2146" w:rsidDel="00D52504">
          <w:delText xml:space="preserve">the CSUS5 segmentation for </w:delText>
        </w:r>
        <w:r w:rsidRPr="00EF2146" w:rsidDel="00D52504">
          <w:delText xml:space="preserve">each rat </w:delText>
        </w:r>
        <w:r w:rsidR="00882510" w:rsidRPr="00EF2146" w:rsidDel="00D52504">
          <w:delText xml:space="preserve">are shown as light gray lines in </w:delText>
        </w:r>
        <w:r w:rsidRPr="00EF2146" w:rsidDel="00D52504">
          <w:delText xml:space="preserve">the embedding space </w:delText>
        </w:r>
        <w:r w:rsidR="00B96D9C" w:rsidRPr="00D71C28" w:rsidDel="00D52504">
          <w:delText>spanned by two latent dimensions</w:delText>
        </w:r>
        <w:r w:rsidR="00882510" w:rsidRPr="00D71C28" w:rsidDel="00D52504">
          <w:delText xml:space="preserve"> after </w:delText>
        </w:r>
        <w:r w:rsidRPr="00D71C28" w:rsidDel="00D52504">
          <w:delText>Procrustes alignment.</w:delText>
        </w:r>
        <w:r w:rsidR="006D4BF7" w:rsidRPr="00D71C28" w:rsidDel="00D52504">
          <w:delText xml:space="preserve"> The trajectory for each individual rat is an average over ….. </w:delText>
        </w:r>
        <w:r w:rsidR="008A54A3" w:rsidRPr="00D71C28" w:rsidDel="00D52504">
          <w:delText xml:space="preserve">The </w:delText>
        </w:r>
        <w:r w:rsidRPr="00D71C28" w:rsidDel="00D52504">
          <w:delText xml:space="preserve">mean trajectory </w:delText>
        </w:r>
        <w:r w:rsidR="008A54A3" w:rsidRPr="00D71C28" w:rsidDel="00D52504">
          <w:delText xml:space="preserve">over all five rats </w:delText>
        </w:r>
        <w:r w:rsidRPr="00D71C28" w:rsidDel="00D52504">
          <w:delText xml:space="preserve">is shown in black. </w:delText>
        </w:r>
        <w:r w:rsidR="008A54A3" w:rsidRPr="00D71C28" w:rsidDel="00D52504">
          <w:delText xml:space="preserve">Points correspond to the five task bins (1–5), with “start” and “end” indicating bin #1 and bin #5, respectively. </w:delText>
        </w:r>
      </w:del>
      <w:commentRangeStart w:id="1018"/>
      <w:del w:id="1019" w:author="Hannah Suzanne Wirtshafter" w:date="2026-05-07T16:27:00Z">
        <w:r w:rsidRPr="00415405" w:rsidDel="00D52504">
          <w:delText>Across animal</w:delText>
        </w:r>
        <w:r w:rsidRPr="00DF26AB" w:rsidDel="00D52504">
          <w:delText>s, population activity follows a consistent sequence of states with preserved ordering from task onset (“start”) to task completion (“end”), revealing a conserved low-dimensional task geometry.</w:delText>
        </w:r>
        <w:commentRangeEnd w:id="1018"/>
        <w:r w:rsidR="008A54A3" w:rsidRPr="00DF26AB" w:rsidDel="00D52504">
          <w:rPr>
            <w:rStyle w:val="CommentReference"/>
            <w:sz w:val="24"/>
            <w:szCs w:val="24"/>
          </w:rPr>
          <w:commentReference w:id="1018"/>
        </w:r>
      </w:del>
    </w:p>
    <w:p w14:paraId="33FED043" w14:textId="77777777" w:rsidR="00314CF2" w:rsidRPr="00DF26AB" w:rsidRDefault="00314CF2">
      <w:pPr>
        <w:pStyle w:val="NormalWeb"/>
        <w:numPr>
          <w:ilvl w:val="0"/>
          <w:numId w:val="33"/>
        </w:numPr>
        <w:rPr>
          <w:ins w:id="1020" w:author="Hannah Suzanne Wirtshafter" w:date="2026-05-11T16:47:00Z"/>
        </w:rPr>
        <w:pPrChange w:id="1021" w:author="Hannah Suzanne Wirtshafter" w:date="2026-05-11T16:49:00Z">
          <w:pPr>
            <w:pStyle w:val="p1"/>
          </w:pPr>
        </w:pPrChange>
      </w:pPr>
    </w:p>
    <w:p w14:paraId="1A0D06AA" w14:textId="4365D368" w:rsidR="005852AF" w:rsidRPr="00382378" w:rsidDel="00314CF2" w:rsidRDefault="00EA5DA2">
      <w:pPr>
        <w:pStyle w:val="p1"/>
        <w:numPr>
          <w:ilvl w:val="0"/>
          <w:numId w:val="33"/>
        </w:numPr>
        <w:rPr>
          <w:del w:id="1022" w:author="Hannah Suzanne Wirtshafter" w:date="2026-05-08T14:34:00Z"/>
        </w:rPr>
        <w:pPrChange w:id="1023" w:author="Hannah Suzanne Wirtshafter" w:date="2026-05-11T16:49:00Z">
          <w:pPr>
            <w:pStyle w:val="p1"/>
          </w:pPr>
        </w:pPrChange>
      </w:pPr>
      <w:ins w:id="1024" w:author="Hannah Suzanne Wirtshafter" w:date="2026-05-08T14:34:00Z">
        <w:r w:rsidRPr="00DF26AB">
          <w:t xml:space="preserve">Geometry preservation across rats. Geometry preservation was quantified between pairs of rats by comparing the relational structure of task-state representations in latent space. For five rats, this yielded ten unique rat pairs. </w:t>
        </w:r>
      </w:ins>
      <w:ins w:id="1025" w:author="Hannah Suzanne Wirtshafter" w:date="2026-05-11T16:46:00Z">
        <w:r w:rsidR="00314CF2" w:rsidRPr="00706043">
          <w:t>For each comparison, task-state representations from the five CSUS5 bins were extracted</w:t>
        </w:r>
        <w:r w:rsidR="00314CF2" w:rsidRPr="009D3A66">
          <w:t xml:space="preserve"> from two-dimensional latent embeddings derived from sessions A(n) and/or </w:t>
        </w:r>
        <w:proofErr w:type="gramStart"/>
        <w:r w:rsidR="00314CF2" w:rsidRPr="009D3A66">
          <w:t>B(</w:t>
        </w:r>
        <w:proofErr w:type="gramEnd"/>
        <w:r w:rsidR="00314CF2" w:rsidRPr="009D3A66">
          <w:t>1).</w:t>
        </w:r>
      </w:ins>
      <w:ins w:id="1026" w:author="Hannah Suzanne Wirtshafter" w:date="2026-05-11T16:47:00Z">
        <w:r w:rsidR="00314CF2" w:rsidRPr="00C10F70">
          <w:t xml:space="preserve"> </w:t>
        </w:r>
      </w:ins>
      <w:ins w:id="1027" w:author="Hannah Suzanne Wirtshafter" w:date="2026-05-11T16:46:00Z">
        <w:r w:rsidR="00314CF2" w:rsidRPr="00C10F70">
          <w:t xml:space="preserve">We then computed the pairwise </w:t>
        </w:r>
        <w:r w:rsidR="00314CF2" w:rsidRPr="00C10F70">
          <w:lastRenderedPageBreak/>
          <w:t xml:space="preserve">Euclidean distance structure among the five task states for each rat, yielding 10 unique pairwise distances per embedding. </w:t>
        </w:r>
      </w:ins>
      <w:ins w:id="1028" w:author="Hannah Suzanne Wirtshafter" w:date="2026-05-08T14:34:00Z">
        <w:r w:rsidRPr="00382378">
          <w:t xml:space="preserve">Geometry preservation was quantified as the Spearman correlation between these pairwise distance vectors across rats. Comparisons were performed using A(n) versus A(n) (A v A), </w:t>
        </w:r>
        <w:proofErr w:type="gramStart"/>
        <w:r w:rsidRPr="00382378">
          <w:t>B(</w:t>
        </w:r>
        <w:proofErr w:type="gramEnd"/>
        <w:r w:rsidRPr="00382378">
          <w:t>1) versus B(1) (B v B), or A(n) versus B(1) (A v B) embeddings. Gray violins show shuffled null distributions generated by randomly permuting task-bin identities prior to computing geometry preservation. Red circles indicate the mean geometry-preservation value across all ten rat pairs, and horizontal lines denote ±SEM. Geometry preservation was significantly greater than expected by chance for all comparison types (paired sign-flip permutation tests, p &lt; 0.002 for all comparisons).</w:t>
        </w:r>
      </w:ins>
      <w:del w:id="1029" w:author="Hannah Suzanne Wirtshafter" w:date="2026-05-08T14:34:00Z">
        <w:r w:rsidR="005927EC" w:rsidRPr="00382378" w:rsidDel="00EA5DA2">
          <w:delText>G</w:delText>
        </w:r>
        <w:r w:rsidR="005852AF" w:rsidRPr="00382378" w:rsidDel="00EA5DA2">
          <w:delText>eometry preservati</w:delText>
        </w:r>
        <w:r w:rsidR="005927EC" w:rsidRPr="00382378" w:rsidDel="00EA5DA2">
          <w:delText xml:space="preserve">on </w:delText>
        </w:r>
        <w:r w:rsidR="00156D2F" w:rsidRPr="00382378" w:rsidDel="00EA5DA2">
          <w:delText xml:space="preserve">across rats </w:delText>
        </w:r>
        <w:r w:rsidR="005852AF" w:rsidRPr="00382378" w:rsidDel="00EA5DA2">
          <w:delText xml:space="preserve">was quantified as the correlation </w:delText>
        </w:r>
        <w:r w:rsidR="00291097" w:rsidRPr="00382378" w:rsidDel="00EA5DA2">
          <w:delText xml:space="preserve">across any two rats. </w:delText>
        </w:r>
        <w:r w:rsidR="00156D2F" w:rsidRPr="00382378" w:rsidDel="00EA5DA2">
          <w:delText xml:space="preserve">For five rats </w:delText>
        </w:r>
        <w:r w:rsidR="00291097" w:rsidRPr="00382378" w:rsidDel="00EA5DA2">
          <w:delText xml:space="preserve">there are ten distinct </w:delText>
        </w:r>
        <w:r w:rsidR="00156D2F" w:rsidRPr="00382378" w:rsidDel="00EA5DA2">
          <w:delText>pairs</w:delText>
        </w:r>
        <w:r w:rsidR="00291097" w:rsidRPr="00382378" w:rsidDel="00EA5DA2">
          <w:delText xml:space="preserve">, </w:delText>
        </w:r>
        <w:r w:rsidR="00156D2F" w:rsidRPr="00382378" w:rsidDel="00EA5DA2">
          <w:delText xml:space="preserve">so </w:delText>
        </w:r>
        <w:r w:rsidR="00291097" w:rsidRPr="00382378" w:rsidDel="00EA5DA2">
          <w:delText>ten such correlations were computed and then averaged across pairs.  Sessions A(n) and B(1) were used to obtain two vectors of task-related population neural states corresponding to successive time bins in the learned two-dimensional latent embedding of the CSUS5 partitio</w:delText>
        </w:r>
        <w:r w:rsidR="00156D2F" w:rsidRPr="00382378" w:rsidDel="00EA5DA2">
          <w:delText>n.  The corresponding alignments led in each case to two</w:delText>
        </w:r>
        <w:r w:rsidR="00393707" w:rsidRPr="00382378" w:rsidDel="00EA5DA2">
          <w:delText xml:space="preserve"> v</w:delText>
        </w:r>
        <w:r w:rsidR="00156D2F" w:rsidRPr="00382378" w:rsidDel="00EA5DA2">
          <w:delText>ectors of pairwise distances between point corresponding to the embedding of each of the five time bins</w:delText>
        </w:r>
        <w:r w:rsidR="00393707" w:rsidRPr="00382378" w:rsidDel="00EA5DA2">
          <w:delText>; the correlation of these two vectors was computed.</w:delText>
        </w:r>
        <w:r w:rsidR="00156D2F" w:rsidRPr="00382378" w:rsidDel="00EA5DA2">
          <w:delText xml:space="preserve"> We could choose A(n) for all rats, leading to an A vs A comparison; or choose B(1) for all rats, leading to a B vs B comparison; or </w:delText>
        </w:r>
        <w:r w:rsidR="00393707" w:rsidRPr="00382378" w:rsidDel="00EA5DA2">
          <w:delText xml:space="preserve">choose </w:delText>
        </w:r>
        <w:r w:rsidR="00FD47E2" w:rsidRPr="00382378" w:rsidDel="00EA5DA2">
          <w:delText xml:space="preserve">an A(n) and B(1) combination for each pair of rats, leading to an A vs B comparison. </w:delText>
        </w:r>
        <w:r w:rsidR="005852AF" w:rsidRPr="00382378" w:rsidDel="00EA5DA2">
          <w:delText xml:space="preserve">Bars show mean ± SEM across </w:delText>
        </w:r>
        <w:r w:rsidR="00FD47E2" w:rsidRPr="00382378" w:rsidDel="00EA5DA2">
          <w:delText>all ten pairs;</w:delText>
        </w:r>
        <w:r w:rsidR="005852AF" w:rsidRPr="00382378" w:rsidDel="00EA5DA2">
          <w:delText xml:space="preserve"> averages </w:delText>
        </w:r>
        <w:r w:rsidR="00FD47E2" w:rsidRPr="00382378" w:rsidDel="00EA5DA2">
          <w:delText xml:space="preserve">are shown </w:delText>
        </w:r>
        <w:r w:rsidR="005852AF" w:rsidRPr="00382378" w:rsidDel="00EA5DA2">
          <w:delText xml:space="preserve">for actual data (blue) and </w:delText>
        </w:r>
        <w:r w:rsidR="00FD47E2" w:rsidRPr="00382378" w:rsidDel="00EA5DA2">
          <w:delText xml:space="preserve">for </w:delText>
        </w:r>
        <w:r w:rsidR="005852AF" w:rsidRPr="00382378" w:rsidDel="00EA5DA2">
          <w:delText>shuffled controls (red)</w:delText>
        </w:r>
        <w:r w:rsidR="00393707" w:rsidRPr="00382378" w:rsidDel="00EA5DA2">
          <w:delText xml:space="preserve">; the order of the time bins was randomly permuted in each shuffle. </w:delText>
        </w:r>
        <w:r w:rsidR="005852AF" w:rsidRPr="00382378" w:rsidDel="00EA5DA2">
          <w:delText xml:space="preserve">Geometry preservation was significantly higher for the actual data than for shuffled controls in all comparisons (paired sign-flip permutation tests: all </w:delText>
        </w:r>
        <w:r w:rsidR="005852AF" w:rsidRPr="00382378" w:rsidDel="00EA5DA2">
          <w:rPr>
            <w:rStyle w:val="s1"/>
            <w:i/>
            <w:iCs/>
          </w:rPr>
          <w:delText>p</w:delText>
        </w:r>
        <w:r w:rsidR="005852AF" w:rsidRPr="00382378" w:rsidDel="00EA5DA2">
          <w:delText xml:space="preserve"> = 0</w:delText>
        </w:r>
        <w:r w:rsidR="005852AF" w:rsidRPr="00382378" w:rsidDel="00EA5DA2">
          <w:rPr>
            <w:b/>
          </w:rPr>
          <w:delText>)</w:delText>
        </w:r>
        <w:r w:rsidR="00393707" w:rsidRPr="00382378" w:rsidDel="00EA5DA2">
          <w:delText>.</w:delText>
        </w:r>
      </w:del>
    </w:p>
    <w:p w14:paraId="6B9C763B" w14:textId="77777777" w:rsidR="00314CF2" w:rsidRPr="00382378" w:rsidRDefault="00314CF2">
      <w:pPr>
        <w:pStyle w:val="p1"/>
        <w:numPr>
          <w:ilvl w:val="0"/>
          <w:numId w:val="33"/>
        </w:numPr>
        <w:rPr>
          <w:ins w:id="1030" w:author="Hannah Suzanne Wirtshafter" w:date="2026-05-11T16:47:00Z"/>
        </w:rPr>
        <w:pPrChange w:id="1031" w:author="Hannah Suzanne Wirtshafter" w:date="2026-05-11T16:49:00Z">
          <w:pPr>
            <w:pStyle w:val="p1"/>
          </w:pPr>
        </w:pPrChange>
      </w:pPr>
    </w:p>
    <w:p w14:paraId="6582E41A" w14:textId="77777777" w:rsidR="002D0F2A" w:rsidRDefault="00314CF2" w:rsidP="002D0F2A">
      <w:pPr>
        <w:pStyle w:val="p1"/>
        <w:numPr>
          <w:ilvl w:val="0"/>
          <w:numId w:val="33"/>
        </w:numPr>
        <w:rPr>
          <w:ins w:id="1032" w:author="Hannah Suzanne Wirtshafter" w:date="2026-05-14T14:01:00Z"/>
        </w:rPr>
      </w:pPr>
      <w:ins w:id="1033" w:author="Hannah Suzanne Wirtshafter" w:date="2026-05-11T16:47:00Z">
        <w:r w:rsidRPr="00382378">
          <w:t>Procrustes-aligned task trajectories across animals</w:t>
        </w:r>
      </w:ins>
      <w:ins w:id="1034" w:author="Hannah Suzanne Wirtshafter" w:date="2026-05-07T16:28:00Z">
        <w:r w:rsidR="00D52504" w:rsidRPr="00382378">
          <w:t xml:space="preserve">. </w:t>
        </w:r>
      </w:ins>
      <w:ins w:id="1035" w:author="Hannah Suzanne Wirtshafter" w:date="2026-05-11T16:48:00Z">
        <w:r w:rsidRPr="00382378">
          <w:t>CSUS5 task trajectories for each rat are shown as light gray lines after Procrustes alignment in a shared two-dimensional latent space</w:t>
        </w:r>
      </w:ins>
      <w:ins w:id="1036" w:author="Hannah Suzanne Wirtshafter" w:date="2026-05-07T16:28:00Z">
        <w:r w:rsidR="00D52504" w:rsidRPr="00382378">
          <w:t xml:space="preserve">. </w:t>
        </w:r>
      </w:ins>
      <w:ins w:id="1037" w:author="Hannah Suzanne Wirtshafter" w:date="2026-05-11T16:48:00Z">
        <w:r w:rsidRPr="00382378">
          <w:t xml:space="preserve">Each trajectory represents the average across A(n) and </w:t>
        </w:r>
        <w:proofErr w:type="gramStart"/>
        <w:r w:rsidRPr="00382378">
          <w:t>B(</w:t>
        </w:r>
        <w:proofErr w:type="gramEnd"/>
        <w:r w:rsidRPr="00382378">
          <w:t>1) sessions for that rat</w:t>
        </w:r>
      </w:ins>
      <w:ins w:id="1038" w:author="Hannah Suzanne Wirtshafter" w:date="2026-05-07T16:30:00Z">
        <w:r w:rsidR="00542099" w:rsidRPr="00382378">
          <w:t>.</w:t>
        </w:r>
      </w:ins>
      <w:ins w:id="1039" w:author="Hannah Suzanne Wirtshafter" w:date="2026-05-07T16:28:00Z">
        <w:r w:rsidR="00D52504" w:rsidRPr="00382378">
          <w:t xml:space="preserve"> The mean trajectory over all five rats is shown in black. Points correspond to the five task bins (1–5), with “start” and “end” indicating bin #1 and bin #5, respectively. </w:t>
        </w:r>
      </w:ins>
    </w:p>
    <w:p w14:paraId="60CA1151" w14:textId="20DD65FF" w:rsidR="00BF0935" w:rsidRPr="00B04ADE" w:rsidRDefault="00BF0935" w:rsidP="002D0F2A">
      <w:pPr>
        <w:pStyle w:val="p1"/>
        <w:numPr>
          <w:ilvl w:val="0"/>
          <w:numId w:val="33"/>
        </w:numPr>
        <w:rPr>
          <w:ins w:id="1040" w:author="Hannah Suzanne Wirtshafter" w:date="2026-05-14T13:59:00Z"/>
          <w:highlight w:val="yellow"/>
          <w:rPrChange w:id="1041" w:author="Hannah Suzanne Wirtshafter" w:date="2026-05-14T14:02:00Z">
            <w:rPr>
              <w:ins w:id="1042" w:author="Hannah Suzanne Wirtshafter" w:date="2026-05-14T13:59:00Z"/>
            </w:rPr>
          </w:rPrChange>
        </w:rPr>
      </w:pPr>
      <w:ins w:id="1043" w:author="Hannah Suzanne Wirtshafter" w:date="2026-05-14T13:59:00Z">
        <w:r w:rsidRPr="00B04ADE">
          <w:rPr>
            <w:highlight w:val="yellow"/>
            <w:rPrChange w:id="1044" w:author="Hannah Suzanne Wirtshafter" w:date="2026-05-14T14:02:00Z">
              <w:rPr/>
            </w:rPrChange>
          </w:rPr>
          <w:t>Graph-based visualization of shared task-state organization across animals. Top left, sequentially adjacent CSUS5 task states occupied significantly closer positions in latent space than non-adjacent task states</w:t>
        </w:r>
      </w:ins>
      <w:ins w:id="1045" w:author="Hannah Suzanne Wirtshafter" w:date="2026-05-14T14:09:00Z">
        <w:r w:rsidR="00F123A9">
          <w:rPr>
            <w:highlight w:val="yellow"/>
          </w:rPr>
          <w:t xml:space="preserve"> </w:t>
        </w:r>
        <w:r w:rsidR="00F123A9" w:rsidRPr="003F747F">
          <w:rPr>
            <w:bCs/>
          </w:rPr>
          <w:t>(one-sided permutation p &lt; 0.002; 500 permutations)</w:t>
        </w:r>
      </w:ins>
      <w:ins w:id="1046" w:author="Hannah Suzanne Wirtshafter" w:date="2026-05-14T13:59:00Z">
        <w:r w:rsidRPr="00B04ADE">
          <w:rPr>
            <w:highlight w:val="yellow"/>
            <w:rPrChange w:id="1047" w:author="Hannah Suzanne Wirtshafter" w:date="2026-05-14T14:02:00Z">
              <w:rPr/>
            </w:rPrChange>
          </w:rPr>
          <w:t>. Top right, nearest-neighbor graph structure showed significantly greater agreement across animals than shuffled-label controls</w:t>
        </w:r>
      </w:ins>
      <w:ins w:id="1048" w:author="Hannah Suzanne Wirtshafter" w:date="2026-05-14T14:09:00Z">
        <w:r w:rsidR="00F123A9">
          <w:rPr>
            <w:highlight w:val="yellow"/>
          </w:rPr>
          <w:t xml:space="preserve"> (</w:t>
        </w:r>
        <w:r w:rsidR="00F123A9" w:rsidRPr="003F747F">
          <w:rPr>
            <w:bCs/>
          </w:rPr>
          <w:t>(one-sided permutation p &lt; 0.002; 500 permutations)</w:t>
        </w:r>
      </w:ins>
      <w:ins w:id="1049" w:author="Hannah Suzanne Wirtshafter" w:date="2026-05-14T13:59:00Z">
        <w:r w:rsidRPr="00B04ADE">
          <w:rPr>
            <w:highlight w:val="yellow"/>
            <w:rPrChange w:id="1050" w:author="Hannah Suzanne Wirtshafter" w:date="2026-05-14T14:02:00Z">
              <w:rPr/>
            </w:rPrChange>
          </w:rPr>
          <w:t xml:space="preserve">. Bottom left, group-average nearest-neighbor graph derived from latent task-state geometry, illustrating a conserved sequential progression among CSUS5 states. </w:t>
        </w:r>
      </w:ins>
      <w:ins w:id="1051" w:author="Hannah Suzanne Wirtshafter" w:date="2026-05-14T14:01:00Z">
        <w:r w:rsidR="002D0F2A" w:rsidRPr="00B04ADE">
          <w:rPr>
            <w:highlight w:val="yellow"/>
            <w:rPrChange w:id="1052" w:author="Hannah Suzanne Wirtshafter" w:date="2026-05-14T14:02:00Z">
              <w:rPr/>
            </w:rPrChange>
          </w:rPr>
          <w:t xml:space="preserve">Importantly, individual rat graphs exhibited the same nearest-neighbor progression among task states, despite variability in the precise latent positions of individual states. </w:t>
        </w:r>
      </w:ins>
      <w:ins w:id="1053" w:author="Hannah Suzanne Wirtshafter" w:date="2026-05-14T13:59:00Z">
        <w:r w:rsidRPr="00B04ADE">
          <w:rPr>
            <w:highlight w:val="yellow"/>
            <w:rPrChange w:id="1054" w:author="Hannah Suzanne Wirtshafter" w:date="2026-05-14T14:02:00Z">
              <w:rPr/>
            </w:rPrChange>
          </w:rPr>
          <w:t>Bottom right, representative shuffled-label control showing disruption of task-state organization. Graph edges were derived directly from nearest-neighbor relationships among task states in latent space.</w:t>
        </w:r>
      </w:ins>
    </w:p>
    <w:p w14:paraId="1B12C324" w14:textId="7A6BB5A7" w:rsidR="00B35979" w:rsidRPr="00382378" w:rsidRDefault="00B35979">
      <w:pPr>
        <w:rPr>
          <w:b/>
        </w:rPr>
      </w:pPr>
    </w:p>
    <w:p w14:paraId="171582E3" w14:textId="77777777" w:rsidR="005852AF" w:rsidRPr="00382378" w:rsidRDefault="005852AF" w:rsidP="002E3875">
      <w:pPr>
        <w:spacing w:afterLines="20" w:after="48" w:line="480" w:lineRule="auto"/>
        <w:contextualSpacing/>
        <w:rPr>
          <w:ins w:id="1055" w:author="Hannah Suzanne Wirtshafter" w:date="2026-04-29T16:28:00Z"/>
          <w:b/>
        </w:rPr>
      </w:pPr>
    </w:p>
    <w:p w14:paraId="550DACB5" w14:textId="77777777" w:rsidR="003568FE" w:rsidRDefault="003568FE">
      <w:pPr>
        <w:rPr>
          <w:ins w:id="1056" w:author="Hannah Suzanne Wirtshafter" w:date="2026-05-07T14:52:00Z"/>
          <w:b/>
        </w:rPr>
      </w:pPr>
      <w:ins w:id="1057" w:author="Hannah Suzanne Wirtshafter" w:date="2026-05-07T14:52:00Z">
        <w:r>
          <w:rPr>
            <w:b/>
          </w:rPr>
          <w:br w:type="page"/>
        </w:r>
      </w:ins>
    </w:p>
    <w:p w14:paraId="550D9D44" w14:textId="48AAA1CA" w:rsidR="002C4BED" w:rsidRPr="0090741D" w:rsidRDefault="00176BE8">
      <w:pPr>
        <w:spacing w:afterLines="20" w:after="48" w:line="360" w:lineRule="auto"/>
        <w:contextualSpacing/>
        <w:rPr>
          <w:b/>
        </w:rPr>
        <w:pPrChange w:id="1058" w:author="Hannah Suzanne Wirtshafter" w:date="2026-05-13T12:06:00Z">
          <w:pPr>
            <w:spacing w:afterLines="20" w:after="48" w:line="480" w:lineRule="auto"/>
            <w:contextualSpacing/>
          </w:pPr>
        </w:pPrChange>
      </w:pPr>
      <w:r w:rsidRPr="0090741D">
        <w:rPr>
          <w:b/>
        </w:rPr>
        <w:lastRenderedPageBreak/>
        <w:t>Discussion</w:t>
      </w:r>
      <w:r w:rsidR="00321F54" w:rsidRPr="0090741D">
        <w:rPr>
          <w:b/>
        </w:rPr>
        <w:t xml:space="preserve"> </w:t>
      </w:r>
    </w:p>
    <w:p w14:paraId="507AA9A9" w14:textId="6ADE2D6B" w:rsidR="00C57C9E" w:rsidRPr="0090741D" w:rsidRDefault="00C57C9E">
      <w:pPr>
        <w:pStyle w:val="p1"/>
        <w:pPrChange w:id="1059" w:author="Hannah Suzanne Wirtshafter" w:date="2026-05-13T12:10:00Z">
          <w:pPr>
            <w:pStyle w:val="p1"/>
            <w:spacing w:line="480" w:lineRule="auto"/>
          </w:pPr>
        </w:pPrChange>
      </w:pPr>
      <w:r w:rsidRPr="0090741D">
        <w:t xml:space="preserve">Our results show that hippocampal </w:t>
      </w:r>
      <w:del w:id="1060" w:author="Hannah Suzanne Wirtshafter" w:date="2026-05-13T11:47:00Z">
        <w:r w:rsidRPr="0090741D" w:rsidDel="00DF26AB">
          <w:delText>representations of a</w:delText>
        </w:r>
      </w:del>
      <w:ins w:id="1061" w:author="Hannah Suzanne Wirtshafter" w:date="2026-05-13T11:47:00Z">
        <w:r w:rsidR="00DF26AB">
          <w:t>population activity associated with a</w:t>
        </w:r>
      </w:ins>
      <w:r w:rsidRPr="0090741D">
        <w:t xml:space="preserve"> conditioning task </w:t>
      </w:r>
      <w:del w:id="1062" w:author="Hannah Suzanne Wirtshafter" w:date="2026-05-13T11:48:00Z">
        <w:r w:rsidRPr="0090741D" w:rsidDel="00DF26AB">
          <w:delText xml:space="preserve">are </w:delText>
        </w:r>
      </w:del>
      <w:ins w:id="1063" w:author="Hannah Suzanne Wirtshafter" w:date="2026-05-13T11:48:00Z">
        <w:r w:rsidR="00DF26AB">
          <w:t>exhibits a conserved</w:t>
        </w:r>
        <w:r w:rsidR="00DF26AB" w:rsidRPr="0090741D">
          <w:t xml:space="preserve"> </w:t>
        </w:r>
      </w:ins>
      <w:r w:rsidRPr="0090741D">
        <w:t>organiz</w:t>
      </w:r>
      <w:ins w:id="1064" w:author="Hannah Suzanne Wirtshafter" w:date="2026-05-13T11:48:00Z">
        <w:r w:rsidR="00DF26AB">
          <w:t xml:space="preserve">ation </w:t>
        </w:r>
      </w:ins>
      <w:del w:id="1065" w:author="Hannah Suzanne Wirtshafter" w:date="2026-05-13T11:48:00Z">
        <w:r w:rsidRPr="0090741D" w:rsidDel="00DF26AB">
          <w:delText xml:space="preserve">ed in a manner that supports generalization </w:delText>
        </w:r>
      </w:del>
      <w:r w:rsidRPr="0090741D">
        <w:t xml:space="preserve">across spatial contexts and </w:t>
      </w:r>
      <w:del w:id="1066" w:author="Hannah Suzanne Wirtshafter" w:date="2026-05-13T11:48:00Z">
        <w:r w:rsidRPr="0090741D" w:rsidDel="00DF26AB">
          <w:delText xml:space="preserve">consistency </w:delText>
        </w:r>
      </w:del>
      <w:r w:rsidRPr="0090741D">
        <w:t xml:space="preserve">across individuals. Although spatial representations in CA1 remap </w:t>
      </w:r>
      <w:del w:id="1067" w:author="Hannah Suzanne Wirtshafter" w:date="2026-05-13T12:10:00Z">
        <w:r w:rsidRPr="0090741D" w:rsidDel="00C10F70">
          <w:delText xml:space="preserve">robustly </w:delText>
        </w:r>
      </w:del>
      <w:r w:rsidRPr="0090741D">
        <w:t xml:space="preserve">between environments, </w:t>
      </w:r>
      <w:ins w:id="1068" w:author="Hannah Suzanne Wirtshafter" w:date="2026-05-13T11:49:00Z">
        <w:r w:rsidR="00DF26AB">
          <w:t xml:space="preserve">the relationships among task-related population states were </w:t>
        </w:r>
      </w:ins>
      <w:ins w:id="1069" w:author="Hannah Suzanne Wirtshafter" w:date="2026-05-13T12:10:00Z">
        <w:r w:rsidR="00C10F70">
          <w:t>preserved</w:t>
        </w:r>
      </w:ins>
      <w:ins w:id="1070" w:author="Hannah Suzanne Wirtshafter" w:date="2026-05-13T11:49:00Z">
        <w:r w:rsidR="00DF26AB">
          <w:rPr>
            <w:rStyle w:val="apple-converted-space"/>
          </w:rPr>
          <w:t xml:space="preserve"> </w:t>
        </w:r>
      </w:ins>
      <w:del w:id="1071" w:author="Hannah Suzanne Wirtshafter" w:date="2026-05-13T11:49:00Z">
        <w:r w:rsidR="0056771D" w:rsidDel="00DF26AB">
          <w:delText xml:space="preserve">the </w:delText>
        </w:r>
        <w:r w:rsidRPr="0090741D" w:rsidDel="00DF26AB">
          <w:delText xml:space="preserve">population activity </w:delText>
        </w:r>
        <w:r w:rsidR="0056771D" w:rsidDel="00DF26AB">
          <w:delText xml:space="preserve">associated with the tEBC task exhibits </w:delText>
        </w:r>
        <w:r w:rsidRPr="0090741D" w:rsidDel="00DF26AB">
          <w:delText xml:space="preserve">a stable structure </w:delText>
        </w:r>
      </w:del>
      <w:r w:rsidRPr="0090741D">
        <w:t xml:space="preserve">across contexts and animals. </w:t>
      </w:r>
      <w:ins w:id="1072" w:author="Hannah Suzanne Wirtshafter" w:date="2026-05-13T12:11:00Z">
        <w:r w:rsidR="00C10F70">
          <w:t>Notably, conserved geometry was observed not only across animals within the same environment, but also across animals experiencing different environments, indicating that shared relational organization was maintained despite both contextual remapping and individual variability.</w:t>
        </w:r>
      </w:ins>
      <w:ins w:id="1073" w:author="Hannah Suzanne Wirtshafter" w:date="2026-05-13T12:10:00Z">
        <w:r w:rsidR="00C10F70">
          <w:t xml:space="preserve"> </w:t>
        </w:r>
      </w:ins>
      <w:r w:rsidRPr="0090741D">
        <w:t xml:space="preserve">These findings </w:t>
      </w:r>
      <w:del w:id="1074" w:author="Hannah Suzanne Wirtshafter" w:date="2026-05-13T12:11:00Z">
        <w:r w:rsidRPr="0090741D" w:rsidDel="00C10F70">
          <w:delText xml:space="preserve">indicate </w:delText>
        </w:r>
      </w:del>
      <w:ins w:id="1075" w:author="Hannah Suzanne Wirtshafter" w:date="2026-05-13T12:11:00Z">
        <w:r w:rsidR="00C10F70">
          <w:t>suggest</w:t>
        </w:r>
        <w:r w:rsidR="00C10F70" w:rsidRPr="0090741D">
          <w:t xml:space="preserve"> </w:t>
        </w:r>
      </w:ins>
      <w:r w:rsidRPr="0090741D">
        <w:t xml:space="preserve">that task-relevant information is </w:t>
      </w:r>
      <w:del w:id="1076" w:author="Hannah Suzanne Wirtshafter" w:date="2026-05-13T12:11:00Z">
        <w:r w:rsidRPr="0090741D" w:rsidDel="00C10F70">
          <w:delText xml:space="preserve">maintained </w:delText>
        </w:r>
      </w:del>
      <w:ins w:id="1077" w:author="Hannah Suzanne Wirtshafter" w:date="2026-05-13T12:11:00Z">
        <w:r w:rsidR="00C10F70">
          <w:t>preserved</w:t>
        </w:r>
        <w:r w:rsidR="00C10F70" w:rsidRPr="0090741D">
          <w:t xml:space="preserve"> </w:t>
        </w:r>
      </w:ins>
      <w:r w:rsidRPr="0090741D">
        <w:t xml:space="preserve">at the level of population organization, </w:t>
      </w:r>
      <w:del w:id="1078" w:author="Hannah Suzanne Wirtshafter" w:date="2026-05-13T12:11:00Z">
        <w:r w:rsidR="0056771D" w:rsidDel="00C10F70">
          <w:delText xml:space="preserve">suggesting </w:delText>
        </w:r>
      </w:del>
      <w:ins w:id="1079" w:author="Hannah Suzanne Wirtshafter" w:date="2026-05-13T12:11:00Z">
        <w:r w:rsidR="00C10F70">
          <w:t xml:space="preserve">providing </w:t>
        </w:r>
      </w:ins>
      <w:r w:rsidRPr="0090741D">
        <w:t xml:space="preserve">a mechanism by which learned behaviors </w:t>
      </w:r>
      <w:del w:id="1080" w:author="Hannah Suzanne Wirtshafter" w:date="2026-05-13T12:11:00Z">
        <w:r w:rsidRPr="0090741D" w:rsidDel="00C10F70">
          <w:delText>can be flexibly expressed</w:delText>
        </w:r>
      </w:del>
      <w:ins w:id="1081" w:author="Hannah Suzanne Wirtshafter" w:date="2026-05-13T12:11:00Z">
        <w:r w:rsidR="00C10F70">
          <w:t xml:space="preserve">can </w:t>
        </w:r>
        <w:proofErr w:type="spellStart"/>
        <w:r w:rsidR="00C10F70">
          <w:t>genreralize</w:t>
        </w:r>
      </w:ins>
      <w:proofErr w:type="spellEnd"/>
      <w:r w:rsidRPr="0090741D">
        <w:t xml:space="preserve"> despite </w:t>
      </w:r>
      <w:del w:id="1082" w:author="Hannah Suzanne Wirtshafter" w:date="2026-05-13T12:11:00Z">
        <w:r w:rsidRPr="0090741D" w:rsidDel="00C10F70">
          <w:delText xml:space="preserve">changes </w:delText>
        </w:r>
      </w:del>
      <w:ins w:id="1083" w:author="Hannah Suzanne Wirtshafter" w:date="2026-05-13T12:11:00Z">
        <w:r w:rsidR="00C10F70">
          <w:t>changing</w:t>
        </w:r>
        <w:r w:rsidR="00C10F70" w:rsidRPr="0090741D">
          <w:t xml:space="preserve"> </w:t>
        </w:r>
      </w:ins>
      <w:r w:rsidRPr="0090741D">
        <w:t xml:space="preserve">in </w:t>
      </w:r>
      <w:del w:id="1084" w:author="Hannah Suzanne Wirtshafter" w:date="2026-05-13T12:11:00Z">
        <w:r w:rsidRPr="0090741D" w:rsidDel="00C10F70">
          <w:delText xml:space="preserve">spatial </w:delText>
        </w:r>
      </w:del>
      <w:r w:rsidRPr="0090741D">
        <w:t>context</w:t>
      </w:r>
      <w:ins w:id="1085" w:author="Hannah Suzanne Wirtshafter" w:date="2026-05-13T12:11:00Z">
        <w:r w:rsidR="00C10F70">
          <w:t>ual representations</w:t>
        </w:r>
      </w:ins>
      <w:r w:rsidRPr="0090741D">
        <w:t>.</w:t>
      </w:r>
    </w:p>
    <w:p w14:paraId="58A649DC" w14:textId="28A38EA3" w:rsidR="00E83E96" w:rsidRPr="0090741D" w:rsidRDefault="000C48AB">
      <w:pPr>
        <w:pStyle w:val="NormalWeb"/>
        <w:spacing w:before="0" w:beforeAutospacing="0" w:afterLines="20" w:after="48" w:afterAutospacing="0" w:line="360" w:lineRule="auto"/>
        <w:contextualSpacing/>
        <w:rPr>
          <w:b/>
        </w:rPr>
        <w:pPrChange w:id="1086" w:author="Hannah Suzanne Wirtshafter" w:date="2026-05-13T12:06:00Z">
          <w:pPr>
            <w:pStyle w:val="NormalWeb"/>
            <w:spacing w:before="0" w:beforeAutospacing="0" w:afterLines="20" w:after="48" w:afterAutospacing="0" w:line="480" w:lineRule="auto"/>
            <w:contextualSpacing/>
          </w:pPr>
        </w:pPrChange>
      </w:pPr>
      <w:r w:rsidRPr="0090741D">
        <w:rPr>
          <w:b/>
        </w:rPr>
        <w:t xml:space="preserve">Task </w:t>
      </w:r>
      <w:r w:rsidR="004906FC">
        <w:rPr>
          <w:b/>
        </w:rPr>
        <w:t>representations</w:t>
      </w:r>
      <w:r w:rsidR="004906FC" w:rsidRPr="0090741D">
        <w:rPr>
          <w:b/>
        </w:rPr>
        <w:t xml:space="preserve"> </w:t>
      </w:r>
      <w:r w:rsidRPr="0090741D">
        <w:rPr>
          <w:b/>
        </w:rPr>
        <w:t>across environments</w:t>
      </w:r>
    </w:p>
    <w:p w14:paraId="0E5BEFCB" w14:textId="3B1DCED5" w:rsidR="00200B45" w:rsidRDefault="002E3875">
      <w:pPr>
        <w:pStyle w:val="p1"/>
        <w:spacing w:line="360" w:lineRule="auto"/>
        <w:pPrChange w:id="1087" w:author="Hannah Suzanne Wirtshafter" w:date="2026-05-13T12:06:00Z">
          <w:pPr>
            <w:pStyle w:val="p1"/>
            <w:spacing w:line="480" w:lineRule="auto"/>
          </w:pPr>
        </w:pPrChange>
      </w:pPr>
      <w:commentRangeStart w:id="1088"/>
      <w:r w:rsidRPr="0090741D">
        <w:t xml:space="preserve">A central finding of this study is that </w:t>
      </w:r>
      <w:ins w:id="1089" w:author="Hannah Suzanne Wirtshafter" w:date="2026-05-13T11:50:00Z">
        <w:r w:rsidR="004B13E1">
          <w:t xml:space="preserve">the relational organization of task-related hippocampal population activity was conserved across distinct spatial environments, even as spatial </w:t>
        </w:r>
      </w:ins>
      <w:del w:id="1090" w:author="Hannah Suzanne Wirtshafter" w:date="2026-05-13T11:50:00Z">
        <w:r w:rsidRPr="0090741D" w:rsidDel="004B13E1">
          <w:delText xml:space="preserve">hippocampal representations of a conditioning task remain stable across distinct spatial environments, even as place cell </w:delText>
        </w:r>
      </w:del>
      <w:r w:rsidRPr="0090741D">
        <w:t xml:space="preserve">representations reorganize. This dissociation between spatial remapping and </w:t>
      </w:r>
      <w:del w:id="1091" w:author="Hannah Suzanne Wirtshafter" w:date="2026-05-13T11:50:00Z">
        <w:r w:rsidRPr="0090741D" w:rsidDel="004B13E1">
          <w:delText>task stability</w:delText>
        </w:r>
      </w:del>
      <w:ins w:id="1092" w:author="Hannah Suzanne Wirtshafter" w:date="2026-05-13T11:50:00Z">
        <w:r w:rsidR="004B13E1">
          <w:t>preserved task structure</w:t>
        </w:r>
      </w:ins>
      <w:r w:rsidRPr="0090741D">
        <w:t xml:space="preserve"> suggests that task-related information is not simply inherited from spatial coding</w:t>
      </w:r>
      <w:r w:rsidR="00542932">
        <w:t>,</w:t>
      </w:r>
      <w:r w:rsidRPr="0090741D">
        <w:t xml:space="preserve"> </w:t>
      </w:r>
      <w:ins w:id="1093" w:author="Hannah Suzanne Wirtshafter" w:date="2026-05-13T11:51:00Z">
        <w:r w:rsidR="00706043">
          <w:t>but instead emerges from population-level organization that remains stable across contexts</w:t>
        </w:r>
      </w:ins>
      <w:del w:id="1094" w:author="Hannah Suzanne Wirtshafter" w:date="2026-05-13T11:51:00Z">
        <w:r w:rsidRPr="0090741D" w:rsidDel="00706043">
          <w:delText>but is supported by an additional representational structure at the population level</w:delText>
        </w:r>
      </w:del>
      <w:r w:rsidRPr="0090741D">
        <w:t xml:space="preserve">. Such organization </w:t>
      </w:r>
      <w:ins w:id="1095" w:author="Hannah Suzanne Wirtshafter" w:date="2026-05-13T11:51:00Z">
        <w:r w:rsidR="00706043">
          <w:t xml:space="preserve">may </w:t>
        </w:r>
      </w:ins>
      <w:r w:rsidRPr="0090741D">
        <w:t>allow</w:t>
      </w:r>
      <w:del w:id="1096" w:author="Hannah Suzanne Wirtshafter" w:date="2026-05-13T11:51:00Z">
        <w:r w:rsidRPr="0090741D" w:rsidDel="00706043">
          <w:delText>s</w:delText>
        </w:r>
      </w:del>
      <w:r w:rsidRPr="0090741D">
        <w:t xml:space="preserve"> the hippocampus to support behavioral generalization when task demands remain constant across environments.</w:t>
      </w:r>
    </w:p>
    <w:p w14:paraId="5B07F670" w14:textId="30BE7E24" w:rsidR="0060688F" w:rsidRPr="0090741D" w:rsidRDefault="00706043">
      <w:pPr>
        <w:pStyle w:val="p1"/>
        <w:spacing w:line="360" w:lineRule="auto"/>
        <w:pPrChange w:id="1097" w:author="Hannah Suzanne Wirtshafter" w:date="2026-05-13T12:06:00Z">
          <w:pPr>
            <w:pStyle w:val="p1"/>
            <w:spacing w:line="480" w:lineRule="auto"/>
          </w:pPr>
        </w:pPrChange>
      </w:pPr>
      <w:ins w:id="1098" w:author="Hannah Suzanne Wirtshafter" w:date="2026-05-13T11:52:00Z">
        <w:r>
          <w:t>Our findings support theoretical frameworks proposing that hippocampal representations extend beyond physical space to include relational task structure</w:t>
        </w:r>
      </w:ins>
      <w:del w:id="1099" w:author="Hannah Suzanne Wirtshafter" w:date="2026-05-13T11:52:00Z">
        <w:r w:rsidR="002E3875" w:rsidRPr="0090741D" w:rsidDel="00706043">
          <w:delText>These results align with theoretical frameworks proposing that hippocampal representations extend beyond physical space to include abstract task structure and relational information</w:delText>
        </w:r>
      </w:del>
      <w:r w:rsidR="00730287" w:rsidRPr="0090741D">
        <w:fldChar w:fldCharType="begin">
          <w:fldData xml:space="preserve">PEVuZE5vdGU+PENpdGU+PEF1dGhvcj5XaGl0dGluZ3RvbjwvQXV0aG9yPjxZZWFyPjIwMjA8L1ll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</w:fldData>
        </w:fldChar>
      </w:r>
      <w:r w:rsidR="007D4986">
        <w:instrText xml:space="preserve"> ADDIN EN.CITE </w:instrText>
      </w:r>
      <w:r w:rsidR="007D4986">
        <w:fldChar w:fldCharType="begin">
          <w:fldData xml:space="preserve">PEVuZE5vdGU+PENpdGU+PEF1dGhvcj5XaGl0dGluZ3RvbjwvQXV0aG9yPjxZZWFyPjIwMjA8L1ll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</w:fldData>
        </w:fldChar>
      </w:r>
      <w:r w:rsidR="007D4986">
        <w:instrText xml:space="preserve"> ADDIN EN.CITE.DATA </w:instrText>
      </w:r>
      <w:r w:rsidR="007D4986">
        <w:fldChar w:fldCharType="end"/>
      </w:r>
      <w:r w:rsidR="00730287" w:rsidRPr="0090741D">
        <w:fldChar w:fldCharType="separate"/>
      </w:r>
      <w:r w:rsidR="007D4986" w:rsidRPr="007D4986">
        <w:rPr>
          <w:noProof/>
          <w:vertAlign w:val="superscript"/>
        </w:rPr>
        <w:t>28</w:t>
      </w:r>
      <w:r w:rsidR="00730287" w:rsidRPr="0090741D">
        <w:fldChar w:fldCharType="end"/>
      </w:r>
      <w:r w:rsidR="00467986" w:rsidRPr="0090741D">
        <w:t xml:space="preserve">. </w:t>
      </w:r>
      <w:r w:rsidR="002E3875" w:rsidRPr="0090741D">
        <w:rPr>
          <w:rStyle w:val="apple-converted-space"/>
        </w:rPr>
        <w:t> </w:t>
      </w:r>
      <w:r w:rsidR="002E3875" w:rsidRPr="0090741D">
        <w:t xml:space="preserve">In such </w:t>
      </w:r>
      <w:del w:id="1100" w:author="Hannah Suzanne Wirtshafter" w:date="2026-05-13T11:54:00Z">
        <w:r w:rsidR="002E3875" w:rsidRPr="0090741D" w:rsidDel="00706043">
          <w:delText>models</w:delText>
        </w:r>
      </w:del>
      <w:ins w:id="1101" w:author="Hannah Suzanne Wirtshafter" w:date="2026-05-13T11:54:00Z">
        <w:r>
          <w:t>frameworks</w:t>
        </w:r>
      </w:ins>
      <w:r w:rsidR="002E3875" w:rsidRPr="0090741D">
        <w:t xml:space="preserve">, spatial and task-related variables </w:t>
      </w:r>
      <w:ins w:id="1102" w:author="Hannah Suzanne Wirtshafter" w:date="2026-05-13T11:55:00Z">
        <w:r>
          <w:t>coexist within a shared representational space, allowing learned behaviors to generalize across environments that differ in contextual or sensory features while preserving common task demands</w:t>
        </w:r>
      </w:ins>
      <w:del w:id="1103" w:author="Hannah Suzanne Wirtshafter" w:date="2026-05-13T11:55:00Z">
        <w:r w:rsidR="002E3875" w:rsidRPr="0090741D" w:rsidDel="00706043">
          <w:delText xml:space="preserve">are jointly embedded within a higher-dimensional representational space, allowing learned </w:delText>
        </w:r>
        <w:r w:rsidR="00542932" w:rsidDel="00706043">
          <w:delText xml:space="preserve">task-related </w:delText>
        </w:r>
        <w:r w:rsidR="002E3875" w:rsidRPr="0090741D" w:rsidDel="00706043">
          <w:delText>behaviors to be applied in novel</w:delText>
        </w:r>
        <w:r w:rsidR="00200B45" w:rsidDel="00706043">
          <w:delText xml:space="preserve"> </w:delText>
        </w:r>
        <w:r w:rsidR="002E3875" w:rsidRPr="0090741D" w:rsidDel="00706043">
          <w:delText>environments that share cognitive demands but differ in sensory or contextual features</w:delText>
        </w:r>
      </w:del>
      <w:r w:rsidR="002E3875" w:rsidRPr="0090741D">
        <w:t>. Our findings provide empirical support for this view by showing that hippocampal population activity</w:t>
      </w:r>
      <w:r w:rsidR="00200B45">
        <w:t xml:space="preserve"> </w:t>
      </w:r>
      <w:r w:rsidR="002E3875" w:rsidRPr="0090741D">
        <w:t>preserves task-related structure across environments when task contingencies are unc</w:t>
      </w:r>
      <w:r w:rsidR="00575028">
        <w:t xml:space="preserve">hanged. </w:t>
      </w:r>
      <w:ins w:id="1104" w:author="Hannah Suzanne Wirtshafter" w:date="2026-05-13T11:55:00Z">
        <w:r>
          <w:t>Importantly, this conservation reflected preservation of the relationships among task-related population states rather than overall similarity in activity patterns</w:t>
        </w:r>
      </w:ins>
      <w:del w:id="1105" w:author="Hannah Suzanne Wirtshafter" w:date="2026-05-13T11:55:00Z">
        <w:r w:rsidR="00575028" w:rsidDel="00706043">
          <w:delText xml:space="preserve">This </w:delText>
        </w:r>
        <w:r w:rsidR="00200B45" w:rsidRPr="00200B45" w:rsidDel="00706043">
          <w:delText xml:space="preserve">stability reflects preservation of the relationships between </w:delText>
        </w:r>
        <w:r w:rsidR="00575028" w:rsidDel="00706043">
          <w:delText xml:space="preserve">temporally successive neural states associated with the </w:delText>
        </w:r>
        <w:r w:rsidR="00200B45" w:rsidRPr="00200B45" w:rsidDel="00706043">
          <w:delText xml:space="preserve">task, rather than </w:delText>
        </w:r>
        <w:r w:rsidR="00575028" w:rsidDel="00706043">
          <w:delText xml:space="preserve">an </w:delText>
        </w:r>
        <w:r w:rsidR="00200B45" w:rsidRPr="00200B45" w:rsidDel="00706043">
          <w:delText>overall similarity in activity patterns</w:delText>
        </w:r>
      </w:del>
      <w:r w:rsidR="00200B45" w:rsidRPr="00200B45">
        <w:t>. The</w:t>
      </w:r>
      <w:ins w:id="1106" w:author="Hannah Suzanne Wirtshafter" w:date="2026-05-13T11:55:00Z">
        <w:r>
          <w:t xml:space="preserve"> relative</w:t>
        </w:r>
      </w:ins>
      <w:r w:rsidR="00200B45" w:rsidRPr="00200B45">
        <w:t xml:space="preserve"> distances between </w:t>
      </w:r>
      <w:del w:id="1107" w:author="Hannah Suzanne Wirtshafter" w:date="2026-05-13T11:56:00Z">
        <w:r w:rsidR="00575028" w:rsidDel="00706043">
          <w:delText xml:space="preserve">successive </w:delText>
        </w:r>
      </w:del>
      <w:r w:rsidR="00200B45" w:rsidRPr="00200B45">
        <w:t xml:space="preserve">population states </w:t>
      </w:r>
      <w:r w:rsidR="00575028">
        <w:t xml:space="preserve">during the task </w:t>
      </w:r>
      <w:r w:rsidR="00200B45" w:rsidRPr="00200B45">
        <w:t xml:space="preserve">were maintained across environments, indicating that the </w:t>
      </w:r>
      <w:ins w:id="1108" w:author="Hannah Suzanne Wirtshafter" w:date="2026-05-13T11:56:00Z">
        <w:r>
          <w:t>relational structure underlying task activity persisted despite contextual remapping.</w:t>
        </w:r>
      </w:ins>
      <w:del w:id="1109" w:author="Hannah Suzanne Wirtshafter" w:date="2026-05-13T11:56:00Z">
        <w:r w:rsidR="00200B45" w:rsidRPr="00200B45" w:rsidDel="00706043">
          <w:delText xml:space="preserve">underlying </w:delText>
        </w:r>
        <w:r w:rsidR="00575028" w:rsidDel="00706043">
          <w:delText xml:space="preserve">temporal </w:delText>
        </w:r>
        <w:r w:rsidR="00200B45" w:rsidRPr="00200B45" w:rsidDel="00706043">
          <w:delText>structure of task representations is conserved.</w:delText>
        </w:r>
      </w:del>
    </w:p>
    <w:p w14:paraId="05531CE5" w14:textId="6739F732" w:rsidR="000C48AB" w:rsidRPr="0090741D" w:rsidRDefault="002E3875">
      <w:pPr>
        <w:pStyle w:val="p1"/>
        <w:spacing w:line="360" w:lineRule="auto"/>
        <w:pPrChange w:id="1110" w:author="Hannah Suzanne Wirtshafter" w:date="2026-05-13T12:06:00Z">
          <w:pPr>
            <w:pStyle w:val="p1"/>
            <w:spacing w:line="480" w:lineRule="auto"/>
          </w:pPr>
        </w:pPrChange>
      </w:pPr>
      <w:r w:rsidRPr="0090741D">
        <w:lastRenderedPageBreak/>
        <w:t xml:space="preserve">Importantly, the conditioning task used here was explicitly designed to </w:t>
      </w:r>
      <w:del w:id="1111" w:author="Hannah Suzanne Wirtshafter" w:date="2026-05-13T11:52:00Z">
        <w:r w:rsidRPr="0090741D" w:rsidDel="00706043">
          <w:delText xml:space="preserve">be </w:delText>
        </w:r>
      </w:del>
      <w:ins w:id="1112" w:author="Hannah Suzanne Wirtshafter" w:date="2026-05-13T11:52:00Z">
        <w:r w:rsidR="00706043">
          <w:t>remain</w:t>
        </w:r>
        <w:r w:rsidR="00706043" w:rsidRPr="0090741D">
          <w:t xml:space="preserve"> </w:t>
        </w:r>
      </w:ins>
      <w:r w:rsidRPr="0090741D">
        <w:t xml:space="preserve">identical across contexts, enabling us to isolate generalization of task </w:t>
      </w:r>
      <w:del w:id="1113" w:author="Hannah Suzanne Wirtshafter" w:date="2026-05-13T11:53:00Z">
        <w:r w:rsidRPr="0090741D" w:rsidDel="00706043">
          <w:delText xml:space="preserve">representations </w:delText>
        </w:r>
      </w:del>
      <w:ins w:id="1114" w:author="Hannah Suzanne Wirtshafter" w:date="2026-05-13T11:53:00Z">
        <w:r w:rsidR="00706043">
          <w:t>structure</w:t>
        </w:r>
        <w:r w:rsidR="00706043" w:rsidRPr="0090741D">
          <w:t xml:space="preserve"> </w:t>
        </w:r>
      </w:ins>
      <w:r w:rsidRPr="0090741D">
        <w:t xml:space="preserve">from contextual discrimination. Under these conditions, hippocampal </w:t>
      </w:r>
      <w:del w:id="1115" w:author="Hannah Suzanne Wirtshafter" w:date="2026-05-13T11:53:00Z">
        <w:r w:rsidR="00542932" w:rsidDel="00706043">
          <w:delText xml:space="preserve">activity at the </w:delText>
        </w:r>
      </w:del>
      <w:r w:rsidRPr="0090741D">
        <w:t>population</w:t>
      </w:r>
      <w:ins w:id="1116" w:author="Hannah Suzanne Wirtshafter" w:date="2026-05-13T11:53:00Z">
        <w:r w:rsidR="00706043">
          <w:t xml:space="preserve"> activity</w:t>
        </w:r>
      </w:ins>
      <w:r w:rsidRPr="0090741D">
        <w:t xml:space="preserve"> </w:t>
      </w:r>
      <w:del w:id="1117" w:author="Hannah Suzanne Wirtshafter" w:date="2026-05-13T11:53:00Z">
        <w:r w:rsidR="00542932" w:rsidDel="00706043">
          <w:delText>level</w:delText>
        </w:r>
        <w:r w:rsidRPr="0090741D" w:rsidDel="00706043">
          <w:delText xml:space="preserve"> </w:delText>
        </w:r>
      </w:del>
      <w:r w:rsidRPr="0090741D">
        <w:t xml:space="preserve">maintained </w:t>
      </w:r>
      <w:r w:rsidR="00542932">
        <w:t xml:space="preserve">a </w:t>
      </w:r>
      <w:r w:rsidRPr="0090741D">
        <w:t xml:space="preserve">task-related structure across environments, suggesting that the hippocampus can </w:t>
      </w:r>
      <w:del w:id="1118" w:author="Hannah Suzanne Wirtshafter" w:date="2026-05-13T11:53:00Z">
        <w:r w:rsidR="00542932" w:rsidDel="00706043">
          <w:delText xml:space="preserve">separate </w:delText>
        </w:r>
      </w:del>
      <w:proofErr w:type="spellStart"/>
      <w:ins w:id="1119" w:author="Hannah Suzanne Wirtshafter" w:date="2026-05-13T11:53:00Z">
        <w:r w:rsidR="00706043">
          <w:t>mantain</w:t>
        </w:r>
        <w:proofErr w:type="spellEnd"/>
        <w:r w:rsidR="00706043">
          <w:t xml:space="preserve"> </w:t>
        </w:r>
      </w:ins>
      <w:r w:rsidRPr="0090741D">
        <w:t xml:space="preserve">task-relevant information </w:t>
      </w:r>
      <w:del w:id="1120" w:author="Hannah Suzanne Wirtshafter" w:date="2026-05-13T11:54:00Z">
        <w:r w:rsidRPr="0090741D" w:rsidDel="00706043">
          <w:delText xml:space="preserve">from </w:delText>
        </w:r>
        <w:r w:rsidR="00542932" w:rsidDel="00706043">
          <w:delText xml:space="preserve">other </w:delText>
        </w:r>
        <w:r w:rsidRPr="0090741D" w:rsidDel="00706043">
          <w:delText>surrounding sensory</w:delText>
        </w:r>
      </w:del>
      <w:ins w:id="1121" w:author="Hannah Suzanne Wirtshafter" w:date="2026-05-13T11:54:00Z">
        <w:r w:rsidR="00706043">
          <w:t>despite changes in surrounding contextual information</w:t>
        </w:r>
      </w:ins>
      <w:r w:rsidRPr="0090741D">
        <w:t xml:space="preserve"> </w:t>
      </w:r>
      <w:del w:id="1122" w:author="Hannah Suzanne Wirtshafter" w:date="2026-05-13T11:54:00Z">
        <w:r w:rsidRPr="0090741D" w:rsidDel="00706043">
          <w:delText xml:space="preserve">details </w:delText>
        </w:r>
      </w:del>
      <w:r w:rsidRPr="0090741D">
        <w:t xml:space="preserve">when such </w:t>
      </w:r>
      <w:r w:rsidR="00542932">
        <w:t xml:space="preserve">separation </w:t>
      </w:r>
      <w:r w:rsidRPr="0090741D">
        <w:t>is behaviorally appropriate</w:t>
      </w:r>
      <w:r w:rsidR="00730287" w:rsidRPr="0090741D">
        <w:fldChar w:fldCharType="begin">
          <w:fldData xml:space="preserve">PEVuZE5vdGU+PENpdGU+PEF1dGhvcj5XaXJ0c2hhZnRlcjwvQXV0aG9yPjxZZWFyPjIwMjI8L1ll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bTE+PGN1c3RvbTI+UE1DOTY3Njk4MDwvY3VzdG9tMj48ZWxlY3Ryb25pYy1yZXNvdXJjZS1udW0+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</w:fldData>
        </w:fldChar>
      </w:r>
      <w:r w:rsidR="007D4986">
        <w:instrText xml:space="preserve"> ADDIN EN.CITE </w:instrText>
      </w:r>
      <w:r w:rsidR="007D4986">
        <w:fldChar w:fldCharType="begin">
          <w:fldData xml:space="preserve">PEVuZE5vdGU+PENpdGU+PEF1dGhvcj5XaXJ0c2hhZnRlcjwvQXV0aG9yPjxZZWFyPjIwMjI8L1ll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bTE+PGN1c3RvbTI+UE1DOTY3Njk4MDwvY3VzdG9tMj48ZWxlY3Ryb25pYy1yZXNvdXJjZS1udW0+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</w:fldData>
        </w:fldChar>
      </w:r>
      <w:r w:rsidR="007D4986">
        <w:instrText xml:space="preserve"> ADDIN EN.CITE.DATA </w:instrText>
      </w:r>
      <w:r w:rsidR="007D4986">
        <w:fldChar w:fldCharType="end"/>
      </w:r>
      <w:r w:rsidR="00730287" w:rsidRPr="0090741D">
        <w:fldChar w:fldCharType="separate"/>
      </w:r>
      <w:r w:rsidR="007D4986" w:rsidRPr="007D4986">
        <w:rPr>
          <w:noProof/>
          <w:vertAlign w:val="superscript"/>
        </w:rPr>
        <w:t>29-31</w:t>
      </w:r>
      <w:r w:rsidR="00730287" w:rsidRPr="0090741D">
        <w:fldChar w:fldCharType="end"/>
      </w:r>
      <w:r w:rsidR="00812F9F" w:rsidRPr="0090741D">
        <w:rPr>
          <w:noProof/>
          <w:color w:val="282828"/>
          <w:vertAlign w:val="superscript"/>
        </w:rPr>
        <w:t>55,56</w:t>
      </w:r>
      <w:r w:rsidR="00E83E96" w:rsidRPr="0090741D">
        <w:t xml:space="preserve">. </w:t>
      </w:r>
      <w:commentRangeEnd w:id="1088"/>
      <w:r w:rsidR="00706043">
        <w:rPr>
          <w:rStyle w:val="CommentReference"/>
        </w:rPr>
        <w:commentReference w:id="1088"/>
      </w:r>
    </w:p>
    <w:p>
      <w:pPr>
        <w:pStyle w:val="p1"/>
      </w:pPr>
      <w:r>
        <w:t>Rat 0307 (Rat 2) provides an informative boundary condition for this interpretation. Although task-epoch decoding in this animal remained significantly above shuffled controls in both the within-environment and cross-environment tests, the cross-environment effect was weaker than in the other animals, particularly for the coarse CSUS2 division in environment B(1). This suggests that the conserved task representation is not expressed with identical strength in every individual animal. Such variability could reflect differences in recording quality, the number or identity of cells retained across sessions, behavioral strategy, learning history, or the degree to which contextual remapping interacted with task-period activity. Importantly, the persistence of above-shuffle decoding in Rat 0307 argues against a single-animal exception to the main result; instead, it indicates that the shared task geometry is graded across animals rather than all-or-none.</w:t>
      </w:r>
    </w:p>
    <w:p w14:paraId="326AB0A2" w14:textId="3F9ED928" w:rsidR="00E24230" w:rsidRPr="0090741D" w:rsidDel="00DF26AB" w:rsidRDefault="000C48AB">
      <w:pPr>
        <w:widowControl w:val="0"/>
        <w:spacing w:afterLines="20" w:after="48" w:line="360" w:lineRule="auto"/>
        <w:contextualSpacing/>
        <w:rPr>
          <w:del w:id="1123" w:author="Hannah Suzanne Wirtshafter" w:date="2026-05-13T11:41:00Z"/>
          <w:b/>
          <w:iCs/>
          <w:color w:val="282828"/>
        </w:rPr>
        <w:pPrChange w:id="1124" w:author="Hannah Suzanne Wirtshafter" w:date="2026-05-13T12:06:00Z">
          <w:pPr>
            <w:widowControl w:val="0"/>
            <w:spacing w:afterLines="20" w:after="48" w:line="480" w:lineRule="auto"/>
            <w:contextualSpacing/>
          </w:pPr>
        </w:pPrChange>
      </w:pPr>
      <w:del w:id="1125" w:author="Hannah Suzanne Wirtshafter" w:date="2026-05-13T11:41:00Z">
        <w:r w:rsidRPr="0090741D" w:rsidDel="00DF26AB">
          <w:rPr>
            <w:b/>
            <w:iCs/>
            <w:color w:val="282828"/>
          </w:rPr>
          <w:delText xml:space="preserve">Pattern </w:delText>
        </w:r>
        <w:r w:rsidR="008D30BD" w:rsidRPr="0090741D" w:rsidDel="00DF26AB">
          <w:rPr>
            <w:b/>
            <w:iCs/>
            <w:color w:val="282828"/>
          </w:rPr>
          <w:delText>s</w:delText>
        </w:r>
        <w:r w:rsidRPr="0090741D" w:rsidDel="00DF26AB">
          <w:rPr>
            <w:b/>
            <w:iCs/>
            <w:color w:val="282828"/>
          </w:rPr>
          <w:delText>eparation</w:delText>
        </w:r>
        <w:r w:rsidR="008D30BD" w:rsidRPr="0090741D" w:rsidDel="00DF26AB">
          <w:rPr>
            <w:b/>
            <w:iCs/>
            <w:color w:val="282828"/>
          </w:rPr>
          <w:delText xml:space="preserve"> and</w:delText>
        </w:r>
        <w:r w:rsidRPr="0090741D" w:rsidDel="00DF26AB">
          <w:rPr>
            <w:b/>
            <w:iCs/>
            <w:color w:val="282828"/>
          </w:rPr>
          <w:delText xml:space="preserve"> </w:delText>
        </w:r>
        <w:r w:rsidR="008D30BD" w:rsidRPr="0090741D" w:rsidDel="00DF26AB">
          <w:rPr>
            <w:b/>
            <w:iCs/>
            <w:color w:val="282828"/>
          </w:rPr>
          <w:delText>c</w:delText>
        </w:r>
        <w:r w:rsidRPr="0090741D" w:rsidDel="00DF26AB">
          <w:rPr>
            <w:b/>
            <w:iCs/>
            <w:color w:val="282828"/>
          </w:rPr>
          <w:delText>ompletion</w:delText>
        </w:r>
        <w:r w:rsidR="008D30BD" w:rsidRPr="0090741D" w:rsidDel="00DF26AB">
          <w:rPr>
            <w:b/>
            <w:iCs/>
            <w:color w:val="282828"/>
          </w:rPr>
          <w:delText xml:space="preserve"> reflect task demands</w:delText>
        </w:r>
      </w:del>
    </w:p>
    <w:p w14:paraId="1BAB1B1B" w14:textId="288AE7CD" w:rsidR="00FF0A7B" w:rsidRPr="0090741D" w:rsidRDefault="002E3875">
      <w:pPr>
        <w:pStyle w:val="p1"/>
        <w:spacing w:line="360" w:lineRule="auto"/>
        <w:pPrChange w:id="1126" w:author="Hannah Suzanne Wirtshafter" w:date="2026-05-13T12:06:00Z">
          <w:pPr>
            <w:pStyle w:val="p1"/>
            <w:spacing w:line="480" w:lineRule="auto"/>
          </w:pPr>
        </w:pPrChange>
      </w:pPr>
      <w:del w:id="1127" w:author="Hannah Suzanne Wirtshafter" w:date="2026-05-13T11:41:00Z">
        <w:r w:rsidRPr="0090741D" w:rsidDel="00DF26AB">
          <w:delText xml:space="preserve">The </w:delText>
        </w:r>
        <w:r w:rsidR="00EA5C34" w:rsidRPr="0090741D" w:rsidDel="00DF26AB">
          <w:delText xml:space="preserve">dissociation between </w:delText>
        </w:r>
        <w:r w:rsidRPr="0090741D" w:rsidDel="00DF26AB">
          <w:delText>spatial remapping and stability</w:delText>
        </w:r>
        <w:r w:rsidR="00EE0FCF" w:rsidDel="00DF26AB">
          <w:delText xml:space="preserve"> of task representation</w:delText>
        </w:r>
        <w:r w:rsidRPr="0090741D" w:rsidDel="00DF26AB">
          <w:delText xml:space="preserve"> </w:delText>
        </w:r>
        <w:r w:rsidR="00EE0FCF" w:rsidDel="00DF26AB">
          <w:delText xml:space="preserve">in </w:delText>
        </w:r>
        <w:r w:rsidRPr="0090741D" w:rsidDel="00DF26AB">
          <w:delText>our data speaks to longstanding debates regarding hippocampal pattern separation and pattern completion</w:delText>
        </w:r>
        <w:r w:rsidR="000C48AB" w:rsidRPr="0090741D" w:rsidDel="00DF26AB">
          <w:rPr>
            <w:color w:val="282828"/>
          </w:rPr>
          <w:fldChar w:fldCharType="begin">
            <w:fldData xml:space="preserve">PEVuZE5vdGU+PENpdGU+PEF1dGhvcj5XaXJ0c2hhZnRlcjwvQXV0aG9yPjxZZWFyPjIwMjI8L1ll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L2N1c3RvbTE+PGN1c3RvbTI+UE1DOTY3Njk4MDwvY3VzdG9tMj48ZWxlY3Ryb25pYy1yZXNvdXJj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</w:fldData>
          </w:fldChar>
        </w:r>
        <w:r w:rsidR="007D4986" w:rsidDel="00DF26AB">
          <w:rPr>
            <w:color w:val="282828"/>
          </w:rPr>
          <w:delInstrText xml:space="preserve"> ADDIN EN.CITE </w:delInstrText>
        </w:r>
        <w:r w:rsidR="007D4986" w:rsidDel="00DF26AB">
          <w:rPr>
            <w:color w:val="282828"/>
          </w:rPr>
          <w:fldChar w:fldCharType="begin">
            <w:fldData xml:space="preserve">PEVuZE5vdGU+PENpdGU+PEF1dGhvcj5XaXJ0c2hhZnRlcjwvQXV0aG9yPjxZZWFyPjIwMjI8L1ll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L2N1c3RvbTE+PGN1c3RvbTI+UE1DOTY3Njk4MDwvY3VzdG9tMj48ZWxlY3Ryb25pYy1yZXNvdXJj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</w:fldData>
          </w:fldChar>
        </w:r>
        <w:r w:rsidR="007D4986" w:rsidDel="00DF26AB">
          <w:rPr>
            <w:color w:val="282828"/>
          </w:rPr>
          <w:delInstrText xml:space="preserve"> ADDIN EN.CITE.DATA </w:delInstrText>
        </w:r>
        <w:r w:rsidR="007D4986" w:rsidDel="00DF26AB">
          <w:rPr>
            <w:color w:val="282828"/>
          </w:rPr>
        </w:r>
        <w:r w:rsidR="007D4986" w:rsidDel="00DF26AB">
          <w:rPr>
            <w:color w:val="282828"/>
          </w:rPr>
          <w:fldChar w:fldCharType="end"/>
        </w:r>
        <w:r w:rsidR="000C48AB" w:rsidRPr="0090741D" w:rsidDel="00DF26AB">
          <w:rPr>
            <w:color w:val="282828"/>
          </w:rPr>
        </w:r>
        <w:r w:rsidR="000C48AB" w:rsidRPr="0090741D" w:rsidDel="00DF26AB">
          <w:rPr>
            <w:color w:val="282828"/>
          </w:rPr>
          <w:fldChar w:fldCharType="separate"/>
        </w:r>
        <w:r w:rsidR="007D4986" w:rsidRPr="007D4986" w:rsidDel="00DF26AB">
          <w:rPr>
            <w:noProof/>
            <w:color w:val="282828"/>
            <w:vertAlign w:val="superscript"/>
          </w:rPr>
          <w:delText>28-30,32-38</w:delText>
        </w:r>
        <w:r w:rsidR="000C48AB" w:rsidRPr="0090741D" w:rsidDel="00DF26AB">
          <w:rPr>
            <w:color w:val="282828"/>
          </w:rPr>
          <w:fldChar w:fldCharType="end"/>
        </w:r>
        <w:r w:rsidR="0030211F" w:rsidRPr="0090741D" w:rsidDel="00DF26AB">
          <w:rPr>
            <w:color w:val="282828"/>
          </w:rPr>
          <w:delText xml:space="preserve">. </w:delText>
        </w:r>
        <w:r w:rsidR="000C48AB" w:rsidRPr="0090741D" w:rsidDel="00DF26AB">
          <w:rPr>
            <w:color w:val="282828"/>
          </w:rPr>
          <w:delText xml:space="preserve"> </w:delText>
        </w:r>
        <w:r w:rsidRPr="0090741D" w:rsidDel="00DF26AB">
          <w:delText>Robust remapping of place cell representations across environments is consistent with pattern separation, supporting the formation of distinct contextual representations and reducing interference between memories</w:delText>
        </w:r>
        <w:r w:rsidR="00EE0FCF" w:rsidDel="00DF26AB">
          <w:delText xml:space="preserve"> of different locations</w:delText>
        </w:r>
        <w:r w:rsidRPr="0090741D" w:rsidDel="00DF26AB">
          <w:delText>. At the same time, the preservation of task-related representations across environments reflects pattern completion, allowing a learned response to be expressed despite changes in contextual cues.Our results suggest that the balance between pattern separation and pattern completion depends on whether task demands change across contexts, rather than on contextual change alone. When task demands are preserved, as in our study, hippocampal representations favor generalization of task-related information</w:delText>
        </w:r>
        <w:r w:rsidR="00EE0FCF" w:rsidDel="00DF26AB">
          <w:delText xml:space="preserve"> across environments</w:delText>
        </w:r>
        <w:r w:rsidRPr="0090741D" w:rsidDel="00DF26AB">
          <w:delText>. In contrast, studies in which task contingenciesdiffer across environments have reported strong representational divergence, even when behavioral demands appear superficially similar</w:delText>
        </w:r>
        <w:r w:rsidR="00C00BD4" w:rsidRPr="0090741D" w:rsidDel="00DF26AB">
          <w:fldChar w:fldCharType="begin">
            <w:fldData xml:space="preserve">PEVuZE5vdGU+PENpdGU+PEF1dGhvcj5TbWl0aDwvQXV0aG9yPjxZZWFyPjIwMDY8L1llYXI+PFJl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</w:fldData>
          </w:fldChar>
        </w:r>
        <w:r w:rsidR="007D4986" w:rsidDel="00DF26AB">
          <w:delInstrText xml:space="preserve"> ADDIN EN.CITE </w:delInstrText>
        </w:r>
        <w:r w:rsidR="007D4986" w:rsidDel="00DF26AB">
          <w:fldChar w:fldCharType="begin">
            <w:fldData xml:space="preserve">PEVuZE5vdGU+PENpdGU+PEF1dGhvcj5TbWl0aDwvQXV0aG9yPjxZZWFyPjIwMDY8L1llYXI+PFJl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</w:fldData>
          </w:fldChar>
        </w:r>
        <w:r w:rsidR="007D4986" w:rsidDel="00DF26AB">
          <w:delInstrText xml:space="preserve"> ADDIN EN.CITE.DATA </w:delInstrText>
        </w:r>
        <w:r w:rsidR="007D4986" w:rsidDel="00DF26AB">
          <w:fldChar w:fldCharType="end"/>
        </w:r>
        <w:r w:rsidR="00C00BD4" w:rsidRPr="0090741D" w:rsidDel="00DF26AB">
          <w:fldChar w:fldCharType="separate"/>
        </w:r>
        <w:r w:rsidR="007D4986" w:rsidRPr="007D4986" w:rsidDel="00DF26AB">
          <w:rPr>
            <w:noProof/>
            <w:vertAlign w:val="superscript"/>
          </w:rPr>
          <w:delText>36,39-42</w:delText>
        </w:r>
        <w:r w:rsidR="00C00BD4" w:rsidRPr="0090741D" w:rsidDel="00DF26AB">
          <w:fldChar w:fldCharType="end"/>
        </w:r>
        <w:r w:rsidR="008D30BD" w:rsidRPr="0090741D" w:rsidDel="00DF26AB">
          <w:delText xml:space="preserve">. </w:delText>
        </w:r>
        <w:commentRangeStart w:id="1128"/>
        <w:r w:rsidR="00226A87" w:rsidDel="00DF26AB">
          <w:delText>Together, these findings suggest that preservation of task structure across contexts biases hippocampal representations toward pattern completion and generalization, whereas changes in task structure promote pattern separation.</w:delText>
        </w:r>
        <w:commentRangeEnd w:id="1128"/>
        <w:r w:rsidR="006D6866" w:rsidRPr="0090741D" w:rsidDel="00DF26AB">
          <w:rPr>
            <w:rStyle w:val="CommentReference"/>
            <w:sz w:val="24"/>
            <w:szCs w:val="24"/>
          </w:rPr>
          <w:commentReference w:id="1128"/>
        </w:r>
      </w:del>
    </w:p>
    <w:p w14:paraId="60DC6441" w14:textId="1E9D6929" w:rsidR="006D6866" w:rsidRDefault="008D30BD">
      <w:pPr>
        <w:pStyle w:val="NormalWeb"/>
        <w:spacing w:before="240" w:beforeAutospacing="0" w:afterLines="20" w:after="48" w:afterAutospacing="0" w:line="360" w:lineRule="auto"/>
        <w:contextualSpacing/>
        <w:rPr>
          <w:b/>
          <w:bCs/>
        </w:rPr>
        <w:pPrChange w:id="1129" w:author="Hannah Suzanne Wirtshafter" w:date="2026-05-13T12:06:00Z">
          <w:pPr>
            <w:pStyle w:val="NormalWeb"/>
            <w:spacing w:before="240" w:beforeAutospacing="0" w:afterLines="20" w:after="48" w:afterAutospacing="0" w:line="480" w:lineRule="auto"/>
            <w:contextualSpacing/>
          </w:pPr>
        </w:pPrChange>
      </w:pPr>
      <w:r w:rsidRPr="0090741D">
        <w:rPr>
          <w:b/>
          <w:bCs/>
        </w:rPr>
        <w:t xml:space="preserve">Population-level organization supports </w:t>
      </w:r>
      <w:r w:rsidR="005F0338">
        <w:rPr>
          <w:b/>
          <w:bCs/>
        </w:rPr>
        <w:t xml:space="preserve">stable </w:t>
      </w:r>
      <w:r w:rsidRPr="0090741D">
        <w:rPr>
          <w:b/>
          <w:bCs/>
        </w:rPr>
        <w:t>non-spatial representations</w:t>
      </w:r>
    </w:p>
    <w:p w14:paraId="13A4D9C6" w14:textId="47C74D24" w:rsidR="00DF26AB" w:rsidRDefault="00DF26AB">
      <w:pPr>
        <w:pStyle w:val="p1"/>
        <w:spacing w:line="360" w:lineRule="auto"/>
        <w:rPr>
          <w:ins w:id="1130" w:author="Hannah Suzanne Wirtshafter" w:date="2026-05-13T11:43:00Z"/>
        </w:rPr>
        <w:pPrChange w:id="1131" w:author="Hannah Suzanne Wirtshafter" w:date="2026-05-13T12:06:00Z">
          <w:pPr>
            <w:pStyle w:val="p1"/>
          </w:pPr>
        </w:pPrChange>
      </w:pPr>
      <w:ins w:id="1132" w:author="Hannah Suzanne Wirtshafter" w:date="2026-05-13T11:42:00Z">
        <w:r>
          <w:t>Our findings suggest that preservation of task structure across contexts emerges at the level of population organization rather than through fixed task-selective neurons. Because many hippocampal neurons encode both spatial and task-related variables</w:t>
        </w:r>
      </w:ins>
      <w:del w:id="1133" w:author="Hannah Suzanne Wirtshafter" w:date="2026-05-13T11:42:00Z">
        <w:r w:rsidR="005F0338" w:rsidDel="00DF26AB">
          <w:delText>De</w:delText>
        </w:r>
        <w:r w:rsidR="002E3875" w:rsidRPr="0090741D" w:rsidDel="00DF26AB">
          <w:delText xml:space="preserve">bate regarding the extent to which hippocampal pyramidal neurons encode non-spatial </w:delText>
        </w:r>
        <w:r w:rsidR="005F0338" w:rsidDel="00DF26AB">
          <w:delText>information remains active</w:delText>
        </w:r>
      </w:del>
      <w:r w:rsidR="00FF0A7B" w:rsidRPr="0090741D">
        <w:fldChar w:fldCharType="begin">
          <w:fldData xml:space="preserve">PEVuZE5vdGU+PENpdGU+PEF1dGhvcj5FaWNoZW5iYXVtPC9BdXRob3I+PFllYXI+MTk5OTwvWWVh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</w:fldData>
        </w:fldChar>
      </w:r>
      <w:r>
        <w:instrText xml:space="preserve"> ADDIN EN.CITE </w:instrText>
      </w:r>
      <w:r>
        <w:fldChar w:fldCharType="begin">
          <w:fldData xml:space="preserve">PEVuZE5vdGU+PENpdGU+PEF1dGhvcj5FaWNoZW5iYXVtPC9BdXRob3I+PFllYXI+MTk5OTwvWWVh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</w:fldData>
        </w:fldChar>
      </w:r>
      <w:r>
        <w:instrText xml:space="preserve"> ADDIN EN.CITE.DATA </w:instrText>
      </w:r>
      <w:r>
        <w:fldChar w:fldCharType="end"/>
      </w:r>
      <w:r w:rsidR="00FF0A7B" w:rsidRPr="0090741D">
        <w:fldChar w:fldCharType="separate"/>
      </w:r>
      <w:r w:rsidRPr="00DF26AB">
        <w:rPr>
          <w:noProof/>
          <w:vertAlign w:val="superscript"/>
        </w:rPr>
        <w:t>16,32-34</w:t>
      </w:r>
      <w:r w:rsidR="00FF0A7B" w:rsidRPr="0090741D">
        <w:fldChar w:fldCharType="end"/>
      </w:r>
      <w:r w:rsidR="005F0338">
        <w:t xml:space="preserve">, </w:t>
      </w:r>
      <w:ins w:id="1134" w:author="Hannah Suzanne Wirtshafter" w:date="2026-05-13T11:43:00Z">
        <w:r>
          <w:t>preserved task geometry likely reflects distributed population-level organization rather than segregated representations.</w:t>
        </w:r>
        <w:r>
          <w:rPr>
            <w:rStyle w:val="apple-converted-space"/>
          </w:rPr>
          <w:t> </w:t>
        </w:r>
        <w:r>
          <w:t>This organizational principle may allow task-related and contextual variables to coexist within a shared neural population while remaining separable at the level of population structure.</w:t>
        </w:r>
      </w:ins>
    </w:p>
    <w:p w14:paraId="3E68D30D" w14:textId="4F6EF2F7" w:rsidR="002E3875" w:rsidRPr="00DF26AB" w:rsidDel="00DF26AB" w:rsidRDefault="005F0338">
      <w:pPr>
        <w:pStyle w:val="p1"/>
        <w:spacing w:line="360" w:lineRule="auto"/>
        <w:rPr>
          <w:del w:id="1135" w:author="Hannah Suzanne Wirtshafter" w:date="2026-05-13T11:44:00Z"/>
          <w:rPrChange w:id="1136" w:author="Hannah Suzanne Wirtshafter" w:date="2026-05-13T11:42:00Z">
            <w:rPr>
              <w:del w:id="1137" w:author="Hannah Suzanne Wirtshafter" w:date="2026-05-13T11:44:00Z"/>
              <w:iCs/>
              <w:color w:val="0E0E0E"/>
            </w:rPr>
          </w:rPrChange>
        </w:rPr>
        <w:pPrChange w:id="1138" w:author="Hannah Suzanne Wirtshafter" w:date="2026-05-13T12:06:00Z">
          <w:pPr>
            <w:spacing w:before="240" w:line="480" w:lineRule="auto"/>
          </w:pPr>
        </w:pPrChange>
      </w:pPr>
      <w:del w:id="1139" w:author="Hannah Suzanne Wirtshafter" w:date="2026-05-13T11:44:00Z">
        <w:r w:rsidDel="00DF26AB">
          <w:delText>as befits an unresolved issue.</w:delText>
        </w:r>
        <w:r w:rsidR="00FF0A7B" w:rsidRPr="0090741D" w:rsidDel="00DF26AB">
          <w:delText xml:space="preserve"> </w:delText>
        </w:r>
        <w:r w:rsidR="002E3875" w:rsidRPr="0090741D" w:rsidDel="00DF26AB">
          <w:rPr>
            <w:rStyle w:val="apple-converted-space"/>
            <w:iCs/>
            <w:color w:val="0E0E0E"/>
          </w:rPr>
          <w:delText> </w:delText>
        </w:r>
        <w:r w:rsidR="00EA5C34" w:rsidRPr="0090741D" w:rsidDel="00DF26AB">
          <w:rPr>
            <w:iCs/>
            <w:color w:val="0E0E0E"/>
          </w:rPr>
          <w:delText xml:space="preserve">Importantly, the stability of </w:delText>
        </w:r>
        <w:r w:rsidDel="00DF26AB">
          <w:rPr>
            <w:iCs/>
            <w:color w:val="0E0E0E"/>
          </w:rPr>
          <w:delText>the structure of tECB</w:delText>
        </w:r>
        <w:r w:rsidR="00EA5C34" w:rsidRPr="0090741D" w:rsidDel="00DF26AB">
          <w:rPr>
            <w:iCs/>
            <w:color w:val="0E0E0E"/>
          </w:rPr>
          <w:delText xml:space="preserve"> population </w:delText>
        </w:r>
        <w:r w:rsidDel="00DF26AB">
          <w:rPr>
            <w:iCs/>
            <w:color w:val="0E0E0E"/>
          </w:rPr>
          <w:delText xml:space="preserve">activity </w:delText>
        </w:r>
        <w:r w:rsidR="00EA5C34" w:rsidRPr="0090741D" w:rsidDel="00DF26AB">
          <w:rPr>
            <w:iCs/>
            <w:color w:val="0E0E0E"/>
          </w:rPr>
          <w:delText xml:space="preserve">observed here cannot be explained </w:delText>
        </w:r>
        <w:r w:rsidDel="00DF26AB">
          <w:rPr>
            <w:iCs/>
            <w:color w:val="0E0E0E"/>
          </w:rPr>
          <w:delText>as</w:delText>
        </w:r>
        <w:r w:rsidRPr="0090741D" w:rsidDel="00DF26AB">
          <w:rPr>
            <w:iCs/>
            <w:color w:val="0E0E0E"/>
          </w:rPr>
          <w:delText xml:space="preserve"> </w:delText>
        </w:r>
        <w:r w:rsidR="00EA5C34" w:rsidRPr="0090741D" w:rsidDel="00DF26AB">
          <w:rPr>
            <w:iCs/>
            <w:color w:val="0E0E0E"/>
          </w:rPr>
          <w:delText>the engagement of a distinct</w:delText>
        </w:r>
        <w:r w:rsidDel="00DF26AB">
          <w:rPr>
            <w:iCs/>
            <w:color w:val="0E0E0E"/>
          </w:rPr>
          <w:delText xml:space="preserve"> HPC</w:delText>
        </w:r>
        <w:r w:rsidR="00EA5C34" w:rsidRPr="0090741D" w:rsidDel="00DF26AB">
          <w:rPr>
            <w:iCs/>
            <w:color w:val="0E0E0E"/>
          </w:rPr>
          <w:delText xml:space="preserve"> subpopulation</w:delText>
        </w:r>
        <w:r w:rsidDel="00DF26AB">
          <w:rPr>
            <w:iCs/>
            <w:color w:val="0E0E0E"/>
          </w:rPr>
          <w:delText xml:space="preserve"> in a task-specific representation</w:delText>
        </w:r>
        <w:r w:rsidR="00EA5C34" w:rsidRPr="0090741D" w:rsidDel="00DF26AB">
          <w:rPr>
            <w:iCs/>
            <w:color w:val="0E0E0E"/>
          </w:rPr>
          <w:delText xml:space="preserve">. Instead, prior analyses demonstrate substantial overlap between neurons encoding spatial and task-related </w:delText>
        </w:r>
        <w:commentRangeStart w:id="1140"/>
        <w:commentRangeStart w:id="1141"/>
        <w:commentRangeStart w:id="1142"/>
        <w:commentRangeStart w:id="1143"/>
        <w:commentRangeStart w:id="1144"/>
        <w:commentRangeStart w:id="1145"/>
        <w:r w:rsidR="00EA5C34" w:rsidRPr="0090741D" w:rsidDel="00DF26AB">
          <w:rPr>
            <w:iCs/>
            <w:color w:val="0E0E0E"/>
          </w:rPr>
          <w:delText>information</w:delText>
        </w:r>
        <w:r w:rsidR="003568FE" w:rsidDel="00DF26AB">
          <w:rPr>
            <w:iCs/>
            <w:color w:val="0E0E0E"/>
          </w:rPr>
          <w:fldChar w:fldCharType="begin"/>
        </w:r>
        <w:r w:rsidR="00316302" w:rsidDel="00DF26AB">
          <w:rPr>
            <w:iCs/>
            <w:color w:val="0E0E0E"/>
          </w:rPr>
          <w:delInstrText xml:space="preserve"> ADDIN EN.CITE &lt;EndNote&gt;&lt;Cite&gt;&lt;Author&gt;Wirtshafter&lt;/Author&gt;&lt;Year&gt;2026&lt;/Year&gt;&lt;RecNum&gt;1826&lt;/RecNum&gt;&lt;DisplayText&gt;&lt;style face="superscript"&gt;16&lt;/style&gt;&lt;/DisplayText&gt;&lt;record&gt;&lt;rec-number&gt;1826&lt;/rec-number&gt;&lt;foreign-keys&gt;&lt;key app="EN" db-id="wwx99pvv4axx23ew20rxw9eq2z22xxzes0sv" timestamp="1771520437"&gt;1826&lt;/key&gt;&lt;/foreign-keys&gt;&lt;ref-type name="Journal Article"&gt;17&lt;/ref-type&gt;&lt;contributors&gt;&lt;authors&gt;&lt;author&gt;Wirtshafter, Hannah S&lt;/author&gt;&lt;author&gt;Mehta, Mayank R&lt;/author&gt;&lt;author&gt;Solla, Sara A&lt;/author&gt;&lt;author&gt;Disterhoft, John F&lt;/author&gt;&lt;/authors&gt;&lt;/contributors&gt;&lt;titles&gt;&lt;title&gt;Hippocampal trace coding dominates and disrupts place coding&lt;/title&gt;&lt;secondary-title&gt;bioRxiv&lt;/secondary-title&gt;&lt;/titles&gt;&lt;periodical&gt;&lt;full-title&gt;bioRxiv&lt;/full-title&gt;&lt;/periodical&gt;&lt;dates&gt;&lt;year&gt;2026&lt;/year&gt;&lt;/dates&gt;&lt;urls&gt;&lt;related-urls&gt;&lt;url&gt;https://www.biorxiv.org/content/biorxiv/early/2026/02/19/2026.02.17.706430.full.pdf&lt;/url&gt;&lt;/related-urls&gt;&lt;/urls&gt;&lt;electronic-resource-num&gt;10.64898/2026.02.17.706430&lt;/electronic-resource-num&gt;&lt;/record&gt;&lt;/Cite&gt;&lt;/EndNote&gt;</w:delInstrText>
        </w:r>
        <w:r w:rsidR="003568FE" w:rsidDel="00DF26AB">
          <w:rPr>
            <w:iCs/>
            <w:color w:val="0E0E0E"/>
          </w:rPr>
          <w:fldChar w:fldCharType="separate"/>
        </w:r>
        <w:r w:rsidR="00316302" w:rsidRPr="00316302" w:rsidDel="00DF26AB">
          <w:rPr>
            <w:iCs/>
            <w:noProof/>
            <w:color w:val="0E0E0E"/>
            <w:vertAlign w:val="superscript"/>
          </w:rPr>
          <w:delText>16</w:delText>
        </w:r>
        <w:r w:rsidR="003568FE" w:rsidDel="00DF26AB">
          <w:rPr>
            <w:iCs/>
            <w:color w:val="0E0E0E"/>
          </w:rPr>
          <w:fldChar w:fldCharType="end"/>
        </w:r>
        <w:r w:rsidR="00EA5C34" w:rsidRPr="0090741D" w:rsidDel="00DF26AB">
          <w:rPr>
            <w:iCs/>
            <w:color w:val="0E0E0E"/>
          </w:rPr>
          <w:delText>,</w:delText>
        </w:r>
        <w:commentRangeEnd w:id="1140"/>
        <w:r w:rsidR="007143DD" w:rsidRPr="0090741D" w:rsidDel="00DF26AB">
          <w:rPr>
            <w:rStyle w:val="CommentReference"/>
            <w:iCs/>
            <w:color w:val="0E0E0E"/>
            <w:sz w:val="24"/>
            <w:szCs w:val="24"/>
          </w:rPr>
          <w:commentReference w:id="1140"/>
        </w:r>
        <w:commentRangeEnd w:id="1141"/>
        <w:r w:rsidR="002A1272" w:rsidRPr="0090741D" w:rsidDel="00DF26AB">
          <w:rPr>
            <w:rStyle w:val="CommentReference"/>
            <w:iCs/>
            <w:color w:val="0E0E0E"/>
            <w:sz w:val="24"/>
            <w:szCs w:val="24"/>
          </w:rPr>
          <w:commentReference w:id="1141"/>
        </w:r>
        <w:commentRangeEnd w:id="1142"/>
        <w:r w:rsidR="00F954A8" w:rsidRPr="0090741D" w:rsidDel="00DF26AB">
          <w:rPr>
            <w:rStyle w:val="CommentReference"/>
            <w:iCs/>
            <w:color w:val="0E0E0E"/>
            <w:sz w:val="24"/>
            <w:szCs w:val="24"/>
          </w:rPr>
          <w:commentReference w:id="1142"/>
        </w:r>
        <w:commentRangeEnd w:id="1143"/>
        <w:r w:rsidR="00F954A8" w:rsidRPr="0090741D" w:rsidDel="00DF26AB">
          <w:rPr>
            <w:rStyle w:val="CommentReference"/>
            <w:iCs/>
            <w:color w:val="0E0E0E"/>
            <w:sz w:val="24"/>
            <w:szCs w:val="24"/>
          </w:rPr>
          <w:commentReference w:id="1143"/>
        </w:r>
        <w:commentRangeEnd w:id="1144"/>
        <w:r w:rsidR="00F954A8" w:rsidRPr="0090741D" w:rsidDel="00DF26AB">
          <w:rPr>
            <w:rStyle w:val="CommentReference"/>
            <w:iCs/>
            <w:color w:val="0E0E0E"/>
            <w:sz w:val="24"/>
            <w:szCs w:val="24"/>
          </w:rPr>
          <w:commentReference w:id="1144"/>
        </w:r>
        <w:commentRangeEnd w:id="1145"/>
        <w:r w:rsidR="00B849C3" w:rsidDel="00DF26AB">
          <w:rPr>
            <w:rStyle w:val="CommentReference"/>
          </w:rPr>
          <w:commentReference w:id="1145"/>
        </w:r>
        <w:r w:rsidR="00EA5C34" w:rsidRPr="0090741D" w:rsidDel="00DF26AB">
          <w:rPr>
            <w:iCs/>
            <w:color w:val="0E0E0E"/>
          </w:rPr>
          <w:delText xml:space="preserve"> indicating that task generalization emerges from shared population resources rather than segregated cell </w:delText>
        </w:r>
        <w:r w:rsidDel="00DF26AB">
          <w:rPr>
            <w:iCs/>
            <w:color w:val="0E0E0E"/>
          </w:rPr>
          <w:delText>assemblies.</w:delText>
        </w:r>
      </w:del>
    </w:p>
    <w:p w14:paraId="6A26EC02" w14:textId="467E713F" w:rsidR="00FF0A7B" w:rsidRPr="0090741D" w:rsidRDefault="008D30BD">
      <w:pPr>
        <w:pStyle w:val="p1"/>
        <w:spacing w:before="240" w:beforeAutospacing="0" w:line="360" w:lineRule="auto"/>
        <w:pPrChange w:id="1146" w:author="Hannah Suzanne Wirtshafter" w:date="2026-05-13T12:06:00Z">
          <w:pPr>
            <w:pStyle w:val="p1"/>
            <w:spacing w:before="240" w:beforeAutospacing="0" w:line="480" w:lineRule="auto"/>
          </w:pPr>
        </w:pPrChange>
      </w:pPr>
      <w:del w:id="1147" w:author="Hannah Suzanne Wirtshafter" w:date="2026-05-13T11:44:00Z">
        <w:r w:rsidRPr="0090741D" w:rsidDel="00DF26AB">
          <w:delText>Specifically, task-related activity formed stable low-dimensional population structures across environments, despite changes in spatial coding</w:delText>
        </w:r>
        <w:r w:rsidR="007143DD" w:rsidDel="00DF26AB">
          <w:delText xml:space="preserve"> that reflected changes in the environment</w:delText>
        </w:r>
        <w:r w:rsidRPr="0090741D" w:rsidDel="00DF26AB">
          <w:delText xml:space="preserve">. </w:delText>
        </w:r>
      </w:del>
      <w:r w:rsidRPr="0090741D">
        <w:t>Such population-level organization offers a</w:t>
      </w:r>
      <w:r w:rsidR="007143DD">
        <w:t>n alternative</w:t>
      </w:r>
      <w:r w:rsidRPr="0090741D">
        <w:t xml:space="preserve"> solution to the pro</w:t>
      </w:r>
      <w:r w:rsidR="007143DD">
        <w:t xml:space="preserve">posal </w:t>
      </w:r>
      <w:r w:rsidRPr="0090741D">
        <w:t xml:space="preserve">of </w:t>
      </w:r>
      <w:commentRangeStart w:id="1148"/>
      <w:r w:rsidRPr="0090741D">
        <w:t>mixed selectivity at the single-cell level</w:t>
      </w:r>
      <w:commentRangeEnd w:id="1148"/>
      <w:r w:rsidR="007143DD">
        <w:rPr>
          <w:rStyle w:val="CommentReference"/>
          <w:sz w:val="24"/>
          <w:szCs w:val="24"/>
        </w:rPr>
        <w:commentReference w:id="1148"/>
      </w:r>
      <w:r w:rsidR="00BC1C6E">
        <w:fldChar w:fldCharType="begin">
          <w:fldData xml:space="preserve">PEVuZE5vdGU+PENpdGU+PEF1dGhvcj5Bcm9ub3Y8L0F1dGhvcj48WWVhcj4yMDE3PC9ZZWFyPjxS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==
</w:fldData>
        </w:fldChar>
      </w:r>
      <w:r w:rsidR="00DF26AB">
        <w:instrText xml:space="preserve"> ADDIN EN.CITE </w:instrText>
      </w:r>
      <w:r w:rsidR="00DF26AB">
        <w:fldChar w:fldCharType="begin">
          <w:fldData xml:space="preserve">PEVuZE5vdGU+PENpdGU+PEF1dGhvcj5Bcm9ub3Y8L0F1dGhvcj48WWVhcj4yMDE3PC9ZZWFyPjxS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==
</w:fldData>
        </w:fldChar>
      </w:r>
      <w:r w:rsidR="00DF26AB">
        <w:instrText xml:space="preserve"> ADDIN EN.CITE.DATA </w:instrText>
      </w:r>
      <w:r w:rsidR="00DF26AB">
        <w:fldChar w:fldCharType="end"/>
      </w:r>
      <w:r w:rsidR="00BC1C6E">
        <w:fldChar w:fldCharType="separate"/>
      </w:r>
      <w:r w:rsidR="00DF26AB" w:rsidRPr="00DF26AB">
        <w:rPr>
          <w:noProof/>
          <w:vertAlign w:val="superscript"/>
        </w:rPr>
        <w:t>35-39</w:t>
      </w:r>
      <w:r w:rsidR="00BC1C6E">
        <w:fldChar w:fldCharType="end"/>
      </w:r>
      <w:r w:rsidR="00BC1C6E">
        <w:t>,</w:t>
      </w:r>
      <w:r w:rsidRPr="0090741D">
        <w:t xml:space="preserve"> allowing </w:t>
      </w:r>
      <w:r w:rsidR="007143DD">
        <w:t>t</w:t>
      </w:r>
      <w:r w:rsidRPr="0090741D">
        <w:t xml:space="preserve">ask </w:t>
      </w:r>
      <w:r w:rsidR="007143DD">
        <w:t xml:space="preserve">variables </w:t>
      </w:r>
      <w:r w:rsidRPr="0090741D">
        <w:t xml:space="preserve">and contextual variables to be </w:t>
      </w:r>
      <w:r w:rsidR="007143DD">
        <w:t xml:space="preserve">differentially </w:t>
      </w:r>
      <w:r w:rsidRPr="0090741D">
        <w:t xml:space="preserve">represented along distinct dimensions within a shared </w:t>
      </w:r>
      <w:r w:rsidR="00F954A8">
        <w:t xml:space="preserve">neural </w:t>
      </w:r>
      <w:r w:rsidRPr="0090741D">
        <w:t>population space</w:t>
      </w:r>
      <w:r w:rsidRPr="0090741D">
        <w:rPr>
          <w:rFonts w:eastAsiaTheme="minorHAnsi"/>
          <w:color w:val="000000"/>
        </w:rPr>
        <w:fldChar w:fldCharType="begin"/>
      </w:r>
      <w:r w:rsidR="00DF26AB">
        <w:rPr>
          <w:rFonts w:eastAsiaTheme="minorHAnsi"/>
          <w:color w:val="000000"/>
        </w:rPr>
        <w:instrText xml:space="preserve"> ADDIN EN.CITE &lt;EndNote&gt;&lt;Cite&gt;&lt;Author&gt;Nieh&lt;/Author&gt;&lt;Year&gt;2021&lt;/Year&gt;&lt;RecNum&gt;1613&lt;/RecNum&gt;&lt;DisplayText&gt;&lt;style face="superscript"&gt;40&lt;/style&gt;&lt;/DisplayText&gt;&lt;record&gt;&lt;rec-number&gt;1613&lt;/rec-number&gt;&lt;foreign-keys&gt;&lt;key app="EN" db-id="wwx99pvv4axx23ew20rxw9eq2z22xxzes0sv" timestamp="1674171123"&gt;1613&lt;/key&gt;&lt;/foreign-keys&gt;&lt;ref-type name="Journal Article"&gt;17&lt;/ref-type&gt;&lt;contributors&gt;&lt;authors&gt;&lt;author&gt;Nieh, Edward H&lt;/author&gt;&lt;author&gt;Schottdorf, Manuel&lt;/author&gt;&lt;author&gt;Freeman, Nicolas W&lt;/author&gt;&lt;author&gt;Low, Ryan J&lt;/author&gt;&lt;author&gt;Lewallen, Sam&lt;/author&gt;&lt;author&gt;Koay, Sue Ann&lt;/author&gt;&lt;author&gt;Pinto, Lucas&lt;/author&gt;&lt;author&gt;Gauthier, Jeffrey L&lt;/author&gt;&lt;author&gt;Brody, Carlos D&lt;/author&gt;&lt;author&gt;Tank, David W&lt;/author&gt;&lt;/authors&gt;&lt;/contributors&gt;&lt;titles&gt;&lt;title&gt;Geometry of abstract learned knowledge in the hippocampus&lt;/title&gt;&lt;secondary-title&gt;Nature&lt;/secondary-title&gt;&lt;/titles&gt;&lt;periodical&gt;&lt;full-title&gt;Nature&lt;/full-title&gt;&lt;/periodical&gt;&lt;pages&gt;80-84&lt;/pages&gt;&lt;volume&gt;595&lt;/volume&gt;&lt;number&gt;7865&lt;/number&gt;&lt;dates&gt;&lt;year&gt;2021&lt;/year&gt;&lt;/dates&gt;&lt;isbn&gt;1476-4687&lt;/isbn&gt;&lt;urls&gt;&lt;/urls&gt;&lt;/record&gt;&lt;/Cite&gt;&lt;/EndNote&gt;</w:instrText>
      </w:r>
      <w:r w:rsidRPr="0090741D">
        <w:rPr>
          <w:rFonts w:eastAsiaTheme="minorHAnsi"/>
          <w:color w:val="000000"/>
        </w:rPr>
        <w:fldChar w:fldCharType="separate"/>
      </w:r>
      <w:r w:rsidR="00DF26AB" w:rsidRPr="00DF26AB">
        <w:rPr>
          <w:rFonts w:eastAsiaTheme="minorHAnsi"/>
          <w:noProof/>
          <w:color w:val="000000"/>
          <w:vertAlign w:val="superscript"/>
        </w:rPr>
        <w:t>40</w:t>
      </w:r>
      <w:r w:rsidRPr="0090741D">
        <w:rPr>
          <w:rFonts w:eastAsiaTheme="minorHAnsi"/>
          <w:color w:val="000000"/>
        </w:rPr>
        <w:fldChar w:fldCharType="end"/>
      </w:r>
      <w:r w:rsidRPr="0090741D">
        <w:t>. Similar organizational principles have been observed in other brain regions, including prefrontal and cingulate cortex</w:t>
      </w:r>
      <w:r w:rsidRPr="0090741D">
        <w:rPr>
          <w:rFonts w:eastAsiaTheme="minorHAnsi"/>
          <w:color w:val="000000"/>
        </w:rPr>
        <w:fldChar w:fldCharType="begin">
          <w:fldData xml:space="preserve">PEVuZE5vdGU+PENpdGU+PEF1dGhvcj5Kb2huc3RvbjwvQXV0aG9yPjxZZWFyPjIwMjQ8L1llYXI+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</w:fldData>
        </w:fldChar>
      </w:r>
      <w:r w:rsidR="00DF26AB">
        <w:rPr>
          <w:rFonts w:eastAsiaTheme="minorHAnsi"/>
          <w:color w:val="000000"/>
        </w:rPr>
        <w:instrText xml:space="preserve"> ADDIN EN.CITE </w:instrText>
      </w:r>
      <w:r w:rsidR="00DF26AB">
        <w:rPr>
          <w:rFonts w:eastAsiaTheme="minorHAnsi"/>
          <w:color w:val="000000"/>
        </w:rPr>
        <w:fldChar w:fldCharType="begin">
          <w:fldData xml:space="preserve">PEVuZE5vdGU+PENpdGU+PEF1dGhvcj5Kb2huc3RvbjwvQXV0aG9yPjxZZWFyPjIwMjQ8L1llYXI+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</w:fldData>
        </w:fldChar>
      </w:r>
      <w:r w:rsidR="00DF26AB">
        <w:rPr>
          <w:rFonts w:eastAsiaTheme="minorHAnsi"/>
          <w:color w:val="000000"/>
        </w:rPr>
        <w:instrText xml:space="preserve"> ADDIN EN.CITE.DATA </w:instrText>
      </w:r>
      <w:r w:rsidR="00DF26AB">
        <w:rPr>
          <w:rFonts w:eastAsiaTheme="minorHAnsi"/>
          <w:color w:val="000000"/>
        </w:rPr>
      </w:r>
      <w:r w:rsidR="00DF26AB">
        <w:rPr>
          <w:rFonts w:eastAsiaTheme="minorHAnsi"/>
          <w:color w:val="000000"/>
        </w:rPr>
        <w:fldChar w:fldCharType="end"/>
      </w:r>
      <w:r w:rsidRPr="0090741D">
        <w:rPr>
          <w:rFonts w:eastAsiaTheme="minorHAnsi"/>
          <w:color w:val="000000"/>
        </w:rPr>
      </w:r>
      <w:r w:rsidRPr="0090741D">
        <w:rPr>
          <w:rFonts w:eastAsiaTheme="minorHAnsi"/>
          <w:color w:val="000000"/>
        </w:rPr>
        <w:fldChar w:fldCharType="separate"/>
      </w:r>
      <w:r w:rsidR="00DF26AB" w:rsidRPr="00DF26AB">
        <w:rPr>
          <w:rFonts w:eastAsiaTheme="minorHAnsi"/>
          <w:noProof/>
          <w:color w:val="000000"/>
          <w:vertAlign w:val="superscript"/>
        </w:rPr>
        <w:t>41-43</w:t>
      </w:r>
      <w:r w:rsidRPr="0090741D">
        <w:rPr>
          <w:rFonts w:eastAsiaTheme="minorHAnsi"/>
          <w:color w:val="000000"/>
        </w:rPr>
        <w:fldChar w:fldCharType="end"/>
      </w:r>
      <w:r w:rsidRPr="0090741D">
        <w:t>, and in artificial neural networks trained on context-dependent tasks</w:t>
      </w:r>
      <w:r w:rsidRPr="0090741D">
        <w:rPr>
          <w:rFonts w:eastAsiaTheme="minorHAnsi"/>
          <w:color w:val="000000"/>
        </w:rPr>
        <w:fldChar w:fldCharType="begin"/>
      </w:r>
      <w:r w:rsidR="00DF26AB">
        <w:rPr>
          <w:rFonts w:eastAsiaTheme="minorHAnsi"/>
          <w:color w:val="000000"/>
        </w:rPr>
        <w:instrText xml:space="preserve"> ADDIN EN.CITE &lt;EndNote&gt;&lt;Cite&gt;&lt;Author&gt;Flesch&lt;/Author&gt;&lt;Year&gt;2022&lt;/Year&gt;&lt;RecNum&gt;1762&lt;/RecNum&gt;&lt;DisplayText&gt;&lt;style face="superscript"&gt;44&lt;/style&gt;&lt;/DisplayText&gt;&lt;record&gt;&lt;rec-number&gt;1762&lt;/rec-number&gt;&lt;foreign-keys&gt;&lt;key app="EN" db-id="wwx99pvv4axx23ew20rxw9eq2z22xxzes0sv" timestamp="1728684244"&gt;1762&lt;/key&gt;&lt;/foreign-keys&gt;&lt;ref-type name="Journal Article"&gt;17&lt;/ref-type&gt;&lt;contributors&gt;&lt;authors&gt;&lt;author&gt;Flesch, Timo&lt;/author&gt;&lt;author&gt;Juechems, Keno&lt;/author&gt;&lt;author&gt;Dumbalska, Tsvetomira&lt;/author&gt;&lt;author&gt;Saxe, Andrew&lt;/author&gt;&lt;author&gt;Summerfield, Christopher&lt;/author&gt;&lt;/authors&gt;&lt;/contributors&gt;&lt;titles&gt;&lt;title&gt;Orthogonal representations for robust context-dependent task performance in brains and neural networks&lt;/title&gt;&lt;secondary-title&gt;Neuron&lt;/secondary-title&gt;&lt;/titles&gt;&lt;periodical&gt;&lt;full-title&gt;Neuron&lt;/full-title&gt;&lt;/periodical&gt;&lt;pages&gt;1258-1270. e11&lt;/pages&gt;&lt;volume&gt;110&lt;/volume&gt;&lt;number&gt;7&lt;/number&gt;&lt;dates&gt;&lt;year&gt;2022&lt;/year&gt;&lt;/dates&gt;&lt;isbn&gt;0896-6273&lt;/isbn&gt;&lt;urls&gt;&lt;/urls&gt;&lt;/record&gt;&lt;/Cite&gt;&lt;/EndNote&gt;</w:instrText>
      </w:r>
      <w:r w:rsidRPr="0090741D">
        <w:rPr>
          <w:rFonts w:eastAsiaTheme="minorHAnsi"/>
          <w:color w:val="000000"/>
        </w:rPr>
        <w:fldChar w:fldCharType="separate"/>
      </w:r>
      <w:r w:rsidR="00DF26AB" w:rsidRPr="00DF26AB">
        <w:rPr>
          <w:rFonts w:eastAsiaTheme="minorHAnsi"/>
          <w:noProof/>
          <w:color w:val="000000"/>
          <w:vertAlign w:val="superscript"/>
        </w:rPr>
        <w:t>44</w:t>
      </w:r>
      <w:r w:rsidRPr="0090741D">
        <w:rPr>
          <w:rFonts w:eastAsiaTheme="minorHAnsi"/>
          <w:color w:val="000000"/>
        </w:rPr>
        <w:fldChar w:fldCharType="end"/>
      </w:r>
      <w:r w:rsidRPr="0090741D">
        <w:t xml:space="preserve">. </w:t>
      </w:r>
      <w:r w:rsidR="002E3875" w:rsidRPr="0090741D">
        <w:t>Our findings extend this population-level framework to hippocampal representations of learned tasks across contexts.</w:t>
      </w:r>
    </w:p>
    <w:p w14:paraId="0FB8A376" w14:textId="7559FD80" w:rsidR="00200B45" w:rsidRPr="0090741D" w:rsidRDefault="008D30BD">
      <w:pPr>
        <w:spacing w:afterLines="20" w:after="48" w:line="360" w:lineRule="auto"/>
        <w:contextualSpacing/>
        <w:rPr>
          <w:ins w:id="1149" w:author="Hannah Suzanne Wirtshafter" w:date="2026-04-29T16:52:00Z"/>
          <w:b/>
          <w:bCs/>
          <w:iCs/>
        </w:rPr>
        <w:pPrChange w:id="1150" w:author="Hannah Suzanne Wirtshafter" w:date="2026-05-13T12:06:00Z">
          <w:pPr>
            <w:spacing w:afterLines="20" w:after="48" w:line="480" w:lineRule="auto"/>
            <w:contextualSpacing/>
          </w:pPr>
        </w:pPrChange>
      </w:pPr>
      <w:r w:rsidRPr="0090741D">
        <w:rPr>
          <w:b/>
          <w:bCs/>
          <w:iCs/>
        </w:rPr>
        <w:t>Task representations are conserved across animals</w:t>
      </w:r>
    </w:p>
    <w:p w14:paraId="01EDD8D3" w14:textId="77777777" w:rsidR="00E605EB" w:rsidRDefault="00E605EB" w:rsidP="00E605EB">
      <w:pPr>
        <w:pStyle w:val="p1"/>
        <w:rPr>
          <w:ins w:id="1151" w:author="Hannah Suzanne Wirtshafter" w:date="2026-05-14T14:22:00Z"/>
        </w:rPr>
      </w:pPr>
      <w:ins w:id="1152" w:author="Hannah Suzanne Wirtshafter" w:date="2026-05-14T14:22:00Z">
        <w:r>
          <w:t>One of the most striking findings of this study was that the relational organization of task-related hippocampal population activity was conserved across animals. This observation was unexpected given the substantial variability in hippocampal activity across individuals, including differences in spatial tuning, remapping structure, and the absence of neuron-level correspondence.</w:t>
        </w:r>
      </w:ins>
    </w:p>
    <w:p w14:paraId="37F9B68C" w14:textId="07957CF8" w:rsidR="00200B45" w:rsidRPr="00200B45" w:rsidRDefault="00816970">
      <w:pPr>
        <w:pStyle w:val="p1"/>
        <w:spacing w:line="360" w:lineRule="auto"/>
        <w:pPrChange w:id="1153" w:author="Hannah Suzanne Wirtshafter" w:date="2026-05-13T12:06:00Z">
          <w:pPr>
            <w:pStyle w:val="p1"/>
            <w:spacing w:line="480" w:lineRule="auto"/>
          </w:pPr>
        </w:pPrChange>
      </w:pPr>
      <w:del w:id="1154" w:author="Hannah Suzanne Wirtshafter" w:date="2026-05-13T12:05:00Z">
        <w:r w:rsidRPr="00E87CCC" w:rsidDel="009D3A66">
          <w:rPr>
            <w:highlight w:val="yellow"/>
            <w:rPrChange w:id="1155" w:author="Hannah Suzanne Wirtshafter" w:date="2026-05-14T14:21:00Z">
              <w:rPr/>
            </w:rPrChange>
          </w:rPr>
          <w:lastRenderedPageBreak/>
          <w:delText xml:space="preserve">In addition to </w:delText>
        </w:r>
      </w:del>
      <w:del w:id="1156" w:author="Hannah Suzanne Wirtshafter" w:date="2026-05-13T11:57:00Z">
        <w:r w:rsidR="002E3875" w:rsidRPr="00E87CCC" w:rsidDel="00706043">
          <w:rPr>
            <w:highlight w:val="yellow"/>
            <w:rPrChange w:id="1157" w:author="Hannah Suzanne Wirtshafter" w:date="2026-05-14T14:21:00Z">
              <w:rPr/>
            </w:rPrChange>
          </w:rPr>
          <w:delText xml:space="preserve">stability </w:delText>
        </w:r>
      </w:del>
      <w:del w:id="1158" w:author="Hannah Suzanne Wirtshafter" w:date="2026-05-13T12:05:00Z">
        <w:r w:rsidR="002E3875" w:rsidRPr="00E87CCC" w:rsidDel="009D3A66">
          <w:rPr>
            <w:highlight w:val="yellow"/>
            <w:rPrChange w:id="1159" w:author="Hannah Suzanne Wirtshafter" w:date="2026-05-14T14:21:00Z">
              <w:rPr/>
            </w:rPrChange>
          </w:rPr>
          <w:delText xml:space="preserve">across environments, we found that </w:delText>
        </w:r>
        <w:r w:rsidRPr="00E87CCC" w:rsidDel="009D3A66">
          <w:rPr>
            <w:highlight w:val="yellow"/>
            <w:rPrChange w:id="1160" w:author="Hannah Suzanne Wirtshafter" w:date="2026-05-14T14:21:00Z">
              <w:rPr/>
            </w:rPrChange>
          </w:rPr>
          <w:delText xml:space="preserve">the organization of </w:delText>
        </w:r>
        <w:r w:rsidR="002E3875" w:rsidRPr="00E87CCC" w:rsidDel="009D3A66">
          <w:rPr>
            <w:highlight w:val="yellow"/>
            <w:rPrChange w:id="1161" w:author="Hannah Suzanne Wirtshafter" w:date="2026-05-14T14:21:00Z">
              <w:rPr/>
            </w:rPrChange>
          </w:rPr>
          <w:delText xml:space="preserve">task-related population </w:delText>
        </w:r>
        <w:r w:rsidRPr="00E87CCC" w:rsidDel="009D3A66">
          <w:rPr>
            <w:highlight w:val="yellow"/>
            <w:rPrChange w:id="1162" w:author="Hannah Suzanne Wirtshafter" w:date="2026-05-14T14:21:00Z">
              <w:rPr/>
            </w:rPrChange>
          </w:rPr>
          <w:delText xml:space="preserve">activity </w:delText>
        </w:r>
        <w:r w:rsidR="002E3875" w:rsidRPr="00E87CCC" w:rsidDel="009D3A66">
          <w:rPr>
            <w:highlight w:val="yellow"/>
            <w:rPrChange w:id="1163" w:author="Hannah Suzanne Wirtshafter" w:date="2026-05-14T14:21:00Z">
              <w:rPr/>
            </w:rPrChange>
          </w:rPr>
          <w:delText xml:space="preserve">was conserved across animals. </w:delText>
        </w:r>
      </w:del>
      <w:del w:id="1164" w:author="Hannah Suzanne Wirtshafter" w:date="2026-05-14T14:22:00Z">
        <w:r w:rsidR="00200B45" w:rsidRPr="00E87CCC" w:rsidDel="00E605EB">
          <w:rPr>
            <w:highlight w:val="yellow"/>
            <w:rPrChange w:id="1165" w:author="Hannah Suzanne Wirtshafter" w:date="2026-05-14T14:21:00Z">
              <w:rPr/>
            </w:rPrChange>
          </w:rPr>
          <w:delText>T</w:delText>
        </w:r>
      </w:del>
      <w:ins w:id="1166" w:author="Hannah Suzanne Wirtshafter" w:date="2026-05-14T14:21:00Z">
        <w:r w:rsidR="00E605EB">
          <w:t>T</w:t>
        </w:r>
      </w:ins>
      <w:r w:rsidR="00200B45" w:rsidRPr="00200B45">
        <w:t xml:space="preserve">his conservation extended beyond overall similarity in activity patterns </w:t>
      </w:r>
      <w:r w:rsidR="003A4737">
        <w:t>during the conditioning task period</w:t>
      </w:r>
      <w:del w:id="1167" w:author="Hannah Suzanne Wirtshafter" w:date="2026-05-13T11:58:00Z">
        <w:r w:rsidR="003A4737" w:rsidDel="00706043">
          <w:delText xml:space="preserve">; it involved </w:delText>
        </w:r>
        <w:r w:rsidR="00200B45" w:rsidRPr="00200B45" w:rsidDel="00706043">
          <w:delText>the</w:delText>
        </w:r>
      </w:del>
      <w:ins w:id="1168" w:author="Hannah Suzanne Wirtshafter" w:date="2026-05-13T11:58:00Z">
        <w:r w:rsidR="00706043">
          <w:t xml:space="preserve"> and instead reflected</w:t>
        </w:r>
      </w:ins>
      <w:r w:rsidR="00200B45" w:rsidRPr="00200B45">
        <w:t xml:space="preserve"> preservation of</w:t>
      </w:r>
      <w:ins w:id="1169" w:author="Hannah Suzanne Wirtshafter" w:date="2026-05-13T11:58:00Z">
        <w:r w:rsidR="00706043">
          <w:t xml:space="preserve"> the</w:t>
        </w:r>
      </w:ins>
      <w:r w:rsidR="00200B45" w:rsidRPr="00200B45">
        <w:t xml:space="preserve"> relationships</w:t>
      </w:r>
      <w:del w:id="1170" w:author="Hannah Suzanne Wirtshafter" w:date="2026-05-13T11:58:00Z">
        <w:r w:rsidR="00200B45" w:rsidRPr="00200B45" w:rsidDel="00706043">
          <w:delText xml:space="preserve"> </w:delText>
        </w:r>
      </w:del>
      <w:ins w:id="1171" w:author="Hannah Suzanne Wirtshafter" w:date="2026-05-13T11:58:00Z">
        <w:r w:rsidR="00706043">
          <w:t> among task-related population states</w:t>
        </w:r>
      </w:ins>
      <w:del w:id="1172" w:author="Hannah Suzanne Wirtshafter" w:date="2026-05-13T11:58:00Z">
        <w:r w:rsidR="00200B45" w:rsidRPr="00200B45" w:rsidDel="00706043">
          <w:delText xml:space="preserve">between </w:delText>
        </w:r>
        <w:r w:rsidR="00522931" w:rsidDel="00706043">
          <w:delText xml:space="preserve">successive neural states </w:delText>
        </w:r>
        <w:r w:rsidR="00045978" w:rsidDel="00706043">
          <w:delText xml:space="preserve">along </w:delText>
        </w:r>
        <w:r w:rsidR="00522931" w:rsidDel="00706043">
          <w:delText xml:space="preserve">the </w:delText>
        </w:r>
        <w:r w:rsidR="00200B45" w:rsidRPr="00200B45" w:rsidDel="00706043">
          <w:delText xml:space="preserve">task </w:delText>
        </w:r>
        <w:r w:rsidR="00522931" w:rsidDel="00706043">
          <w:delText>period</w:delText>
        </w:r>
      </w:del>
      <w:r w:rsidR="00200B45" w:rsidRPr="00200B45">
        <w:t>, indicating a common</w:t>
      </w:r>
      <w:r w:rsidR="00ED0593">
        <w:t xml:space="preserve"> geometry in the</w:t>
      </w:r>
      <w:r w:rsidR="00200B45" w:rsidRPr="00200B45">
        <w:t xml:space="preserve"> population </w:t>
      </w:r>
      <w:r w:rsidR="00ED0593">
        <w:t xml:space="preserve">representation of the conditioning task </w:t>
      </w:r>
      <w:r w:rsidR="00200B45" w:rsidRPr="00200B45">
        <w:t>across individuals.</w:t>
      </w:r>
    </w:p>
    <w:p w14:paraId="4E7E0C5E" w14:textId="257BCA61" w:rsidR="002E3875" w:rsidRPr="00E605EB" w:rsidRDefault="002E3875">
      <w:pPr>
        <w:pStyle w:val="p1"/>
        <w:spacing w:line="360" w:lineRule="auto"/>
        <w:rPr>
          <w:highlight w:val="yellow"/>
          <w:rPrChange w:id="1173" w:author="Hannah Suzanne Wirtshafter" w:date="2026-05-14T14:23:00Z">
            <w:rPr/>
          </w:rPrChange>
        </w:rPr>
        <w:pPrChange w:id="1174" w:author="Hannah Suzanne Wirtshafter" w:date="2026-05-13T12:06:00Z">
          <w:pPr>
            <w:pStyle w:val="p1"/>
            <w:spacing w:line="480" w:lineRule="auto"/>
          </w:pPr>
        </w:pPrChange>
      </w:pPr>
      <w:r w:rsidRPr="00E605EB">
        <w:rPr>
          <w:highlight w:val="yellow"/>
          <w:rPrChange w:id="1175" w:author="Hannah Suzanne Wirtshafter" w:date="2026-05-14T14:23:00Z">
            <w:rPr/>
          </w:rPrChange>
        </w:rPr>
        <w:t xml:space="preserve">Notably, the similarity </w:t>
      </w:r>
      <w:del w:id="1176" w:author="Hannah Suzanne Wirtshafter" w:date="2026-05-13T11:58:00Z">
        <w:r w:rsidRPr="00E605EB" w:rsidDel="00706043">
          <w:rPr>
            <w:highlight w:val="yellow"/>
            <w:rPrChange w:id="1177" w:author="Hannah Suzanne Wirtshafter" w:date="2026-05-14T14:23:00Z">
              <w:rPr/>
            </w:rPrChange>
          </w:rPr>
          <w:delText xml:space="preserve">of task-related population </w:delText>
        </w:r>
        <w:r w:rsidR="00816970" w:rsidRPr="00E605EB" w:rsidDel="00706043">
          <w:rPr>
            <w:highlight w:val="yellow"/>
            <w:rPrChange w:id="1178" w:author="Hannah Suzanne Wirtshafter" w:date="2026-05-14T14:23:00Z">
              <w:rPr/>
            </w:rPrChange>
          </w:rPr>
          <w:delText xml:space="preserve">latent structure </w:delText>
        </w:r>
        <w:r w:rsidRPr="00E605EB" w:rsidDel="00706043">
          <w:rPr>
            <w:highlight w:val="yellow"/>
            <w:rPrChange w:id="1179" w:author="Hannah Suzanne Wirtshafter" w:date="2026-05-14T14:23:00Z">
              <w:rPr/>
            </w:rPrChange>
          </w:rPr>
          <w:delText>across individuals</w:delText>
        </w:r>
      </w:del>
      <w:ins w:id="1180" w:author="Hannah Suzanne Wirtshafter" w:date="2026-05-13T11:58:00Z">
        <w:r w:rsidR="00706043" w:rsidRPr="00E605EB">
          <w:rPr>
            <w:highlight w:val="yellow"/>
            <w:rPrChange w:id="1181" w:author="Hannah Suzanne Wirtshafter" w:date="2026-05-14T14:23:00Z">
              <w:rPr/>
            </w:rPrChange>
          </w:rPr>
          <w:t>across animals</w:t>
        </w:r>
      </w:ins>
      <w:r w:rsidRPr="00E605EB">
        <w:rPr>
          <w:highlight w:val="yellow"/>
          <w:rPrChange w:id="1182" w:author="Hannah Suzanne Wirtshafter" w:date="2026-05-14T14:23:00Z">
            <w:rPr/>
          </w:rPrChange>
        </w:rPr>
        <w:t xml:space="preserve"> was comparable to the similarity observed across sessions </w:t>
      </w:r>
      <w:del w:id="1183" w:author="Hannah Suzanne Wirtshafter" w:date="2026-05-13T11:58:00Z">
        <w:r w:rsidR="00816970" w:rsidRPr="00E605EB" w:rsidDel="00706043">
          <w:rPr>
            <w:highlight w:val="yellow"/>
            <w:rPrChange w:id="1184" w:author="Hannah Suzanne Wirtshafter" w:date="2026-05-14T14:23:00Z">
              <w:rPr/>
            </w:rPrChange>
          </w:rPr>
          <w:delText>for a given</w:delText>
        </w:r>
      </w:del>
      <w:ins w:id="1185" w:author="Hannah Suzanne Wirtshafter" w:date="2026-05-13T11:58:00Z">
        <w:r w:rsidR="00706043" w:rsidRPr="00E605EB">
          <w:rPr>
            <w:highlight w:val="yellow"/>
            <w:rPrChange w:id="1186" w:author="Hannah Suzanne Wirtshafter" w:date="2026-05-14T14:23:00Z">
              <w:rPr/>
            </w:rPrChange>
          </w:rPr>
          <w:t>within individual</w:t>
        </w:r>
      </w:ins>
      <w:r w:rsidR="00816970" w:rsidRPr="00E605EB">
        <w:rPr>
          <w:highlight w:val="yellow"/>
          <w:rPrChange w:id="1187" w:author="Hannah Suzanne Wirtshafter" w:date="2026-05-14T14:23:00Z">
            <w:rPr/>
          </w:rPrChange>
        </w:rPr>
        <w:t xml:space="preserve"> </w:t>
      </w:r>
      <w:r w:rsidRPr="00E605EB">
        <w:rPr>
          <w:highlight w:val="yellow"/>
          <w:rPrChange w:id="1188" w:author="Hannah Suzanne Wirtshafter" w:date="2026-05-14T14:23:00Z">
            <w:rPr/>
          </w:rPrChange>
        </w:rPr>
        <w:t>animal</w:t>
      </w:r>
      <w:ins w:id="1189" w:author="Hannah Suzanne Wirtshafter" w:date="2026-05-13T11:59:00Z">
        <w:r w:rsidR="00706043" w:rsidRPr="00E605EB">
          <w:rPr>
            <w:highlight w:val="yellow"/>
            <w:rPrChange w:id="1190" w:author="Hannah Suzanne Wirtshafter" w:date="2026-05-14T14:23:00Z">
              <w:rPr/>
            </w:rPrChange>
          </w:rPr>
          <w:t>s</w:t>
        </w:r>
      </w:ins>
      <w:r w:rsidRPr="00E605EB">
        <w:rPr>
          <w:highlight w:val="yellow"/>
          <w:rPrChange w:id="1191" w:author="Hannah Suzanne Wirtshafter" w:date="2026-05-14T14:23:00Z">
            <w:rPr/>
          </w:rPrChange>
        </w:rPr>
        <w:t xml:space="preserve">. This </w:t>
      </w:r>
      <w:r w:rsidR="00816970" w:rsidRPr="00E605EB">
        <w:rPr>
          <w:highlight w:val="yellow"/>
          <w:rPrChange w:id="1192" w:author="Hannah Suzanne Wirtshafter" w:date="2026-05-14T14:23:00Z">
            <w:rPr/>
          </w:rPrChange>
        </w:rPr>
        <w:t xml:space="preserve">unexpected </w:t>
      </w:r>
      <w:r w:rsidRPr="00E605EB">
        <w:rPr>
          <w:highlight w:val="yellow"/>
          <w:rPrChange w:id="1193" w:author="Hannah Suzanne Wirtshafter" w:date="2026-05-14T14:23:00Z">
            <w:rPr/>
          </w:rPrChange>
        </w:rPr>
        <w:t xml:space="preserve">result suggests that hippocampal task representations follow shared organizational principles </w:t>
      </w:r>
      <w:del w:id="1194" w:author="Hannah Suzanne Wirtshafter" w:date="2026-05-13T11:59:00Z">
        <w:r w:rsidR="00816970" w:rsidRPr="00E605EB" w:rsidDel="00706043">
          <w:rPr>
            <w:highlight w:val="yellow"/>
            <w:rPrChange w:id="1195" w:author="Hannah Suzanne Wirtshafter" w:date="2026-05-14T14:23:00Z">
              <w:rPr/>
            </w:rPrChange>
          </w:rPr>
          <w:delText xml:space="preserve">and mechanisms </w:delText>
        </w:r>
      </w:del>
      <w:r w:rsidRPr="00E605EB">
        <w:rPr>
          <w:highlight w:val="yellow"/>
          <w:rPrChange w:id="1196" w:author="Hannah Suzanne Wirtshafter" w:date="2026-05-14T14:23:00Z">
            <w:rPr/>
          </w:rPrChange>
        </w:rPr>
        <w:t>across animals</w:t>
      </w:r>
      <w:del w:id="1197" w:author="Hannah Suzanne Wirtshafter" w:date="2026-05-13T11:59:00Z">
        <w:r w:rsidRPr="00E605EB" w:rsidDel="00706043">
          <w:rPr>
            <w:highlight w:val="yellow"/>
            <w:rPrChange w:id="1198" w:author="Hannah Suzanne Wirtshafter" w:date="2026-05-14T14:23:00Z">
              <w:rPr/>
            </w:rPrChange>
          </w:rPr>
          <w:delText>,</w:delText>
        </w:r>
      </w:del>
      <w:r w:rsidRPr="00E605EB">
        <w:rPr>
          <w:highlight w:val="yellow"/>
          <w:rPrChange w:id="1199" w:author="Hannah Suzanne Wirtshafter" w:date="2026-05-14T14:23:00Z">
            <w:rPr/>
          </w:rPrChange>
        </w:rPr>
        <w:t xml:space="preserve"> rather than being entirely idiosyncratic</w:t>
      </w:r>
      <w:r w:rsidR="00816970" w:rsidRPr="00E605EB">
        <w:rPr>
          <w:highlight w:val="yellow"/>
          <w:rPrChange w:id="1200" w:author="Hannah Suzanne Wirtshafter" w:date="2026-05-14T14:23:00Z">
            <w:rPr/>
          </w:rPrChange>
        </w:rPr>
        <w:t>ally tied</w:t>
      </w:r>
      <w:r w:rsidRPr="00E605EB">
        <w:rPr>
          <w:highlight w:val="yellow"/>
          <w:rPrChange w:id="1201" w:author="Hannah Suzanne Wirtshafter" w:date="2026-05-14T14:23:00Z">
            <w:rPr/>
          </w:rPrChange>
        </w:rPr>
        <w:t xml:space="preserve"> to individual experience.</w:t>
      </w:r>
    </w:p>
    <w:p w14:paraId="6135F724" w14:textId="05742FB7" w:rsidR="00861D1A" w:rsidRPr="0090741D" w:rsidRDefault="00C80DFE">
      <w:pPr>
        <w:pStyle w:val="p1"/>
        <w:pPrChange w:id="1202" w:author="Hannah Suzanne Wirtshafter" w:date="2026-05-14T14:22:00Z">
          <w:pPr>
            <w:pStyle w:val="p1"/>
            <w:spacing w:line="480" w:lineRule="auto"/>
          </w:pPr>
        </w:pPrChange>
      </w:pPr>
      <w:del w:id="1203" w:author="Hannah Suzanne Wirtshafter" w:date="2026-05-13T11:59:00Z">
        <w:r w:rsidRPr="00E605EB" w:rsidDel="00706043">
          <w:rPr>
            <w:highlight w:val="yellow"/>
            <w:rPrChange w:id="1204" w:author="Hannah Suzanne Wirtshafter" w:date="2026-05-14T14:23:00Z">
              <w:rPr/>
            </w:rPrChange>
          </w:rPr>
          <w:delText xml:space="preserve">This </w:delText>
        </w:r>
      </w:del>
      <w:ins w:id="1205" w:author="Hannah Suzanne Wirtshafter" w:date="2026-05-13T11:59:00Z">
        <w:r w:rsidR="00706043" w:rsidRPr="00E605EB">
          <w:rPr>
            <w:highlight w:val="yellow"/>
            <w:rPrChange w:id="1206" w:author="Hannah Suzanne Wirtshafter" w:date="2026-05-14T14:23:00Z">
              <w:rPr/>
            </w:rPrChange>
          </w:rPr>
          <w:t>C</w:t>
        </w:r>
      </w:ins>
      <w:del w:id="1207" w:author="Hannah Suzanne Wirtshafter" w:date="2026-05-13T11:59:00Z">
        <w:r w:rsidR="002E3875" w:rsidRPr="00E605EB" w:rsidDel="00706043">
          <w:rPr>
            <w:highlight w:val="yellow"/>
            <w:rPrChange w:id="1208" w:author="Hannah Suzanne Wirtshafter" w:date="2026-05-14T14:23:00Z">
              <w:rPr/>
            </w:rPrChange>
          </w:rPr>
          <w:delText>c</w:delText>
        </w:r>
      </w:del>
      <w:r w:rsidR="002E3875" w:rsidRPr="00E605EB">
        <w:rPr>
          <w:highlight w:val="yellow"/>
          <w:rPrChange w:id="1209" w:author="Hannah Suzanne Wirtshafter" w:date="2026-05-14T14:23:00Z">
            <w:rPr/>
          </w:rPrChange>
        </w:rPr>
        <w:t xml:space="preserve">onservation </w:t>
      </w:r>
      <w:r w:rsidRPr="00E605EB">
        <w:rPr>
          <w:highlight w:val="yellow"/>
          <w:rPrChange w:id="1210" w:author="Hannah Suzanne Wirtshafter" w:date="2026-05-14T14:23:00Z">
            <w:rPr/>
          </w:rPrChange>
        </w:rPr>
        <w:t xml:space="preserve">across animals </w:t>
      </w:r>
      <w:r w:rsidR="002E3875" w:rsidRPr="00E605EB">
        <w:rPr>
          <w:highlight w:val="yellow"/>
          <w:rPrChange w:id="1211" w:author="Hannah Suzanne Wirtshafter" w:date="2026-05-14T14:23:00Z">
            <w:rPr/>
          </w:rPrChange>
        </w:rPr>
        <w:t xml:space="preserve">is </w:t>
      </w:r>
      <w:ins w:id="1212" w:author="Hannah Suzanne Wirtshafter" w:date="2026-05-14T14:22:00Z">
        <w:r w:rsidR="00E605EB" w:rsidRPr="00E605EB">
          <w:rPr>
            <w:highlight w:val="yellow"/>
            <w:rPrChange w:id="1213" w:author="Hannah Suzanne Wirtshafter" w:date="2026-05-14T14:23:00Z">
              <w:rPr/>
            </w:rPrChange>
          </w:rPr>
          <w:t xml:space="preserve">particularly </w:t>
        </w:r>
      </w:ins>
      <w:del w:id="1214" w:author="Hannah Suzanne Wirtshafter" w:date="2026-05-13T11:59:00Z">
        <w:r w:rsidR="002E3875" w:rsidRPr="00E605EB" w:rsidDel="00706043">
          <w:rPr>
            <w:highlight w:val="yellow"/>
            <w:rPrChange w:id="1215" w:author="Hannah Suzanne Wirtshafter" w:date="2026-05-14T14:23:00Z">
              <w:rPr/>
            </w:rPrChange>
          </w:rPr>
          <w:delText xml:space="preserve">striking </w:delText>
        </w:r>
      </w:del>
      <w:ins w:id="1216" w:author="Hannah Suzanne Wirtshafter" w:date="2026-05-13T11:59:00Z">
        <w:r w:rsidR="00706043" w:rsidRPr="00E605EB">
          <w:rPr>
            <w:highlight w:val="yellow"/>
            <w:rPrChange w:id="1217" w:author="Hannah Suzanne Wirtshafter" w:date="2026-05-14T14:23:00Z">
              <w:rPr/>
            </w:rPrChange>
          </w:rPr>
          <w:t xml:space="preserve">notable </w:t>
        </w:r>
      </w:ins>
      <w:r w:rsidR="002E3875" w:rsidRPr="00E605EB">
        <w:rPr>
          <w:highlight w:val="yellow"/>
          <w:rPrChange w:id="1218" w:author="Hannah Suzanne Wirtshafter" w:date="2026-05-14T14:23:00Z">
            <w:rPr/>
          </w:rPrChange>
        </w:rPr>
        <w:t>given the hippocampus’s established role in episodic memory and its sensitivity to individual experience</w:t>
      </w:r>
      <w:r w:rsidR="00E24230" w:rsidRPr="00E605EB">
        <w:rPr>
          <w:highlight w:val="yellow"/>
          <w:rPrChange w:id="1219" w:author="Hannah Suzanne Wirtshafter" w:date="2026-05-14T14:23:00Z">
            <w:rPr/>
          </w:rPrChange>
        </w:rPr>
        <w:fldChar w:fldCharType="begin">
          <w:fldData xml:space="preserve">PEVuZE5vdGU+PENpdGU+PEF1dGhvcj5Qb3VsdGVyPC9BdXRob3I+PFllYXI+MjAxODwvWWVhcj48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bC10aXRsZT48L3BlcmlvZGljYWw+PHBhZ2VzPjE3My0xOTM8L3BhZ2VzPjx2b2x1bWU+NDQ8L3Zv
bHVtZT48bnVtYmVyPjE8L251bWJlcj48ZGF0ZXM+PHllYXI+MjAxMzwveWVhcj48L2RhdGVzPjxp
c2JuPjE1NDMtNTkyWDwvaXNibj48dXJscz48L3VybHM+PC9yZWNvcmQ+PC9DaXRlPjwvRW5kTm90
ZT5=
</w:fldData>
        </w:fldChar>
      </w:r>
      <w:r w:rsidR="00DF26AB" w:rsidRPr="00E605EB">
        <w:rPr>
          <w:highlight w:val="yellow"/>
          <w:rPrChange w:id="1220" w:author="Hannah Suzanne Wirtshafter" w:date="2026-05-14T14:23:00Z">
            <w:rPr/>
          </w:rPrChange>
        </w:rPr>
        <w:instrText xml:space="preserve"> ADDIN EN.CITE </w:instrText>
      </w:r>
      <w:r w:rsidR="00DF26AB" w:rsidRPr="00E605EB">
        <w:rPr>
          <w:highlight w:val="yellow"/>
          <w:rPrChange w:id="1221" w:author="Hannah Suzanne Wirtshafter" w:date="2026-05-14T14:23:00Z">
            <w:rPr/>
          </w:rPrChange>
        </w:rPr>
        <w:fldChar w:fldCharType="begin">
          <w:fldData xml:space="preserve">PEVuZE5vdGU+PENpdGU+PEF1dGhvcj5Qb3VsdGVyPC9BdXRob3I+PFllYXI+MjAxODwvWWVhcj48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bC10aXRsZT48L3BlcmlvZGljYWw+PHBhZ2VzPjE3My0xOTM8L3BhZ2VzPjx2b2x1bWU+NDQ8L3Zv
bHVtZT48bnVtYmVyPjE8L251bWJlcj48ZGF0ZXM+PHllYXI+MjAxMzwveWVhcj48L2RhdGVzPjxp
c2JuPjE1NDMtNTkyWDwvaXNibj48dXJscz48L3VybHM+PC9yZWNvcmQ+PC9DaXRlPjwvRW5kTm90
ZT5=
</w:fldData>
        </w:fldChar>
      </w:r>
      <w:r w:rsidR="00DF26AB" w:rsidRPr="00E605EB">
        <w:rPr>
          <w:highlight w:val="yellow"/>
          <w:rPrChange w:id="1222" w:author="Hannah Suzanne Wirtshafter" w:date="2026-05-14T14:23:00Z">
            <w:rPr/>
          </w:rPrChange>
        </w:rPr>
        <w:instrText xml:space="preserve"> ADDIN EN.CITE.DATA </w:instrText>
      </w:r>
      <w:r w:rsidR="00DF26AB" w:rsidRPr="00E605EB">
        <w:rPr>
          <w:highlight w:val="yellow"/>
          <w:rPrChange w:id="1223" w:author="Hannah Suzanne Wirtshafter" w:date="2026-05-14T14:23:00Z">
            <w:rPr>
              <w:highlight w:val="yellow"/>
            </w:rPr>
          </w:rPrChange>
        </w:rPr>
      </w:r>
      <w:r w:rsidR="00DF26AB" w:rsidRPr="00E605EB">
        <w:rPr>
          <w:highlight w:val="yellow"/>
          <w:rPrChange w:id="1224" w:author="Hannah Suzanne Wirtshafter" w:date="2026-05-14T14:23:00Z">
            <w:rPr/>
          </w:rPrChange>
        </w:rPr>
        <w:fldChar w:fldCharType="end"/>
      </w:r>
      <w:r w:rsidR="00E24230" w:rsidRPr="00E605EB">
        <w:rPr>
          <w:highlight w:val="yellow"/>
          <w:rPrChange w:id="1225" w:author="Hannah Suzanne Wirtshafter" w:date="2026-05-14T14:23:00Z">
            <w:rPr>
              <w:highlight w:val="yellow"/>
            </w:rPr>
          </w:rPrChange>
        </w:rPr>
      </w:r>
      <w:r w:rsidR="00E24230" w:rsidRPr="00E605EB">
        <w:rPr>
          <w:highlight w:val="yellow"/>
          <w:rPrChange w:id="1226" w:author="Hannah Suzanne Wirtshafter" w:date="2026-05-14T14:23:00Z">
            <w:rPr/>
          </w:rPrChange>
        </w:rPr>
        <w:fldChar w:fldCharType="separate"/>
      </w:r>
      <w:r w:rsidR="00DF26AB" w:rsidRPr="00E605EB">
        <w:rPr>
          <w:noProof/>
          <w:highlight w:val="yellow"/>
          <w:vertAlign w:val="superscript"/>
          <w:rPrChange w:id="1227" w:author="Hannah Suzanne Wirtshafter" w:date="2026-05-14T14:23:00Z">
            <w:rPr>
              <w:noProof/>
              <w:vertAlign w:val="superscript"/>
            </w:rPr>
          </w:rPrChange>
        </w:rPr>
        <w:t>45-49</w:t>
      </w:r>
      <w:r w:rsidR="00E24230" w:rsidRPr="00E605EB">
        <w:rPr>
          <w:highlight w:val="yellow"/>
          <w:rPrChange w:id="1228" w:author="Hannah Suzanne Wirtshafter" w:date="2026-05-14T14:23:00Z">
            <w:rPr/>
          </w:rPrChange>
        </w:rPr>
        <w:fldChar w:fldCharType="end"/>
      </w:r>
      <w:r w:rsidR="008D30BD" w:rsidRPr="00E605EB">
        <w:rPr>
          <w:highlight w:val="yellow"/>
          <w:rPrChange w:id="1229" w:author="Hannah Suzanne Wirtshafter" w:date="2026-05-14T14:23:00Z">
            <w:rPr/>
          </w:rPrChange>
        </w:rPr>
        <w:t xml:space="preserve">. </w:t>
      </w:r>
      <w:r w:rsidR="002E3875" w:rsidRPr="00E605EB">
        <w:rPr>
          <w:highlight w:val="yellow"/>
          <w:rPrChange w:id="1230" w:author="Hannah Suzanne Wirtshafter" w:date="2026-05-14T14:23:00Z">
            <w:rPr/>
          </w:rPrChange>
        </w:rPr>
        <w:t xml:space="preserve">Prior </w:t>
      </w:r>
      <w:del w:id="1231" w:author="Hannah Suzanne Wirtshafter" w:date="2026-05-13T11:59:00Z">
        <w:r w:rsidR="002E3875" w:rsidRPr="00E605EB" w:rsidDel="004F0A39">
          <w:rPr>
            <w:highlight w:val="yellow"/>
            <w:rPrChange w:id="1232" w:author="Hannah Suzanne Wirtshafter" w:date="2026-05-14T14:23:00Z">
              <w:rPr/>
            </w:rPrChange>
          </w:rPr>
          <w:delText xml:space="preserve">studies </w:delText>
        </w:r>
      </w:del>
      <w:ins w:id="1233" w:author="Hannah Suzanne Wirtshafter" w:date="2026-05-13T11:59:00Z">
        <w:r w:rsidR="004F0A39" w:rsidRPr="00E605EB">
          <w:rPr>
            <w:highlight w:val="yellow"/>
            <w:rPrChange w:id="1234" w:author="Hannah Suzanne Wirtshafter" w:date="2026-05-14T14:23:00Z">
              <w:rPr/>
            </w:rPrChange>
          </w:rPr>
          <w:t>d</w:t>
        </w:r>
      </w:ins>
      <w:ins w:id="1235" w:author="Hannah Suzanne Wirtshafter" w:date="2026-05-13T12:00:00Z">
        <w:r w:rsidR="004F0A39" w:rsidRPr="00E605EB">
          <w:rPr>
            <w:highlight w:val="yellow"/>
            <w:rPrChange w:id="1236" w:author="Hannah Suzanne Wirtshafter" w:date="2026-05-14T14:23:00Z">
              <w:rPr/>
            </w:rPrChange>
          </w:rPr>
          <w:t>emonstrates of</w:t>
        </w:r>
      </w:ins>
      <w:del w:id="1237" w:author="Hannah Suzanne Wirtshafter" w:date="2026-05-13T12:00:00Z">
        <w:r w:rsidRPr="00E605EB" w:rsidDel="004F0A39">
          <w:rPr>
            <w:highlight w:val="yellow"/>
            <w:rPrChange w:id="1238" w:author="Hannah Suzanne Wirtshafter" w:date="2026-05-14T14:23:00Z">
              <w:rPr/>
            </w:rPrChange>
          </w:rPr>
          <w:delText>that reported</w:delText>
        </w:r>
      </w:del>
      <w:r w:rsidRPr="00E605EB">
        <w:rPr>
          <w:highlight w:val="yellow"/>
          <w:rPrChange w:id="1239" w:author="Hannah Suzanne Wirtshafter" w:date="2026-05-14T14:23:00Z">
            <w:rPr/>
          </w:rPrChange>
        </w:rPr>
        <w:t xml:space="preserve"> </w:t>
      </w:r>
      <w:r w:rsidR="002E3875" w:rsidRPr="00E605EB">
        <w:rPr>
          <w:highlight w:val="yellow"/>
          <w:rPrChange w:id="1240" w:author="Hannah Suzanne Wirtshafter" w:date="2026-05-14T14:23:00Z">
            <w:rPr/>
          </w:rPrChange>
        </w:rPr>
        <w:t xml:space="preserve">conserved neural </w:t>
      </w:r>
      <w:r w:rsidR="00DF0B25" w:rsidRPr="00E605EB">
        <w:rPr>
          <w:highlight w:val="yellow"/>
          <w:rPrChange w:id="1241" w:author="Hannah Suzanne Wirtshafter" w:date="2026-05-14T14:23:00Z">
            <w:rPr/>
          </w:rPrChange>
        </w:rPr>
        <w:t xml:space="preserve">population </w:t>
      </w:r>
      <w:r w:rsidR="002E3875" w:rsidRPr="00E605EB">
        <w:rPr>
          <w:highlight w:val="yellow"/>
          <w:rPrChange w:id="1242" w:author="Hannah Suzanne Wirtshafter" w:date="2026-05-14T14:23:00Z">
            <w:rPr/>
          </w:rPrChange>
        </w:rPr>
        <w:t xml:space="preserve">dynamics across animals have largely </w:t>
      </w:r>
      <w:del w:id="1243" w:author="Hannah Suzanne Wirtshafter" w:date="2026-05-13T12:00:00Z">
        <w:r w:rsidR="002E3875" w:rsidRPr="00E605EB" w:rsidDel="004F0A39">
          <w:rPr>
            <w:highlight w:val="yellow"/>
            <w:rPrChange w:id="1244" w:author="Hannah Suzanne Wirtshafter" w:date="2026-05-14T14:23:00Z">
              <w:rPr/>
            </w:rPrChange>
          </w:rPr>
          <w:delText xml:space="preserve">focused on </w:delText>
        </w:r>
        <w:r w:rsidR="00DF0B25" w:rsidRPr="00E605EB" w:rsidDel="004F0A39">
          <w:rPr>
            <w:highlight w:val="yellow"/>
            <w:rPrChange w:id="1245" w:author="Hannah Suzanne Wirtshafter" w:date="2026-05-14T14:23:00Z">
              <w:rPr/>
            </w:rPrChange>
          </w:rPr>
          <w:delText>brain areas</w:delText>
        </w:r>
        <w:r w:rsidR="002E3875" w:rsidRPr="00E605EB" w:rsidDel="004F0A39">
          <w:rPr>
            <w:highlight w:val="yellow"/>
            <w:rPrChange w:id="1246" w:author="Hannah Suzanne Wirtshafter" w:date="2026-05-14T14:23:00Z">
              <w:rPr/>
            </w:rPrChange>
          </w:rPr>
          <w:delText xml:space="preserve"> associated with</w:delText>
        </w:r>
      </w:del>
      <w:ins w:id="1247" w:author="Hannah Suzanne Wirtshafter" w:date="2026-05-13T12:00:00Z">
        <w:r w:rsidR="004F0A39" w:rsidRPr="00E605EB">
          <w:rPr>
            <w:highlight w:val="yellow"/>
            <w:rPrChange w:id="1248" w:author="Hannah Suzanne Wirtshafter" w:date="2026-05-14T14:23:00Z">
              <w:rPr/>
            </w:rPrChange>
          </w:rPr>
          <w:t>involved stereotyped</w:t>
        </w:r>
      </w:ins>
      <w:r w:rsidR="002E3875" w:rsidRPr="00E605EB">
        <w:rPr>
          <w:highlight w:val="yellow"/>
          <w:rPrChange w:id="1249" w:author="Hannah Suzanne Wirtshafter" w:date="2026-05-14T14:23:00Z">
            <w:rPr/>
          </w:rPrChange>
        </w:rPr>
        <w:t xml:space="preserve"> motor </w:t>
      </w:r>
      <w:ins w:id="1250" w:author="Hannah Suzanne Wirtshafter" w:date="2026-05-13T12:00:00Z">
        <w:r w:rsidR="004F0A39" w:rsidRPr="00E605EB">
          <w:rPr>
            <w:highlight w:val="yellow"/>
            <w:rPrChange w:id="1251" w:author="Hannah Suzanne Wirtshafter" w:date="2026-05-14T14:23:00Z">
              <w:rPr/>
            </w:rPrChange>
          </w:rPr>
          <w:t xml:space="preserve">or </w:t>
        </w:r>
      </w:ins>
      <w:del w:id="1252" w:author="Hannah Suzanne Wirtshafter" w:date="2026-05-13T12:00:00Z">
        <w:r w:rsidR="002E3875" w:rsidRPr="00E605EB" w:rsidDel="004F0A39">
          <w:rPr>
            <w:highlight w:val="yellow"/>
            <w:rPrChange w:id="1253" w:author="Hannah Suzanne Wirtshafter" w:date="2026-05-14T14:23:00Z">
              <w:rPr/>
            </w:rPrChange>
          </w:rPr>
          <w:delText xml:space="preserve">control or basic </w:delText>
        </w:r>
      </w:del>
      <w:r w:rsidR="002E3875" w:rsidRPr="00E605EB">
        <w:rPr>
          <w:highlight w:val="yellow"/>
          <w:rPrChange w:id="1254" w:author="Hannah Suzanne Wirtshafter" w:date="2026-05-14T14:23:00Z">
            <w:rPr/>
          </w:rPrChange>
        </w:rPr>
        <w:t xml:space="preserve">motivational </w:t>
      </w:r>
      <w:del w:id="1255" w:author="Hannah Suzanne Wirtshafter" w:date="2026-05-13T12:00:00Z">
        <w:r w:rsidR="002E3875" w:rsidRPr="00E605EB" w:rsidDel="004F0A39">
          <w:rPr>
            <w:highlight w:val="yellow"/>
            <w:rPrChange w:id="1256" w:author="Hannah Suzanne Wirtshafter" w:date="2026-05-14T14:23:00Z">
              <w:rPr/>
            </w:rPrChange>
          </w:rPr>
          <w:delText>states</w:delText>
        </w:r>
        <w:r w:rsidR="00E24230" w:rsidRPr="00E605EB" w:rsidDel="004F0A39">
          <w:rPr>
            <w:highlight w:val="yellow"/>
            <w:rPrChange w:id="1257" w:author="Hannah Suzanne Wirtshafter" w:date="2026-05-14T14:23:00Z">
              <w:rPr/>
            </w:rPrChange>
          </w:rPr>
          <w:fldChar w:fldCharType="begin">
            <w:fldData xml:space="preserve">PEVuZE5vdGU+PENpdGU+PEF1dGhvcj5TYWZhaWU8L0F1dGhvcj48WWVhcj4yMDIzPC9ZZWFyPjxS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</w:fldData>
          </w:fldChar>
        </w:r>
        <w:r w:rsidR="00DF26AB" w:rsidRPr="00E605EB" w:rsidDel="004F0A39">
          <w:rPr>
            <w:highlight w:val="yellow"/>
            <w:rPrChange w:id="1258" w:author="Hannah Suzanne Wirtshafter" w:date="2026-05-14T14:23:00Z">
              <w:rPr/>
            </w:rPrChange>
          </w:rPr>
          <w:delInstrText xml:space="preserve"> ADDIN EN.CITE </w:delInstrText>
        </w:r>
        <w:r w:rsidR="00DF26AB" w:rsidRPr="00E605EB" w:rsidDel="004F0A39">
          <w:rPr>
            <w:highlight w:val="yellow"/>
            <w:rPrChange w:id="1259" w:author="Hannah Suzanne Wirtshafter" w:date="2026-05-14T14:23:00Z">
              <w:rPr/>
            </w:rPrChange>
          </w:rPr>
          <w:fldChar w:fldCharType="begin">
            <w:fldData xml:space="preserve">PEVuZE5vdGU+PENpdGU+PEF1dGhvcj5TYWZhaWU8L0F1dGhvcj48WWVhcj4yMDIzPC9ZZWFyPjxS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</w:fldData>
          </w:fldChar>
        </w:r>
        <w:r w:rsidR="00DF26AB" w:rsidRPr="00E605EB" w:rsidDel="004F0A39">
          <w:rPr>
            <w:highlight w:val="yellow"/>
            <w:rPrChange w:id="1260" w:author="Hannah Suzanne Wirtshafter" w:date="2026-05-14T14:23:00Z">
              <w:rPr/>
            </w:rPrChange>
          </w:rPr>
          <w:delInstrText xml:space="preserve"> ADDIN EN.CITE.DATA </w:delInstrText>
        </w:r>
        <w:r w:rsidR="00DF26AB" w:rsidRPr="00E605EB" w:rsidDel="004F0A39">
          <w:rPr>
            <w:highlight w:val="yellow"/>
            <w:rPrChange w:id="1261" w:author="Hannah Suzanne Wirtshafter" w:date="2026-05-14T14:23:00Z">
              <w:rPr>
                <w:highlight w:val="yellow"/>
              </w:rPr>
            </w:rPrChange>
          </w:rPr>
        </w:r>
        <w:r w:rsidR="00DF26AB" w:rsidRPr="00E605EB" w:rsidDel="004F0A39">
          <w:rPr>
            <w:highlight w:val="yellow"/>
            <w:rPrChange w:id="1262" w:author="Hannah Suzanne Wirtshafter" w:date="2026-05-14T14:23:00Z">
              <w:rPr/>
            </w:rPrChange>
          </w:rPr>
          <w:fldChar w:fldCharType="end"/>
        </w:r>
        <w:r w:rsidR="00E24230" w:rsidRPr="00E605EB" w:rsidDel="004F0A39">
          <w:rPr>
            <w:highlight w:val="yellow"/>
            <w:rPrChange w:id="1263" w:author="Hannah Suzanne Wirtshafter" w:date="2026-05-14T14:23:00Z">
              <w:rPr>
                <w:highlight w:val="yellow"/>
              </w:rPr>
            </w:rPrChange>
          </w:rPr>
        </w:r>
        <w:r w:rsidR="00E24230" w:rsidRPr="00E605EB" w:rsidDel="004F0A39">
          <w:rPr>
            <w:highlight w:val="yellow"/>
            <w:rPrChange w:id="1264" w:author="Hannah Suzanne Wirtshafter" w:date="2026-05-14T14:23:00Z">
              <w:rPr/>
            </w:rPrChange>
          </w:rPr>
          <w:fldChar w:fldCharType="separate"/>
        </w:r>
        <w:r w:rsidR="00DF26AB" w:rsidRPr="00E605EB" w:rsidDel="004F0A39">
          <w:rPr>
            <w:noProof/>
            <w:highlight w:val="yellow"/>
            <w:vertAlign w:val="superscript"/>
            <w:rPrChange w:id="1265" w:author="Hannah Suzanne Wirtshafter" w:date="2026-05-14T14:23:00Z">
              <w:rPr>
                <w:noProof/>
                <w:vertAlign w:val="superscript"/>
              </w:rPr>
            </w:rPrChange>
          </w:rPr>
          <w:delText>50-58</w:delText>
        </w:r>
        <w:r w:rsidR="00E24230" w:rsidRPr="00E605EB" w:rsidDel="004F0A39">
          <w:rPr>
            <w:highlight w:val="yellow"/>
            <w:rPrChange w:id="1266" w:author="Hannah Suzanne Wirtshafter" w:date="2026-05-14T14:23:00Z">
              <w:rPr/>
            </w:rPrChange>
          </w:rPr>
          <w:fldChar w:fldCharType="end"/>
        </w:r>
      </w:del>
      <w:ins w:id="1267" w:author="Hannah Suzanne Wirtshafter" w:date="2026-05-13T12:00:00Z">
        <w:r w:rsidR="004F0A39" w:rsidRPr="00E605EB">
          <w:rPr>
            <w:highlight w:val="yellow"/>
            <w:rPrChange w:id="1268" w:author="Hannah Suzanne Wirtshafter" w:date="2026-05-14T14:23:00Z">
              <w:rPr/>
            </w:rPrChange>
          </w:rPr>
          <w:t>behaviors</w:t>
        </w:r>
        <w:r w:rsidR="004F0A39" w:rsidRPr="00E605EB">
          <w:rPr>
            <w:highlight w:val="yellow"/>
            <w:rPrChange w:id="1269" w:author="Hannah Suzanne Wirtshafter" w:date="2026-05-14T14:23:00Z">
              <w:rPr/>
            </w:rPrChange>
          </w:rPr>
          <w:fldChar w:fldCharType="begin">
            <w:fldData xml:space="preserve">PEVuZE5vdGU+PENpdGU+PEF1dGhvcj5TYWZhaWU8L0F1dGhvcj48WWVhcj4yMDIzPC9ZZWFyPjxS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</w:fldData>
          </w:fldChar>
        </w:r>
        <w:r w:rsidR="004F0A39" w:rsidRPr="00E605EB">
          <w:rPr>
            <w:highlight w:val="yellow"/>
            <w:rPrChange w:id="1270" w:author="Hannah Suzanne Wirtshafter" w:date="2026-05-14T14:23:00Z">
              <w:rPr/>
            </w:rPrChange>
          </w:rPr>
          <w:instrText xml:space="preserve"> ADDIN EN.CITE </w:instrText>
        </w:r>
        <w:r w:rsidR="004F0A39" w:rsidRPr="00E605EB">
          <w:rPr>
            <w:highlight w:val="yellow"/>
            <w:rPrChange w:id="1271" w:author="Hannah Suzanne Wirtshafter" w:date="2026-05-14T14:23:00Z">
              <w:rPr/>
            </w:rPrChange>
          </w:rPr>
          <w:fldChar w:fldCharType="begin">
            <w:fldData xml:space="preserve">PEVuZE5vdGU+PENpdGU+PEF1dGhvcj5TYWZhaWU8L0F1dGhvcj48WWVhcj4yMDIzPC9ZZWFyPjxS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</w:fldData>
          </w:fldChar>
        </w:r>
        <w:r w:rsidR="004F0A39" w:rsidRPr="00E605EB">
          <w:rPr>
            <w:highlight w:val="yellow"/>
            <w:rPrChange w:id="1272" w:author="Hannah Suzanne Wirtshafter" w:date="2026-05-14T14:23:00Z">
              <w:rPr/>
            </w:rPrChange>
          </w:rPr>
          <w:instrText xml:space="preserve"> ADDIN EN.CITE.DATA </w:instrText>
        </w:r>
        <w:r w:rsidR="004F0A39" w:rsidRPr="00E605EB">
          <w:rPr>
            <w:highlight w:val="yellow"/>
            <w:rPrChange w:id="1273" w:author="Hannah Suzanne Wirtshafter" w:date="2026-05-14T14:23:00Z">
              <w:rPr>
                <w:highlight w:val="yellow"/>
              </w:rPr>
            </w:rPrChange>
          </w:rPr>
        </w:r>
        <w:r w:rsidR="004F0A39" w:rsidRPr="00E605EB">
          <w:rPr>
            <w:highlight w:val="yellow"/>
            <w:rPrChange w:id="1274" w:author="Hannah Suzanne Wirtshafter" w:date="2026-05-14T14:23:00Z">
              <w:rPr/>
            </w:rPrChange>
          </w:rPr>
          <w:fldChar w:fldCharType="end"/>
        </w:r>
        <w:r w:rsidR="004F0A39" w:rsidRPr="00E605EB">
          <w:rPr>
            <w:highlight w:val="yellow"/>
            <w:rPrChange w:id="1275" w:author="Hannah Suzanne Wirtshafter" w:date="2026-05-14T14:23:00Z">
              <w:rPr>
                <w:highlight w:val="yellow"/>
              </w:rPr>
            </w:rPrChange>
          </w:rPr>
        </w:r>
        <w:r w:rsidR="004F0A39" w:rsidRPr="00E605EB">
          <w:rPr>
            <w:highlight w:val="yellow"/>
            <w:rPrChange w:id="1276" w:author="Hannah Suzanne Wirtshafter" w:date="2026-05-14T14:23:00Z">
              <w:rPr/>
            </w:rPrChange>
          </w:rPr>
          <w:fldChar w:fldCharType="separate"/>
        </w:r>
        <w:r w:rsidR="004F0A39" w:rsidRPr="00E605EB">
          <w:rPr>
            <w:noProof/>
            <w:highlight w:val="yellow"/>
            <w:vertAlign w:val="superscript"/>
            <w:rPrChange w:id="1277" w:author="Hannah Suzanne Wirtshafter" w:date="2026-05-14T14:23:00Z">
              <w:rPr>
                <w:noProof/>
                <w:vertAlign w:val="superscript"/>
              </w:rPr>
            </w:rPrChange>
          </w:rPr>
          <w:t>50-58</w:t>
        </w:r>
        <w:r w:rsidR="004F0A39" w:rsidRPr="00E605EB">
          <w:rPr>
            <w:highlight w:val="yellow"/>
            <w:rPrChange w:id="1278" w:author="Hannah Suzanne Wirtshafter" w:date="2026-05-14T14:23:00Z">
              <w:rPr/>
            </w:rPrChange>
          </w:rPr>
          <w:fldChar w:fldCharType="end"/>
        </w:r>
      </w:ins>
      <w:del w:id="1279" w:author="Hannah Suzanne Wirtshafter" w:date="2026-05-13T12:00:00Z">
        <w:r w:rsidR="00AA3121" w:rsidRPr="00E605EB" w:rsidDel="004F0A39">
          <w:rPr>
            <w:highlight w:val="yellow"/>
            <w:rPrChange w:id="1280" w:author="Hannah Suzanne Wirtshafter" w:date="2026-05-14T14:23:00Z">
              <w:rPr/>
            </w:rPrChange>
          </w:rPr>
          <w:delText xml:space="preserve">; these representations </w:delText>
        </w:r>
        <w:r w:rsidR="002E3875" w:rsidRPr="00E605EB" w:rsidDel="004F0A39">
          <w:rPr>
            <w:highlight w:val="yellow"/>
            <w:rPrChange w:id="1281" w:author="Hannah Suzanne Wirtshafter" w:date="2026-05-14T14:23:00Z">
              <w:rPr/>
            </w:rPrChange>
          </w:rPr>
          <w:delText xml:space="preserve">are often linked to stereotyped behaviors </w:delText>
        </w:r>
      </w:del>
      <w:r w:rsidR="00E24230" w:rsidRPr="00E605EB">
        <w:rPr>
          <w:highlight w:val="yellow"/>
          <w:rPrChange w:id="1282" w:author="Hannah Suzanne Wirtshafter" w:date="2026-05-14T14:23:00Z">
            <w:rPr/>
          </w:rPrChange>
        </w:rPr>
        <w:fldChar w:fldCharType="begin">
          <w:fldData xml:space="preserve">PEVuZE5vdGU+PENpdGU+PEF1dGhvcj5Lb2dhbjwvQXV0aG9yPjxZZWFyPjIwMjM8L1llYXI+PFJl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</w:fldData>
        </w:fldChar>
      </w:r>
      <w:r w:rsidR="00DF26AB" w:rsidRPr="00E605EB">
        <w:rPr>
          <w:highlight w:val="yellow"/>
          <w:rPrChange w:id="1283" w:author="Hannah Suzanne Wirtshafter" w:date="2026-05-14T14:23:00Z">
            <w:rPr/>
          </w:rPrChange>
        </w:rPr>
        <w:instrText xml:space="preserve"> ADDIN EN.CITE </w:instrText>
      </w:r>
      <w:r w:rsidR="00DF26AB" w:rsidRPr="00E605EB">
        <w:rPr>
          <w:highlight w:val="yellow"/>
          <w:rPrChange w:id="1284" w:author="Hannah Suzanne Wirtshafter" w:date="2026-05-14T14:23:00Z">
            <w:rPr/>
          </w:rPrChange>
        </w:rPr>
        <w:fldChar w:fldCharType="begin">
          <w:fldData xml:space="preserve">PEVuZE5vdGU+PENpdGU+PEF1dGhvcj5Lb2dhbjwvQXV0aG9yPjxZZWFyPjIwMjM8L1llYXI+PFJl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</w:fldData>
        </w:fldChar>
      </w:r>
      <w:r w:rsidR="00DF26AB" w:rsidRPr="00E605EB">
        <w:rPr>
          <w:highlight w:val="yellow"/>
          <w:rPrChange w:id="1285" w:author="Hannah Suzanne Wirtshafter" w:date="2026-05-14T14:23:00Z">
            <w:rPr/>
          </w:rPrChange>
        </w:rPr>
        <w:instrText xml:space="preserve"> ADDIN EN.CITE.DATA </w:instrText>
      </w:r>
      <w:r w:rsidR="00DF26AB" w:rsidRPr="00E605EB">
        <w:rPr>
          <w:highlight w:val="yellow"/>
          <w:rPrChange w:id="1286" w:author="Hannah Suzanne Wirtshafter" w:date="2026-05-14T14:23:00Z">
            <w:rPr>
              <w:highlight w:val="yellow"/>
            </w:rPr>
          </w:rPrChange>
        </w:rPr>
      </w:r>
      <w:r w:rsidR="00DF26AB" w:rsidRPr="00E605EB">
        <w:rPr>
          <w:highlight w:val="yellow"/>
          <w:rPrChange w:id="1287" w:author="Hannah Suzanne Wirtshafter" w:date="2026-05-14T14:23:00Z">
            <w:rPr/>
          </w:rPrChange>
        </w:rPr>
        <w:fldChar w:fldCharType="end"/>
      </w:r>
      <w:r w:rsidR="00E24230" w:rsidRPr="00E605EB">
        <w:rPr>
          <w:highlight w:val="yellow"/>
          <w:rPrChange w:id="1288" w:author="Hannah Suzanne Wirtshafter" w:date="2026-05-14T14:23:00Z">
            <w:rPr>
              <w:highlight w:val="yellow"/>
            </w:rPr>
          </w:rPrChange>
        </w:rPr>
      </w:r>
      <w:r w:rsidR="00E24230" w:rsidRPr="00E605EB">
        <w:rPr>
          <w:highlight w:val="yellow"/>
          <w:rPrChange w:id="1289" w:author="Hannah Suzanne Wirtshafter" w:date="2026-05-14T14:23:00Z">
            <w:rPr/>
          </w:rPrChange>
        </w:rPr>
        <w:fldChar w:fldCharType="separate"/>
      </w:r>
      <w:r w:rsidR="00DF26AB" w:rsidRPr="00E605EB">
        <w:rPr>
          <w:noProof/>
          <w:highlight w:val="yellow"/>
          <w:vertAlign w:val="superscript"/>
          <w:rPrChange w:id="1290" w:author="Hannah Suzanne Wirtshafter" w:date="2026-05-14T14:23:00Z">
            <w:rPr>
              <w:noProof/>
              <w:vertAlign w:val="superscript"/>
            </w:rPr>
          </w:rPrChange>
        </w:rPr>
        <w:t>55,57,59,60</w:t>
      </w:r>
      <w:r w:rsidR="00E24230" w:rsidRPr="00E605EB">
        <w:rPr>
          <w:highlight w:val="yellow"/>
          <w:rPrChange w:id="1291" w:author="Hannah Suzanne Wirtshafter" w:date="2026-05-14T14:23:00Z">
            <w:rPr/>
          </w:rPrChange>
        </w:rPr>
        <w:fldChar w:fldCharType="end"/>
      </w:r>
      <w:r w:rsidR="008D30BD" w:rsidRPr="00E605EB">
        <w:rPr>
          <w:highlight w:val="yellow"/>
          <w:rPrChange w:id="1292" w:author="Hannah Suzanne Wirtshafter" w:date="2026-05-14T14:23:00Z">
            <w:rPr/>
          </w:rPrChange>
        </w:rPr>
        <w:t xml:space="preserve">. </w:t>
      </w:r>
      <w:r w:rsidR="002E3875" w:rsidRPr="00E605EB">
        <w:rPr>
          <w:highlight w:val="yellow"/>
          <w:rPrChange w:id="1293" w:author="Hannah Suzanne Wirtshafter" w:date="2026-05-14T14:23:00Z">
            <w:rPr/>
          </w:rPrChange>
        </w:rPr>
        <w:t>In contrast, hippocampal</w:t>
      </w:r>
      <w:r w:rsidR="00AA3121" w:rsidRPr="00E605EB">
        <w:rPr>
          <w:highlight w:val="yellow"/>
          <w:rPrChange w:id="1294" w:author="Hannah Suzanne Wirtshafter" w:date="2026-05-14T14:23:00Z">
            <w:rPr/>
          </w:rPrChange>
        </w:rPr>
        <w:t xml:space="preserve"> </w:t>
      </w:r>
      <w:r w:rsidR="002E3875" w:rsidRPr="00E605EB">
        <w:rPr>
          <w:highlight w:val="yellow"/>
          <w:rPrChange w:id="1295" w:author="Hannah Suzanne Wirtshafter" w:date="2026-05-14T14:23:00Z">
            <w:rPr/>
          </w:rPrChange>
        </w:rPr>
        <w:t>dependent tasks involve flexible cognitive processes shaped by learning and cont</w:t>
      </w:r>
      <w:r w:rsidR="008D30BD" w:rsidRPr="00E605EB">
        <w:rPr>
          <w:highlight w:val="yellow"/>
          <w:rPrChange w:id="1296" w:author="Hannah Suzanne Wirtshafter" w:date="2026-05-14T14:23:00Z">
            <w:rPr/>
          </w:rPrChange>
        </w:rPr>
        <w:t>ext</w:t>
      </w:r>
      <w:r w:rsidR="00E24230" w:rsidRPr="00E605EB">
        <w:rPr>
          <w:highlight w:val="yellow"/>
          <w:rPrChange w:id="1297" w:author="Hannah Suzanne Wirtshafter" w:date="2026-05-14T14:23:00Z">
            <w:rPr/>
          </w:rPrChange>
        </w:rPr>
        <w:fldChar w:fldCharType="begin">
          <w:fldData xml:space="preserve">PEVuZE5vdGU+PENpdGU+PEF1dGhvcj5CdXpzw6FraTwvQXV0aG9yPjxZZWFyPjIwMTM8L1llYXI+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==
</w:fldData>
        </w:fldChar>
      </w:r>
      <w:r w:rsidR="00DF26AB" w:rsidRPr="00E605EB">
        <w:rPr>
          <w:highlight w:val="yellow"/>
          <w:rPrChange w:id="1298" w:author="Hannah Suzanne Wirtshafter" w:date="2026-05-14T14:23:00Z">
            <w:rPr/>
          </w:rPrChange>
        </w:rPr>
        <w:instrText xml:space="preserve"> ADDIN EN.CITE </w:instrText>
      </w:r>
      <w:r w:rsidR="00DF26AB" w:rsidRPr="00E605EB">
        <w:rPr>
          <w:highlight w:val="yellow"/>
          <w:rPrChange w:id="1299" w:author="Hannah Suzanne Wirtshafter" w:date="2026-05-14T14:23:00Z">
            <w:rPr/>
          </w:rPrChange>
        </w:rPr>
        <w:fldChar w:fldCharType="begin">
          <w:fldData xml:space="preserve">PEVuZE5vdGU+PENpdGU+PEF1dGhvcj5CdXpzw6FraTwvQXV0aG9yPjxZZWFyPjIwMTM8L1llYXI+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==
</w:fldData>
        </w:fldChar>
      </w:r>
      <w:r w:rsidR="00DF26AB" w:rsidRPr="00E605EB">
        <w:rPr>
          <w:highlight w:val="yellow"/>
          <w:rPrChange w:id="1300" w:author="Hannah Suzanne Wirtshafter" w:date="2026-05-14T14:23:00Z">
            <w:rPr/>
          </w:rPrChange>
        </w:rPr>
        <w:instrText xml:space="preserve"> ADDIN EN.CITE.DATA </w:instrText>
      </w:r>
      <w:r w:rsidR="00DF26AB" w:rsidRPr="00E605EB">
        <w:rPr>
          <w:highlight w:val="yellow"/>
          <w:rPrChange w:id="1301" w:author="Hannah Suzanne Wirtshafter" w:date="2026-05-14T14:23:00Z">
            <w:rPr>
              <w:highlight w:val="yellow"/>
            </w:rPr>
          </w:rPrChange>
        </w:rPr>
      </w:r>
      <w:r w:rsidR="00DF26AB" w:rsidRPr="00E605EB">
        <w:rPr>
          <w:highlight w:val="yellow"/>
          <w:rPrChange w:id="1302" w:author="Hannah Suzanne Wirtshafter" w:date="2026-05-14T14:23:00Z">
            <w:rPr/>
          </w:rPrChange>
        </w:rPr>
        <w:fldChar w:fldCharType="end"/>
      </w:r>
      <w:r w:rsidR="00E24230" w:rsidRPr="00E605EB">
        <w:rPr>
          <w:highlight w:val="yellow"/>
          <w:rPrChange w:id="1303" w:author="Hannah Suzanne Wirtshafter" w:date="2026-05-14T14:23:00Z">
            <w:rPr>
              <w:highlight w:val="yellow"/>
            </w:rPr>
          </w:rPrChange>
        </w:rPr>
      </w:r>
      <w:r w:rsidR="00E24230" w:rsidRPr="00E605EB">
        <w:rPr>
          <w:highlight w:val="yellow"/>
          <w:rPrChange w:id="1304" w:author="Hannah Suzanne Wirtshafter" w:date="2026-05-14T14:23:00Z">
            <w:rPr/>
          </w:rPrChange>
        </w:rPr>
        <w:fldChar w:fldCharType="separate"/>
      </w:r>
      <w:r w:rsidR="00DF26AB" w:rsidRPr="00E605EB">
        <w:rPr>
          <w:noProof/>
          <w:highlight w:val="yellow"/>
          <w:vertAlign w:val="superscript"/>
          <w:rPrChange w:id="1305" w:author="Hannah Suzanne Wirtshafter" w:date="2026-05-14T14:23:00Z">
            <w:rPr>
              <w:noProof/>
              <w:vertAlign w:val="superscript"/>
            </w:rPr>
          </w:rPrChange>
        </w:rPr>
        <w:t>61-64</w:t>
      </w:r>
      <w:r w:rsidR="00E24230" w:rsidRPr="00E605EB">
        <w:rPr>
          <w:highlight w:val="yellow"/>
          <w:rPrChange w:id="1306" w:author="Hannah Suzanne Wirtshafter" w:date="2026-05-14T14:23:00Z">
            <w:rPr/>
          </w:rPrChange>
        </w:rPr>
        <w:fldChar w:fldCharType="end"/>
      </w:r>
      <w:r w:rsidR="008D30BD" w:rsidRPr="00E605EB">
        <w:rPr>
          <w:highlight w:val="yellow"/>
          <w:rPrChange w:id="1307" w:author="Hannah Suzanne Wirtshafter" w:date="2026-05-14T14:23:00Z">
            <w:rPr/>
          </w:rPrChange>
        </w:rPr>
        <w:t xml:space="preserve">. The observation that </w:t>
      </w:r>
      <w:del w:id="1308" w:author="Hannah Suzanne Wirtshafter" w:date="2026-05-13T12:01:00Z">
        <w:r w:rsidR="008D30BD" w:rsidRPr="00E605EB" w:rsidDel="004F0A39">
          <w:rPr>
            <w:highlight w:val="yellow"/>
            <w:rPrChange w:id="1309" w:author="Hannah Suzanne Wirtshafter" w:date="2026-05-14T14:23:00Z">
              <w:rPr/>
            </w:rPrChange>
          </w:rPr>
          <w:delText xml:space="preserve">hippocampal </w:delText>
        </w:r>
      </w:del>
      <w:r w:rsidR="008D30BD" w:rsidRPr="00E605EB">
        <w:rPr>
          <w:highlight w:val="yellow"/>
          <w:rPrChange w:id="1310" w:author="Hannah Suzanne Wirtshafter" w:date="2026-05-14T14:23:00Z">
            <w:rPr/>
          </w:rPrChange>
        </w:rPr>
        <w:t>task</w:t>
      </w:r>
      <w:ins w:id="1311" w:author="Hannah Suzanne Wirtshafter" w:date="2026-05-13T12:01:00Z">
        <w:r w:rsidR="004F0A39" w:rsidRPr="00E605EB">
          <w:rPr>
            <w:highlight w:val="yellow"/>
            <w:rPrChange w:id="1312" w:author="Hannah Suzanne Wirtshafter" w:date="2026-05-14T14:23:00Z">
              <w:rPr/>
            </w:rPrChange>
          </w:rPr>
          <w:t xml:space="preserve">-related hippocampal </w:t>
        </w:r>
      </w:ins>
      <w:del w:id="1313" w:author="Hannah Suzanne Wirtshafter" w:date="2026-05-13T12:01:00Z">
        <w:r w:rsidR="008D30BD" w:rsidRPr="00E605EB" w:rsidDel="004F0A39">
          <w:rPr>
            <w:highlight w:val="yellow"/>
            <w:rPrChange w:id="1314" w:author="Hannah Suzanne Wirtshafter" w:date="2026-05-14T14:23:00Z">
              <w:rPr/>
            </w:rPrChange>
          </w:rPr>
          <w:delText xml:space="preserve"> representations</w:delText>
        </w:r>
      </w:del>
      <w:ins w:id="1315" w:author="Hannah Suzanne Wirtshafter" w:date="2026-05-13T12:01:00Z">
        <w:r w:rsidR="004F0A39" w:rsidRPr="00E605EB">
          <w:rPr>
            <w:highlight w:val="yellow"/>
            <w:rPrChange w:id="1316" w:author="Hannah Suzanne Wirtshafter" w:date="2026-05-14T14:23:00Z">
              <w:rPr/>
            </w:rPrChange>
          </w:rPr>
          <w:t xml:space="preserve">population structure was conserved across animals therefore </w:t>
        </w:r>
      </w:ins>
      <w:del w:id="1317" w:author="Hannah Suzanne Wirtshafter" w:date="2026-05-13T12:01:00Z">
        <w:r w:rsidR="008D30BD" w:rsidRPr="00E605EB" w:rsidDel="004F0A39">
          <w:rPr>
            <w:highlight w:val="yellow"/>
            <w:rPrChange w:id="1318" w:author="Hannah Suzanne Wirtshafter" w:date="2026-05-14T14:23:00Z">
              <w:rPr/>
            </w:rPrChange>
          </w:rPr>
          <w:delText xml:space="preserve"> exhibit consistent population-level </w:delText>
        </w:r>
        <w:r w:rsidR="00AA3121" w:rsidRPr="00E605EB" w:rsidDel="004F0A39">
          <w:rPr>
            <w:highlight w:val="yellow"/>
            <w:rPrChange w:id="1319" w:author="Hannah Suzanne Wirtshafter" w:date="2026-05-14T14:23:00Z">
              <w:rPr/>
            </w:rPrChange>
          </w:rPr>
          <w:delText xml:space="preserve">structure </w:delText>
        </w:r>
        <w:r w:rsidR="008D30BD" w:rsidRPr="00E605EB" w:rsidDel="004F0A39">
          <w:rPr>
            <w:highlight w:val="yellow"/>
            <w:rPrChange w:id="1320" w:author="Hannah Suzanne Wirtshafter" w:date="2026-05-14T14:23:00Z">
              <w:rPr/>
            </w:rPrChange>
          </w:rPr>
          <w:delText xml:space="preserve">across animals suggests </w:delText>
        </w:r>
      </w:del>
      <w:r w:rsidR="008D30BD" w:rsidRPr="00E605EB">
        <w:rPr>
          <w:highlight w:val="yellow"/>
          <w:rPrChange w:id="1321" w:author="Hannah Suzanne Wirtshafter" w:date="2026-05-14T14:23:00Z">
            <w:rPr/>
          </w:rPrChange>
        </w:rPr>
        <w:t>that flexible cognitive functions</w:t>
      </w:r>
      <w:r w:rsidR="00AA3121" w:rsidRPr="00E605EB">
        <w:rPr>
          <w:highlight w:val="yellow"/>
          <w:rPrChange w:id="1322" w:author="Hannah Suzanne Wirtshafter" w:date="2026-05-14T14:23:00Z">
            <w:rPr/>
          </w:rPrChange>
        </w:rPr>
        <w:t xml:space="preserve"> </w:t>
      </w:r>
      <w:del w:id="1323" w:author="Hannah Suzanne Wirtshafter" w:date="2026-05-13T12:01:00Z">
        <w:r w:rsidR="00AA3121" w:rsidRPr="00E605EB" w:rsidDel="004F0A39">
          <w:rPr>
            <w:highlight w:val="yellow"/>
            <w:rPrChange w:id="1324" w:author="Hannah Suzanne Wirtshafter" w:date="2026-05-14T14:23:00Z">
              <w:rPr/>
            </w:rPrChange>
          </w:rPr>
          <w:delText xml:space="preserve">might </w:delText>
        </w:r>
      </w:del>
      <w:ins w:id="1325" w:author="Hannah Suzanne Wirtshafter" w:date="2026-05-13T12:01:00Z">
        <w:r w:rsidR="004F0A39" w:rsidRPr="00E605EB">
          <w:rPr>
            <w:highlight w:val="yellow"/>
            <w:rPrChange w:id="1326" w:author="Hannah Suzanne Wirtshafter" w:date="2026-05-14T14:23:00Z">
              <w:rPr/>
            </w:rPrChange>
          </w:rPr>
          <w:t xml:space="preserve">may </w:t>
        </w:r>
      </w:ins>
      <w:r w:rsidR="00AA3121" w:rsidRPr="00E605EB">
        <w:rPr>
          <w:highlight w:val="yellow"/>
          <w:rPrChange w:id="1327" w:author="Hannah Suzanne Wirtshafter" w:date="2026-05-14T14:23:00Z">
            <w:rPr/>
          </w:rPrChange>
        </w:rPr>
        <w:t xml:space="preserve">rely upon shared </w:t>
      </w:r>
      <w:del w:id="1328" w:author="Hannah Suzanne Wirtshafter" w:date="2026-05-13T12:01:00Z">
        <w:r w:rsidR="00AA3121" w:rsidRPr="00E605EB" w:rsidDel="004F0A39">
          <w:rPr>
            <w:highlight w:val="yellow"/>
            <w:rPrChange w:id="1329" w:author="Hannah Suzanne Wirtshafter" w:date="2026-05-14T14:23:00Z">
              <w:rPr/>
            </w:rPrChange>
          </w:rPr>
          <w:delText>representational strategies</w:delText>
        </w:r>
      </w:del>
      <w:ins w:id="1330" w:author="Hannah Suzanne Wirtshafter" w:date="2026-05-13T12:01:00Z">
        <w:r w:rsidR="004F0A39" w:rsidRPr="00E605EB">
          <w:rPr>
            <w:highlight w:val="yellow"/>
            <w:rPrChange w:id="1331" w:author="Hannah Suzanne Wirtshafter" w:date="2026-05-14T14:23:00Z">
              <w:rPr/>
            </w:rPrChange>
          </w:rPr>
          <w:t>popula</w:t>
        </w:r>
      </w:ins>
      <w:ins w:id="1332" w:author="Hannah Suzanne Wirtshafter" w:date="2026-05-13T12:02:00Z">
        <w:r w:rsidR="004F0A39" w:rsidRPr="00E605EB">
          <w:rPr>
            <w:highlight w:val="yellow"/>
            <w:rPrChange w:id="1333" w:author="Hannah Suzanne Wirtshafter" w:date="2026-05-14T14:23:00Z">
              <w:rPr/>
            </w:rPrChange>
          </w:rPr>
          <w:t>tion-level organization pri</w:t>
        </w:r>
      </w:ins>
      <w:ins w:id="1334" w:author="Hannah Suzanne Wirtshafter" w:date="2026-05-14T14:22:00Z">
        <w:r w:rsidR="00E605EB" w:rsidRPr="00E605EB">
          <w:rPr>
            <w:highlight w:val="yellow"/>
            <w:rPrChange w:id="1335" w:author="Hannah Suzanne Wirtshafter" w:date="2026-05-14T14:23:00Z">
              <w:rPr/>
            </w:rPrChange>
          </w:rPr>
          <w:t>n</w:t>
        </w:r>
      </w:ins>
      <w:ins w:id="1336" w:author="Hannah Suzanne Wirtshafter" w:date="2026-05-13T12:02:00Z">
        <w:r w:rsidR="004F0A39" w:rsidRPr="00E605EB">
          <w:rPr>
            <w:highlight w:val="yellow"/>
            <w:rPrChange w:id="1337" w:author="Hannah Suzanne Wirtshafter" w:date="2026-05-14T14:23:00Z">
              <w:rPr/>
            </w:rPrChange>
          </w:rPr>
          <w:t>ciples</w:t>
        </w:r>
      </w:ins>
      <w:r w:rsidR="008D30BD" w:rsidRPr="00E605EB">
        <w:rPr>
          <w:highlight w:val="yellow"/>
          <w:rPrChange w:id="1338" w:author="Hannah Suzanne Wirtshafter" w:date="2026-05-14T14:23:00Z">
            <w:rPr/>
          </w:rPrChange>
        </w:rPr>
        <w:t>.</w:t>
      </w:r>
    </w:p>
    <w:p w14:paraId="5EC0BE74" w14:textId="075692A3" w:rsidR="004466C7" w:rsidRPr="0090741D" w:rsidRDefault="004466C7">
      <w:pPr>
        <w:spacing w:afterLines="20" w:after="48" w:line="360" w:lineRule="auto"/>
        <w:contextualSpacing/>
        <w:rPr>
          <w:b/>
        </w:rPr>
        <w:pPrChange w:id="1339" w:author="Hannah Suzanne Wirtshafter" w:date="2026-05-13T12:06:00Z">
          <w:pPr>
            <w:spacing w:afterLines="20" w:after="48" w:line="480" w:lineRule="auto"/>
            <w:contextualSpacing/>
          </w:pPr>
        </w:pPrChange>
      </w:pPr>
      <w:r w:rsidRPr="0090741D">
        <w:rPr>
          <w:b/>
        </w:rPr>
        <w:t>Conclusion</w:t>
      </w:r>
    </w:p>
    <w:p w14:paraId="42CFF797" w14:textId="0E5DC93A" w:rsidR="002E3875" w:rsidRPr="0090741D" w:rsidDel="00DF26AB" w:rsidRDefault="002E3875">
      <w:pPr>
        <w:pStyle w:val="p1"/>
        <w:spacing w:line="360" w:lineRule="auto"/>
        <w:rPr>
          <w:del w:id="1340" w:author="Hannah Suzanne Wirtshafter" w:date="2026-05-13T11:45:00Z"/>
        </w:rPr>
        <w:pPrChange w:id="1341" w:author="Hannah Suzanne Wirtshafter" w:date="2026-05-13T12:06:00Z">
          <w:pPr>
            <w:pStyle w:val="p1"/>
            <w:spacing w:line="480" w:lineRule="auto"/>
          </w:pPr>
        </w:pPrChange>
      </w:pPr>
      <w:r w:rsidRPr="0090741D">
        <w:t xml:space="preserve">Together, our findings indicate that the hippocampus supports behavioral generalization by organizing task-related activity into stable population-level structures that persist across contexts and individuals. </w:t>
      </w:r>
      <w:del w:id="1342" w:author="Hannah Suzanne Wirtshafter" w:date="2026-05-13T11:45:00Z">
        <w:r w:rsidRPr="0090741D" w:rsidDel="00DF26AB">
          <w:delText xml:space="preserve">This organization allows learned behaviors to be flexibly expressed despite changes in spatial representations, providing a neural basis for cognitive flexibility. Rather than encoding task information solely at the level of individual neurons, the hippocampus appears to rely on </w:delText>
        </w:r>
        <w:r w:rsidR="003823C5" w:rsidDel="00DF26AB">
          <w:delText xml:space="preserve">the structure of </w:delText>
        </w:r>
        <w:r w:rsidRPr="0090741D" w:rsidDel="00DF26AB">
          <w:delText xml:space="preserve">population-level </w:delText>
        </w:r>
        <w:r w:rsidR="003823C5" w:rsidDel="00DF26AB">
          <w:delText>activity</w:delText>
        </w:r>
        <w:r w:rsidRPr="0090741D" w:rsidDel="00DF26AB">
          <w:delText xml:space="preserve"> to preserve task </w:delText>
        </w:r>
        <w:r w:rsidR="003823C5" w:rsidDel="00DF26AB">
          <w:delText xml:space="preserve">representations </w:delText>
        </w:r>
        <w:r w:rsidRPr="0090741D" w:rsidDel="00DF26AB">
          <w:delText>across varying conditions.</w:delText>
        </w:r>
      </w:del>
    </w:p>
    <w:p w14:paraId="3F5A3B04" w14:textId="31D32FE1" w:rsidR="002E3875" w:rsidRPr="0090741D" w:rsidRDefault="002E3875">
      <w:pPr>
        <w:pStyle w:val="p1"/>
        <w:spacing w:line="360" w:lineRule="auto"/>
        <w:pPrChange w:id="1343" w:author="Hannah Suzanne Wirtshafter" w:date="2026-05-13T12:06:00Z">
          <w:pPr>
            <w:pStyle w:val="p1"/>
            <w:spacing w:line="480" w:lineRule="auto"/>
          </w:pPr>
        </w:pPrChange>
      </w:pPr>
      <w:r w:rsidRPr="0090741D">
        <w:t xml:space="preserve">These results add to a growing body of work </w:t>
      </w:r>
      <w:r w:rsidR="00EA261E">
        <w:t xml:space="preserve">that </w:t>
      </w:r>
      <w:r w:rsidRPr="0090741D">
        <w:t>emphasiz</w:t>
      </w:r>
      <w:r w:rsidR="00EA261E">
        <w:t>es</w:t>
      </w:r>
      <w:r w:rsidRPr="0090741D">
        <w:t xml:space="preserve"> population-level organization as a fundamental principle of neural </w:t>
      </w:r>
      <w:proofErr w:type="gramStart"/>
      <w:r w:rsidRPr="0090741D">
        <w:t>computation</w:t>
      </w:r>
      <w:r w:rsidR="005027A1">
        <w:t>,</w:t>
      </w:r>
      <w:ins w:id="1344" w:author="Hannah Suzanne Wirtshafter" w:date="2026-04-29T16:49:00Z">
        <w:r w:rsidR="00200B45">
          <w:t xml:space="preserve"> </w:t>
        </w:r>
      </w:ins>
      <w:r w:rsidRPr="0090741D">
        <w:t>and</w:t>
      </w:r>
      <w:proofErr w:type="gramEnd"/>
      <w:r w:rsidRPr="0090741D">
        <w:t xml:space="preserve"> suggest that conserved </w:t>
      </w:r>
      <w:r w:rsidR="005027A1">
        <w:t xml:space="preserve">task </w:t>
      </w:r>
      <w:r w:rsidRPr="0090741D">
        <w:t>representation</w:t>
      </w:r>
      <w:r w:rsidR="005027A1">
        <w:t xml:space="preserve">s </w:t>
      </w:r>
      <w:r w:rsidRPr="0090741D">
        <w:t xml:space="preserve">may support flexible cognition. </w:t>
      </w:r>
      <w:ins w:id="1345" w:author="Hannah Suzanne Wirtshafter" w:date="2026-05-13T12:05:00Z">
        <w:r w:rsidR="0003023A">
          <w:t>These findings suggest that behavioral generalization may rely on conserved population-level organizational principles that are shared across individuals despite variability in underlying neural activity and experience</w:t>
        </w:r>
      </w:ins>
      <w:del w:id="1346" w:author="Hannah Suzanne Wirtshafter" w:date="2026-05-13T12:05:00Z">
        <w:r w:rsidR="005027A1" w:rsidDel="0003023A">
          <w:delText>We have demonstrated that the representation of a conditioning task is</w:delText>
        </w:r>
        <w:r w:rsidRPr="0090741D" w:rsidDel="0003023A">
          <w:delText xml:space="preserve"> maintained across environments and animals</w:delText>
        </w:r>
        <w:r w:rsidR="005027A1" w:rsidDel="0003023A">
          <w:delText>;</w:delText>
        </w:r>
        <w:r w:rsidRPr="0090741D" w:rsidDel="0003023A">
          <w:delText xml:space="preserve"> th</w:delText>
        </w:r>
        <w:r w:rsidR="005027A1" w:rsidDel="0003023A">
          <w:delText>ese</w:delText>
        </w:r>
        <w:r w:rsidRPr="0090741D" w:rsidDel="0003023A">
          <w:delText xml:space="preserve"> </w:delText>
        </w:r>
        <w:r w:rsidR="005027A1" w:rsidDel="0003023A">
          <w:delText>results</w:delText>
        </w:r>
        <w:r w:rsidRPr="0090741D" w:rsidDel="0003023A">
          <w:delText xml:space="preserve"> advance our understanding of how the </w:delText>
        </w:r>
      </w:del>
      <w:del w:id="1347" w:author="Hannah Suzanne Wirtshafter" w:date="2026-05-13T11:45:00Z">
        <w:r w:rsidRPr="0090741D" w:rsidDel="00DF26AB">
          <w:delText xml:space="preserve">hippocampus </w:delText>
        </w:r>
      </w:del>
      <w:del w:id="1348" w:author="Hannah Suzanne Wirtshafter" w:date="2026-05-13T12:05:00Z">
        <w:r w:rsidRPr="0090741D" w:rsidDel="0003023A">
          <w:delText>integrates learning</w:delText>
        </w:r>
        <w:r w:rsidR="005027A1" w:rsidDel="0003023A">
          <w:delText xml:space="preserve"> and</w:delText>
        </w:r>
        <w:r w:rsidRPr="0090741D" w:rsidDel="0003023A">
          <w:delText xml:space="preserve"> memory, and </w:delText>
        </w:r>
        <w:r w:rsidR="00045978" w:rsidRPr="0090741D" w:rsidDel="0003023A">
          <w:delText>generaliz</w:delText>
        </w:r>
        <w:r w:rsidR="00045978" w:rsidDel="0003023A">
          <w:delText xml:space="preserve">es </w:delText>
        </w:r>
        <w:r w:rsidR="005027A1" w:rsidDel="0003023A">
          <w:delText>across contexts</w:delText>
        </w:r>
      </w:del>
      <w:r w:rsidRPr="0090741D">
        <w:t>.</w:t>
      </w:r>
    </w:p>
    <w:p w14:paraId="0683E49B" w14:textId="6DB3F641" w:rsidR="006F59B1" w:rsidRPr="0090741D" w:rsidRDefault="006F59B1">
      <w:pPr>
        <w:spacing w:line="360" w:lineRule="auto"/>
        <w:pPrChange w:id="1349" w:author="Hannah Suzanne Wirtshafter" w:date="2026-05-13T12:06:00Z">
          <w:pPr>
            <w:spacing w:line="480" w:lineRule="auto"/>
          </w:pPr>
        </w:pPrChange>
      </w:pPr>
    </w:p>
    <w:p w14:paraId="0949EC2A" w14:textId="77777777" w:rsidR="007B1658" w:rsidRPr="0090741D" w:rsidRDefault="007B1658">
      <w:pPr>
        <w:spacing w:line="360" w:lineRule="auto"/>
        <w:rPr>
          <w:b/>
          <w:bCs/>
        </w:rPr>
        <w:pPrChange w:id="1350" w:author="Hannah Suzanne Wirtshafter" w:date="2026-05-13T12:06:00Z">
          <w:pPr>
            <w:spacing w:line="480" w:lineRule="auto"/>
          </w:pPr>
        </w:pPrChange>
      </w:pPr>
      <w:r w:rsidRPr="0090741D">
        <w:rPr>
          <w:b/>
          <w:bCs/>
        </w:rPr>
        <w:br w:type="page"/>
      </w:r>
    </w:p>
    <w:p w14:paraId="7DD3E9D2" w14:textId="6A819BFB" w:rsidR="006F59B1" w:rsidRPr="0090741D" w:rsidRDefault="006F59B1" w:rsidP="00FE7979">
      <w:pPr>
        <w:spacing w:before="100" w:beforeAutospacing="1" w:after="100" w:afterAutospacing="1"/>
        <w:outlineLvl w:val="2"/>
        <w:rPr>
          <w:b/>
          <w:bCs/>
        </w:rPr>
      </w:pPr>
      <w:r w:rsidRPr="0090741D">
        <w:rPr>
          <w:b/>
          <w:bCs/>
        </w:rPr>
        <w:lastRenderedPageBreak/>
        <w:t>Citations</w:t>
      </w:r>
    </w:p>
    <w:p w14:paraId="56368AE8" w14:textId="6825DC4A" w:rsidR="00DF26AB" w:rsidRPr="00DF26AB" w:rsidRDefault="006F59B1" w:rsidP="00DF26AB">
      <w:pPr>
        <w:pStyle w:val="EndNoteBibliography"/>
        <w:ind w:left="720" w:hanging="720"/>
        <w:rPr>
          <w:noProof/>
        </w:rPr>
      </w:pPr>
      <w:r w:rsidRPr="0090741D">
        <w:rPr>
          <w:rFonts w:ascii="Times New Roman" w:hAnsi="Times New Roman" w:cs="Times New Roman"/>
        </w:rPr>
        <w:fldChar w:fldCharType="begin"/>
      </w:r>
      <w:r w:rsidRPr="0090741D">
        <w:rPr>
          <w:rFonts w:ascii="Times New Roman" w:hAnsi="Times New Roman" w:cs="Times New Roman"/>
        </w:rPr>
        <w:instrText xml:space="preserve"> ADDIN EN.SECTION.REFLIST </w:instrText>
      </w:r>
      <w:r w:rsidRPr="0090741D">
        <w:rPr>
          <w:rFonts w:ascii="Times New Roman" w:hAnsi="Times New Roman" w:cs="Times New Roman"/>
        </w:rPr>
        <w:fldChar w:fldCharType="separate"/>
      </w:r>
      <w:r w:rsidR="00DF26AB" w:rsidRPr="00DF26AB">
        <w:rPr>
          <w:noProof/>
        </w:rPr>
        <w:t>1</w:t>
      </w:r>
      <w:r w:rsidR="00DF26AB" w:rsidRPr="00DF26AB">
        <w:rPr>
          <w:noProof/>
        </w:rPr>
        <w:tab/>
        <w:t xml:space="preserve">Schimanski, L. A., Lipa, P. &amp; Barnes, C. A. Tracking the course of hippocampal representations during learning: when is the map required? </w:t>
      </w:r>
      <w:r w:rsidR="00DF26AB" w:rsidRPr="00DF26AB">
        <w:rPr>
          <w:i/>
          <w:noProof/>
        </w:rPr>
        <w:t>J Neurosci</w:t>
      </w:r>
      <w:r w:rsidR="00DF26AB" w:rsidRPr="00DF26AB">
        <w:rPr>
          <w:noProof/>
        </w:rPr>
        <w:t xml:space="preserve"> </w:t>
      </w:r>
      <w:r w:rsidR="00DF26AB" w:rsidRPr="00DF26AB">
        <w:rPr>
          <w:b/>
          <w:noProof/>
        </w:rPr>
        <w:t>33</w:t>
      </w:r>
      <w:r w:rsidR="00DF26AB" w:rsidRPr="00DF26AB">
        <w:rPr>
          <w:noProof/>
        </w:rPr>
        <w:t xml:space="preserve">, 3094-3106 (2013). </w:t>
      </w:r>
      <w:hyperlink r:id="rId15" w:history="1">
        <w:r w:rsidR="00DF26AB" w:rsidRPr="00DF26AB">
          <w:rPr>
            <w:rStyle w:val="Hyperlink"/>
            <w:noProof/>
          </w:rPr>
          <w:t>https://doi.org:10.1523/JNEUROSCI.1348-12.2013</w:t>
        </w:r>
      </w:hyperlink>
    </w:p>
    <w:p w14:paraId="3F14D86A" w14:textId="4D91EE3B" w:rsidR="00DF26AB" w:rsidRPr="00DF26AB" w:rsidRDefault="00DF26AB" w:rsidP="00DF26AB">
      <w:pPr>
        <w:pStyle w:val="EndNoteBibliography"/>
        <w:ind w:left="720" w:hanging="720"/>
        <w:rPr>
          <w:noProof/>
        </w:rPr>
      </w:pPr>
      <w:r w:rsidRPr="00DF26AB">
        <w:rPr>
          <w:noProof/>
        </w:rPr>
        <w:t>2</w:t>
      </w:r>
      <w:r w:rsidRPr="00DF26AB">
        <w:rPr>
          <w:noProof/>
        </w:rPr>
        <w:tab/>
        <w:t xml:space="preserve">Gauthier, J. L. &amp; Tank, D. W. A Dedicated Population for Reward Coding in the Hippocampus. </w:t>
      </w:r>
      <w:r w:rsidRPr="00DF26AB">
        <w:rPr>
          <w:i/>
          <w:noProof/>
        </w:rPr>
        <w:t>Neuron</w:t>
      </w:r>
      <w:r w:rsidRPr="00DF26AB">
        <w:rPr>
          <w:noProof/>
        </w:rPr>
        <w:t xml:space="preserve"> </w:t>
      </w:r>
      <w:r w:rsidRPr="00DF26AB">
        <w:rPr>
          <w:b/>
          <w:noProof/>
        </w:rPr>
        <w:t>99</w:t>
      </w:r>
      <w:r w:rsidRPr="00DF26AB">
        <w:rPr>
          <w:noProof/>
        </w:rPr>
        <w:t xml:space="preserve">, 179-193 e177 (2018). </w:t>
      </w:r>
      <w:hyperlink r:id="rId16" w:history="1">
        <w:r w:rsidRPr="00DF26AB">
          <w:rPr>
            <w:rStyle w:val="Hyperlink"/>
            <w:noProof/>
          </w:rPr>
          <w:t>https://doi.org:10.1016/j.neuron.2018.06.008</w:t>
        </w:r>
      </w:hyperlink>
    </w:p>
    <w:p w14:paraId="25C3218A" w14:textId="063F0BE2" w:rsidR="00DF26AB" w:rsidRPr="00DF26AB" w:rsidRDefault="00DF26AB" w:rsidP="00DF26AB">
      <w:pPr>
        <w:pStyle w:val="EndNoteBibliography"/>
        <w:ind w:left="720" w:hanging="720"/>
        <w:rPr>
          <w:noProof/>
        </w:rPr>
      </w:pPr>
      <w:r w:rsidRPr="00DF26AB">
        <w:rPr>
          <w:noProof/>
        </w:rPr>
        <w:t>3</w:t>
      </w:r>
      <w:r w:rsidRPr="00DF26AB">
        <w:rPr>
          <w:noProof/>
        </w:rPr>
        <w:tab/>
        <w:t>Mamad, O.</w:t>
      </w:r>
      <w:r w:rsidRPr="00DF26AB">
        <w:rPr>
          <w:i/>
          <w:noProof/>
        </w:rPr>
        <w:t xml:space="preserve"> et al.</w:t>
      </w:r>
      <w:r w:rsidRPr="00DF26AB">
        <w:rPr>
          <w:noProof/>
        </w:rPr>
        <w:t xml:space="preserve"> Place field assembly distribution encodes preferred locations. </w:t>
      </w:r>
      <w:r w:rsidRPr="00DF26AB">
        <w:rPr>
          <w:i/>
          <w:noProof/>
        </w:rPr>
        <w:t>PLoS Biol</w:t>
      </w:r>
      <w:r w:rsidRPr="00DF26AB">
        <w:rPr>
          <w:noProof/>
        </w:rPr>
        <w:t xml:space="preserve"> </w:t>
      </w:r>
      <w:r w:rsidRPr="00DF26AB">
        <w:rPr>
          <w:b/>
          <w:noProof/>
        </w:rPr>
        <w:t>15</w:t>
      </w:r>
      <w:r w:rsidRPr="00DF26AB">
        <w:rPr>
          <w:noProof/>
        </w:rPr>
        <w:t xml:space="preserve">, e2002365 (2017). </w:t>
      </w:r>
      <w:hyperlink r:id="rId17" w:history="1">
        <w:r w:rsidRPr="00DF26AB">
          <w:rPr>
            <w:rStyle w:val="Hyperlink"/>
            <w:noProof/>
          </w:rPr>
          <w:t>https://doi.org:10.1371/journal.pbio.2002365</w:t>
        </w:r>
      </w:hyperlink>
    </w:p>
    <w:p w14:paraId="44CB3854" w14:textId="42955539" w:rsidR="00DF26AB" w:rsidRPr="00DF26AB" w:rsidRDefault="00DF26AB" w:rsidP="00DF26AB">
      <w:pPr>
        <w:pStyle w:val="EndNoteBibliography"/>
        <w:ind w:left="720" w:hanging="720"/>
        <w:rPr>
          <w:noProof/>
        </w:rPr>
      </w:pPr>
      <w:r w:rsidRPr="00DF26AB">
        <w:rPr>
          <w:noProof/>
        </w:rPr>
        <w:t>4</w:t>
      </w:r>
      <w:r w:rsidRPr="00DF26AB">
        <w:rPr>
          <w:noProof/>
        </w:rPr>
        <w:tab/>
        <w:t>Hok, V.</w:t>
      </w:r>
      <w:r w:rsidRPr="00DF26AB">
        <w:rPr>
          <w:i/>
          <w:noProof/>
        </w:rPr>
        <w:t xml:space="preserve"> et al.</w:t>
      </w:r>
      <w:r w:rsidRPr="00DF26AB">
        <w:rPr>
          <w:noProof/>
        </w:rPr>
        <w:t xml:space="preserve"> Goal-related activity in hippocampal place cells. </w:t>
      </w:r>
      <w:r w:rsidRPr="00DF26AB">
        <w:rPr>
          <w:i/>
          <w:noProof/>
        </w:rPr>
        <w:t>J Neurosci</w:t>
      </w:r>
      <w:r w:rsidRPr="00DF26AB">
        <w:rPr>
          <w:noProof/>
        </w:rPr>
        <w:t xml:space="preserve"> </w:t>
      </w:r>
      <w:r w:rsidRPr="00DF26AB">
        <w:rPr>
          <w:b/>
          <w:noProof/>
        </w:rPr>
        <w:t>27</w:t>
      </w:r>
      <w:r w:rsidRPr="00DF26AB">
        <w:rPr>
          <w:noProof/>
        </w:rPr>
        <w:t xml:space="preserve">, 472-482 (2007). </w:t>
      </w:r>
      <w:hyperlink r:id="rId18" w:history="1">
        <w:r w:rsidRPr="00DF26AB">
          <w:rPr>
            <w:rStyle w:val="Hyperlink"/>
            <w:noProof/>
          </w:rPr>
          <w:t>https://doi.org:27/3/472</w:t>
        </w:r>
      </w:hyperlink>
      <w:r w:rsidRPr="00DF26AB">
        <w:rPr>
          <w:noProof/>
        </w:rPr>
        <w:t xml:space="preserve"> [pii] 10.1523/JNEUROSCI.2864-06.2007</w:t>
      </w:r>
    </w:p>
    <w:p w14:paraId="573CBFB5" w14:textId="3FFFC91F" w:rsidR="00DF26AB" w:rsidRPr="00DF26AB" w:rsidRDefault="00DF26AB" w:rsidP="00DF26AB">
      <w:pPr>
        <w:pStyle w:val="EndNoteBibliography"/>
        <w:ind w:left="720" w:hanging="720"/>
        <w:rPr>
          <w:noProof/>
        </w:rPr>
      </w:pPr>
      <w:r w:rsidRPr="00DF26AB">
        <w:rPr>
          <w:noProof/>
        </w:rPr>
        <w:t>5</w:t>
      </w:r>
      <w:r w:rsidRPr="00DF26AB">
        <w:rPr>
          <w:noProof/>
        </w:rPr>
        <w:tab/>
        <w:t xml:space="preserve">Knierim, J. J. Dynamic interactions between local surface cues, distal landmarks, and intrinsic circuitry in hippocampal place cells. </w:t>
      </w:r>
      <w:r w:rsidRPr="00DF26AB">
        <w:rPr>
          <w:i/>
          <w:noProof/>
        </w:rPr>
        <w:t>J Neurosci</w:t>
      </w:r>
      <w:r w:rsidRPr="00DF26AB">
        <w:rPr>
          <w:noProof/>
        </w:rPr>
        <w:t xml:space="preserve"> </w:t>
      </w:r>
      <w:r w:rsidRPr="00DF26AB">
        <w:rPr>
          <w:b/>
          <w:noProof/>
        </w:rPr>
        <w:t>22</w:t>
      </w:r>
      <w:r w:rsidRPr="00DF26AB">
        <w:rPr>
          <w:noProof/>
        </w:rPr>
        <w:t xml:space="preserve">, 6254-6264 (2002). </w:t>
      </w:r>
      <w:hyperlink r:id="rId19" w:history="1">
        <w:r w:rsidRPr="00DF26AB">
          <w:rPr>
            <w:rStyle w:val="Hyperlink"/>
            <w:noProof/>
          </w:rPr>
          <w:t>https://doi.org:20026608</w:t>
        </w:r>
      </w:hyperlink>
    </w:p>
    <w:p w14:paraId="2AAB7124" w14:textId="51FAD150" w:rsidR="00DF26AB" w:rsidRPr="00DF26AB" w:rsidRDefault="00DF26AB" w:rsidP="00DF26AB">
      <w:pPr>
        <w:pStyle w:val="EndNoteBibliography"/>
        <w:ind w:left="720" w:hanging="720"/>
        <w:rPr>
          <w:noProof/>
        </w:rPr>
      </w:pPr>
      <w:r w:rsidRPr="00DF26AB">
        <w:rPr>
          <w:noProof/>
        </w:rPr>
        <w:t>6</w:t>
      </w:r>
      <w:r w:rsidRPr="00DF26AB">
        <w:rPr>
          <w:noProof/>
        </w:rPr>
        <w:tab/>
        <w:t xml:space="preserve">Allen, K., Rawlins, J. N., Bannerman, D. M. &amp; Csicsvari, J. Hippocampal place cells can encode multiple trial-dependent features through rate remapping. </w:t>
      </w:r>
      <w:r w:rsidRPr="00DF26AB">
        <w:rPr>
          <w:i/>
          <w:noProof/>
        </w:rPr>
        <w:t>J Neurosci</w:t>
      </w:r>
      <w:r w:rsidRPr="00DF26AB">
        <w:rPr>
          <w:noProof/>
        </w:rPr>
        <w:t xml:space="preserve"> </w:t>
      </w:r>
      <w:r w:rsidRPr="00DF26AB">
        <w:rPr>
          <w:b/>
          <w:noProof/>
        </w:rPr>
        <w:t>32</w:t>
      </w:r>
      <w:r w:rsidRPr="00DF26AB">
        <w:rPr>
          <w:noProof/>
        </w:rPr>
        <w:t xml:space="preserve">, 14752-14766 (2012). </w:t>
      </w:r>
      <w:hyperlink r:id="rId20" w:history="1">
        <w:r w:rsidRPr="00DF26AB">
          <w:rPr>
            <w:rStyle w:val="Hyperlink"/>
            <w:noProof/>
          </w:rPr>
          <w:t>https://doi.org:10.1523/JNEUROSCI.6175-11.2012</w:t>
        </w:r>
      </w:hyperlink>
    </w:p>
    <w:p w14:paraId="227B46DD" w14:textId="3A6E0858" w:rsidR="00DF26AB" w:rsidRPr="00DF26AB" w:rsidRDefault="00DF26AB" w:rsidP="00DF26AB">
      <w:pPr>
        <w:pStyle w:val="EndNoteBibliography"/>
        <w:ind w:left="720" w:hanging="720"/>
        <w:rPr>
          <w:noProof/>
        </w:rPr>
      </w:pPr>
      <w:r w:rsidRPr="00DF26AB">
        <w:rPr>
          <w:noProof/>
        </w:rPr>
        <w:t>7</w:t>
      </w:r>
      <w:r w:rsidRPr="00DF26AB">
        <w:rPr>
          <w:noProof/>
        </w:rPr>
        <w:tab/>
        <w:t xml:space="preserve">Jeffery, K. J., Gilbert, A., Burton, S. &amp; Strudwick, A. Preserved performance in a hippocampal-dependent spatial task despite complete place cell remapping. </w:t>
      </w:r>
      <w:r w:rsidRPr="00DF26AB">
        <w:rPr>
          <w:i/>
          <w:noProof/>
        </w:rPr>
        <w:t>Hippocampus</w:t>
      </w:r>
      <w:r w:rsidRPr="00DF26AB">
        <w:rPr>
          <w:noProof/>
        </w:rPr>
        <w:t xml:space="preserve"> </w:t>
      </w:r>
      <w:r w:rsidRPr="00DF26AB">
        <w:rPr>
          <w:b/>
          <w:noProof/>
        </w:rPr>
        <w:t>13</w:t>
      </w:r>
      <w:r w:rsidRPr="00DF26AB">
        <w:rPr>
          <w:noProof/>
        </w:rPr>
        <w:t xml:space="preserve">, 175-189 (2003). </w:t>
      </w:r>
      <w:hyperlink r:id="rId21" w:history="1">
        <w:r w:rsidRPr="00DF26AB">
          <w:rPr>
            <w:rStyle w:val="Hyperlink"/>
            <w:noProof/>
          </w:rPr>
          <w:t>https://doi.org:10.1002/hipo.10047</w:t>
        </w:r>
      </w:hyperlink>
    </w:p>
    <w:p w14:paraId="19B9D194" w14:textId="77777777" w:rsidR="00DF26AB" w:rsidRPr="00DF26AB" w:rsidRDefault="00DF26AB" w:rsidP="00DF26AB">
      <w:pPr>
        <w:pStyle w:val="EndNoteBibliography"/>
        <w:ind w:left="720" w:hanging="720"/>
        <w:rPr>
          <w:noProof/>
        </w:rPr>
      </w:pPr>
      <w:r w:rsidRPr="00DF26AB">
        <w:rPr>
          <w:noProof/>
        </w:rPr>
        <w:t>8</w:t>
      </w:r>
      <w:r w:rsidRPr="00DF26AB">
        <w:rPr>
          <w:noProof/>
        </w:rPr>
        <w:tab/>
        <w:t xml:space="preserve">Colgin, L. L., Moser, E.I., May-Britt Moser. Understanding memory through hippocampal remapping. </w:t>
      </w:r>
      <w:r w:rsidRPr="00DF26AB">
        <w:rPr>
          <w:i/>
          <w:noProof/>
        </w:rPr>
        <w:t>Cell</w:t>
      </w:r>
      <w:r w:rsidRPr="00DF26AB">
        <w:rPr>
          <w:noProof/>
        </w:rPr>
        <w:t xml:space="preserve"> (2008). </w:t>
      </w:r>
    </w:p>
    <w:p w14:paraId="1DCC5D62" w14:textId="007FFA18" w:rsidR="00DF26AB" w:rsidRPr="00DF26AB" w:rsidRDefault="00DF26AB" w:rsidP="00DF26AB">
      <w:pPr>
        <w:pStyle w:val="EndNoteBibliography"/>
        <w:ind w:left="720" w:hanging="720"/>
        <w:rPr>
          <w:noProof/>
        </w:rPr>
      </w:pPr>
      <w:r w:rsidRPr="00DF26AB">
        <w:rPr>
          <w:noProof/>
        </w:rPr>
        <w:t>9</w:t>
      </w:r>
      <w:r w:rsidRPr="00DF26AB">
        <w:rPr>
          <w:noProof/>
        </w:rPr>
        <w:tab/>
        <w:t xml:space="preserve">Fenton, A. A. Remapping revisited: how the hippocampus represents different spaces. </w:t>
      </w:r>
      <w:r w:rsidRPr="00DF26AB">
        <w:rPr>
          <w:i/>
          <w:noProof/>
        </w:rPr>
        <w:t>Nat Rev Neurosci</w:t>
      </w:r>
      <w:r w:rsidRPr="00DF26AB">
        <w:rPr>
          <w:noProof/>
        </w:rPr>
        <w:t xml:space="preserve"> </w:t>
      </w:r>
      <w:r w:rsidRPr="00DF26AB">
        <w:rPr>
          <w:b/>
          <w:noProof/>
        </w:rPr>
        <w:t>25</w:t>
      </w:r>
      <w:r w:rsidRPr="00DF26AB">
        <w:rPr>
          <w:noProof/>
        </w:rPr>
        <w:t xml:space="preserve">, 428-448 (2024). </w:t>
      </w:r>
      <w:hyperlink r:id="rId22" w:history="1">
        <w:r w:rsidRPr="00DF26AB">
          <w:rPr>
            <w:rStyle w:val="Hyperlink"/>
            <w:noProof/>
          </w:rPr>
          <w:t>https://doi.org:10.1038/s41583-024-00817-x</w:t>
        </w:r>
      </w:hyperlink>
    </w:p>
    <w:p w14:paraId="31D16C7F" w14:textId="0E8D3504" w:rsidR="00DF26AB" w:rsidRPr="00DF26AB" w:rsidRDefault="00DF26AB" w:rsidP="00DF26AB">
      <w:pPr>
        <w:pStyle w:val="EndNoteBibliography"/>
        <w:ind w:left="720" w:hanging="720"/>
        <w:rPr>
          <w:noProof/>
        </w:rPr>
      </w:pPr>
      <w:r w:rsidRPr="00DF26AB">
        <w:rPr>
          <w:noProof/>
        </w:rPr>
        <w:t>10</w:t>
      </w:r>
      <w:r w:rsidRPr="00DF26AB">
        <w:rPr>
          <w:noProof/>
        </w:rPr>
        <w:tab/>
        <w:t xml:space="preserve">Sanders, H., Wilson, M. A. &amp; Gershman, S. J. Hippocampal remapping as hidden state inference. </w:t>
      </w:r>
      <w:r w:rsidRPr="00DF26AB">
        <w:rPr>
          <w:i/>
          <w:noProof/>
        </w:rPr>
        <w:t>eLife</w:t>
      </w:r>
      <w:r w:rsidRPr="00DF26AB">
        <w:rPr>
          <w:noProof/>
        </w:rPr>
        <w:t xml:space="preserve"> </w:t>
      </w:r>
      <w:r w:rsidRPr="00DF26AB">
        <w:rPr>
          <w:b/>
          <w:noProof/>
        </w:rPr>
        <w:t>9</w:t>
      </w:r>
      <w:r w:rsidRPr="00DF26AB">
        <w:rPr>
          <w:noProof/>
        </w:rPr>
        <w:t xml:space="preserve"> (2020). </w:t>
      </w:r>
      <w:hyperlink r:id="rId23" w:history="1">
        <w:r w:rsidRPr="00DF26AB">
          <w:rPr>
            <w:rStyle w:val="Hyperlink"/>
            <w:noProof/>
          </w:rPr>
          <w:t>https://doi.org:10.7554/eLife.51140</w:t>
        </w:r>
      </w:hyperlink>
    </w:p>
    <w:p w14:paraId="7EE0F6CA" w14:textId="47025F0E" w:rsidR="00DF26AB" w:rsidRPr="00DF26AB" w:rsidRDefault="00DF26AB" w:rsidP="00DF26AB">
      <w:pPr>
        <w:pStyle w:val="EndNoteBibliography"/>
        <w:ind w:left="720" w:hanging="720"/>
        <w:rPr>
          <w:noProof/>
        </w:rPr>
      </w:pPr>
      <w:r w:rsidRPr="00DF26AB">
        <w:rPr>
          <w:noProof/>
        </w:rPr>
        <w:t>11</w:t>
      </w:r>
      <w:r w:rsidRPr="00DF26AB">
        <w:rPr>
          <w:noProof/>
        </w:rPr>
        <w:tab/>
        <w:t xml:space="preserve">Christian, K. M. &amp; Thompson, R. F. Neural substrates of eyeblink conditioning: acquisition and retention. </w:t>
      </w:r>
      <w:r w:rsidRPr="00DF26AB">
        <w:rPr>
          <w:i/>
          <w:noProof/>
        </w:rPr>
        <w:t>Learn Mem</w:t>
      </w:r>
      <w:r w:rsidRPr="00DF26AB">
        <w:rPr>
          <w:noProof/>
        </w:rPr>
        <w:t xml:space="preserve"> </w:t>
      </w:r>
      <w:r w:rsidRPr="00DF26AB">
        <w:rPr>
          <w:b/>
          <w:noProof/>
        </w:rPr>
        <w:t>10</w:t>
      </w:r>
      <w:r w:rsidRPr="00DF26AB">
        <w:rPr>
          <w:noProof/>
        </w:rPr>
        <w:t xml:space="preserve">, 427-455 (2003). </w:t>
      </w:r>
      <w:hyperlink r:id="rId24" w:history="1">
        <w:r w:rsidRPr="00DF26AB">
          <w:rPr>
            <w:rStyle w:val="Hyperlink"/>
            <w:noProof/>
          </w:rPr>
          <w:t>https://doi.org:10.1101/lm.59603</w:t>
        </w:r>
      </w:hyperlink>
    </w:p>
    <w:p w14:paraId="07F5DFAD" w14:textId="77777777" w:rsidR="00DF26AB" w:rsidRPr="00DF26AB" w:rsidRDefault="00DF26AB" w:rsidP="00DF26AB">
      <w:pPr>
        <w:pStyle w:val="EndNoteBibliography"/>
        <w:ind w:left="720" w:hanging="720"/>
        <w:rPr>
          <w:noProof/>
        </w:rPr>
      </w:pPr>
      <w:r w:rsidRPr="00DF26AB">
        <w:rPr>
          <w:noProof/>
        </w:rPr>
        <w:t>12</w:t>
      </w:r>
      <w:r w:rsidRPr="00DF26AB">
        <w:rPr>
          <w:noProof/>
        </w:rPr>
        <w:tab/>
        <w:t xml:space="preserve">McEchron, M. D., Tseng, W. &amp; Disterhoft, J. F. Single neurons in CA1 hippocampus encode trace interval duration during trace heart rate (fear) conditioning in rabbit. </w:t>
      </w:r>
      <w:r w:rsidRPr="00DF26AB">
        <w:rPr>
          <w:i/>
          <w:noProof/>
        </w:rPr>
        <w:t>J Neurosci</w:t>
      </w:r>
      <w:r w:rsidRPr="00DF26AB">
        <w:rPr>
          <w:noProof/>
        </w:rPr>
        <w:t xml:space="preserve"> </w:t>
      </w:r>
      <w:r w:rsidRPr="00DF26AB">
        <w:rPr>
          <w:b/>
          <w:noProof/>
        </w:rPr>
        <w:t>23</w:t>
      </w:r>
      <w:r w:rsidRPr="00DF26AB">
        <w:rPr>
          <w:noProof/>
        </w:rPr>
        <w:t xml:space="preserve">, 1535-1547 (2003). </w:t>
      </w:r>
    </w:p>
    <w:p w14:paraId="7F9C1710" w14:textId="09AEF5F5" w:rsidR="00DF26AB" w:rsidRPr="00DF26AB" w:rsidRDefault="00DF26AB" w:rsidP="00DF26AB">
      <w:pPr>
        <w:pStyle w:val="EndNoteBibliography"/>
        <w:ind w:left="720" w:hanging="720"/>
        <w:rPr>
          <w:noProof/>
        </w:rPr>
      </w:pPr>
      <w:r w:rsidRPr="00DF26AB">
        <w:rPr>
          <w:noProof/>
        </w:rPr>
        <w:t>13</w:t>
      </w:r>
      <w:r w:rsidRPr="00DF26AB">
        <w:rPr>
          <w:noProof/>
        </w:rPr>
        <w:tab/>
        <w:t xml:space="preserve">Wirtshafter, H. S. &amp; Wilson, M. A. Locomotor and Hippocampal Processing Converge in the Lateral Septum. </w:t>
      </w:r>
      <w:r w:rsidRPr="00DF26AB">
        <w:rPr>
          <w:i/>
          <w:noProof/>
        </w:rPr>
        <w:t>Current biology : CB</w:t>
      </w:r>
      <w:r w:rsidRPr="00DF26AB">
        <w:rPr>
          <w:noProof/>
        </w:rPr>
        <w:t xml:space="preserve"> </w:t>
      </w:r>
      <w:r w:rsidRPr="00DF26AB">
        <w:rPr>
          <w:b/>
          <w:noProof/>
        </w:rPr>
        <w:t>29</w:t>
      </w:r>
      <w:r w:rsidRPr="00DF26AB">
        <w:rPr>
          <w:noProof/>
        </w:rPr>
        <w:t xml:space="preserve">, 3177-3192 (2019). </w:t>
      </w:r>
      <w:hyperlink r:id="rId25" w:history="1">
        <w:r w:rsidRPr="00DF26AB">
          <w:rPr>
            <w:rStyle w:val="Hyperlink"/>
            <w:noProof/>
          </w:rPr>
          <w:t>https://doi.org:10.1016/j.cub.2019.07.089</w:t>
        </w:r>
      </w:hyperlink>
    </w:p>
    <w:p w14:paraId="1AFC62DE" w14:textId="1046509A" w:rsidR="00DF26AB" w:rsidRPr="00DF26AB" w:rsidRDefault="00DF26AB" w:rsidP="00DF26AB">
      <w:pPr>
        <w:pStyle w:val="EndNoteBibliography"/>
        <w:ind w:left="720" w:hanging="720"/>
        <w:rPr>
          <w:noProof/>
        </w:rPr>
      </w:pPr>
      <w:r w:rsidRPr="00DF26AB">
        <w:rPr>
          <w:noProof/>
        </w:rPr>
        <w:t>14</w:t>
      </w:r>
      <w:r w:rsidRPr="00DF26AB">
        <w:rPr>
          <w:noProof/>
        </w:rPr>
        <w:tab/>
        <w:t xml:space="preserve">Berger, T. W., Rinaldi, P. C., Weisz, D. J. &amp; Thompson, R. F. Single-unit analysis of different hippocampal cell types during classical conditioning of rabbit nictitating membrane response. </w:t>
      </w:r>
      <w:r w:rsidRPr="00DF26AB">
        <w:rPr>
          <w:i/>
          <w:noProof/>
        </w:rPr>
        <w:t>J Neurophysiol</w:t>
      </w:r>
      <w:r w:rsidRPr="00DF26AB">
        <w:rPr>
          <w:noProof/>
        </w:rPr>
        <w:t xml:space="preserve"> </w:t>
      </w:r>
      <w:r w:rsidRPr="00DF26AB">
        <w:rPr>
          <w:b/>
          <w:noProof/>
        </w:rPr>
        <w:t>50</w:t>
      </w:r>
      <w:r w:rsidRPr="00DF26AB">
        <w:rPr>
          <w:noProof/>
        </w:rPr>
        <w:t xml:space="preserve">, 1197-1219 (1983). </w:t>
      </w:r>
      <w:hyperlink r:id="rId26" w:history="1">
        <w:r w:rsidRPr="00DF26AB">
          <w:rPr>
            <w:rStyle w:val="Hyperlink"/>
            <w:noProof/>
          </w:rPr>
          <w:t>https://doi.org:10.1152/jn.1983.50.5.1197</w:t>
        </w:r>
      </w:hyperlink>
    </w:p>
    <w:p w14:paraId="150A018B" w14:textId="5D0382FB" w:rsidR="00DF26AB" w:rsidRPr="00DF26AB" w:rsidRDefault="00DF26AB" w:rsidP="00DF26AB">
      <w:pPr>
        <w:pStyle w:val="EndNoteBibliography"/>
        <w:ind w:left="720" w:hanging="720"/>
        <w:rPr>
          <w:noProof/>
        </w:rPr>
      </w:pPr>
      <w:r w:rsidRPr="00DF26AB">
        <w:rPr>
          <w:noProof/>
        </w:rPr>
        <w:t>15</w:t>
      </w:r>
      <w:r w:rsidRPr="00DF26AB">
        <w:rPr>
          <w:noProof/>
        </w:rPr>
        <w:tab/>
        <w:t xml:space="preserve">Wirtshafter, H. S. &amp; Wilson, M. A. Differences in reward biased spatial representations in the lateral septum and hippocampus. </w:t>
      </w:r>
      <w:r w:rsidRPr="00DF26AB">
        <w:rPr>
          <w:i/>
          <w:noProof/>
        </w:rPr>
        <w:t>eLife</w:t>
      </w:r>
      <w:r w:rsidRPr="00DF26AB">
        <w:rPr>
          <w:noProof/>
        </w:rPr>
        <w:t xml:space="preserve"> </w:t>
      </w:r>
      <w:r w:rsidRPr="00DF26AB">
        <w:rPr>
          <w:b/>
          <w:noProof/>
        </w:rPr>
        <w:t>9</w:t>
      </w:r>
      <w:r w:rsidRPr="00DF26AB">
        <w:rPr>
          <w:noProof/>
        </w:rPr>
        <w:t xml:space="preserve"> (2020). </w:t>
      </w:r>
      <w:hyperlink r:id="rId27" w:history="1">
        <w:r w:rsidRPr="00DF26AB">
          <w:rPr>
            <w:rStyle w:val="Hyperlink"/>
            <w:noProof/>
          </w:rPr>
          <w:t>https://doi.org:10.7554/eLife.55252</w:t>
        </w:r>
      </w:hyperlink>
    </w:p>
    <w:p w14:paraId="175DF1FE" w14:textId="138F5C0C" w:rsidR="00DF26AB" w:rsidRPr="00DF26AB" w:rsidRDefault="00DF26AB" w:rsidP="00DF26AB">
      <w:pPr>
        <w:pStyle w:val="EndNoteBibliography"/>
        <w:ind w:left="720" w:hanging="720"/>
        <w:rPr>
          <w:noProof/>
        </w:rPr>
      </w:pPr>
      <w:r w:rsidRPr="00DF26AB">
        <w:rPr>
          <w:noProof/>
        </w:rPr>
        <w:lastRenderedPageBreak/>
        <w:t>16</w:t>
      </w:r>
      <w:r w:rsidRPr="00DF26AB">
        <w:rPr>
          <w:noProof/>
        </w:rPr>
        <w:tab/>
        <w:t xml:space="preserve">Wirtshafter, H. S., Mehta, M. R., Solla, S. A. &amp; Disterhoft, J. F. Hippocampal trace coding dominates and disrupts place coding. </w:t>
      </w:r>
      <w:r w:rsidRPr="00DF26AB">
        <w:rPr>
          <w:i/>
          <w:noProof/>
        </w:rPr>
        <w:t>bioRxiv</w:t>
      </w:r>
      <w:r w:rsidRPr="00DF26AB">
        <w:rPr>
          <w:noProof/>
        </w:rPr>
        <w:t xml:space="preserve"> (2026). </w:t>
      </w:r>
      <w:hyperlink r:id="rId28" w:history="1">
        <w:r w:rsidRPr="00DF26AB">
          <w:rPr>
            <w:rStyle w:val="Hyperlink"/>
            <w:noProof/>
          </w:rPr>
          <w:t>https://doi.org:10.64898/2026.02.17.706430</w:t>
        </w:r>
      </w:hyperlink>
    </w:p>
    <w:p w14:paraId="6D2358CA" w14:textId="4BDEEE1C" w:rsidR="00DF26AB" w:rsidRPr="00DF26AB" w:rsidRDefault="00DF26AB" w:rsidP="00DF26AB">
      <w:pPr>
        <w:pStyle w:val="EndNoteBibliography"/>
        <w:ind w:left="720" w:hanging="720"/>
        <w:rPr>
          <w:noProof/>
        </w:rPr>
      </w:pPr>
      <w:r w:rsidRPr="00DF26AB">
        <w:rPr>
          <w:noProof/>
        </w:rPr>
        <w:t>17</w:t>
      </w:r>
      <w:r w:rsidRPr="00DF26AB">
        <w:rPr>
          <w:noProof/>
        </w:rPr>
        <w:tab/>
        <w:t xml:space="preserve">Bouton, M. E., Nelson, J. B. &amp; Rosas, J. M. Stimulus generalization, context change, and forgetting. </w:t>
      </w:r>
      <w:r w:rsidRPr="00DF26AB">
        <w:rPr>
          <w:i/>
          <w:noProof/>
        </w:rPr>
        <w:t>Psychological bulletin</w:t>
      </w:r>
      <w:r w:rsidRPr="00DF26AB">
        <w:rPr>
          <w:noProof/>
        </w:rPr>
        <w:t xml:space="preserve"> </w:t>
      </w:r>
      <w:r w:rsidRPr="00DF26AB">
        <w:rPr>
          <w:b/>
          <w:noProof/>
        </w:rPr>
        <w:t>125</w:t>
      </w:r>
      <w:r w:rsidRPr="00DF26AB">
        <w:rPr>
          <w:noProof/>
        </w:rPr>
        <w:t xml:space="preserve">, 171-186 (1999). </w:t>
      </w:r>
      <w:hyperlink r:id="rId29" w:history="1">
        <w:r w:rsidRPr="00DF26AB">
          <w:rPr>
            <w:rStyle w:val="Hyperlink"/>
            <w:noProof/>
          </w:rPr>
          <w:t>https://doi.org:10.1037/0033-2909.125.2.171</w:t>
        </w:r>
      </w:hyperlink>
    </w:p>
    <w:p w14:paraId="31442A1D" w14:textId="77777777" w:rsidR="00DF26AB" w:rsidRPr="00DF26AB" w:rsidRDefault="00DF26AB" w:rsidP="00DF26AB">
      <w:pPr>
        <w:pStyle w:val="EndNoteBibliography"/>
        <w:ind w:left="720" w:hanging="720"/>
        <w:rPr>
          <w:noProof/>
        </w:rPr>
      </w:pPr>
      <w:r w:rsidRPr="00DF26AB">
        <w:rPr>
          <w:noProof/>
        </w:rPr>
        <w:t>18</w:t>
      </w:r>
      <w:r w:rsidRPr="00DF26AB">
        <w:rPr>
          <w:noProof/>
        </w:rPr>
        <w:tab/>
        <w:t xml:space="preserve">Lovibond, P. F., Preston, G. &amp; Mackintosh, N. Context specificity of conditioning, extinction, and latent inhibition. </w:t>
      </w:r>
      <w:r w:rsidRPr="00DF26AB">
        <w:rPr>
          <w:i/>
          <w:noProof/>
        </w:rPr>
        <w:t>Journal of Experimental Psychology: Animal Behavior Processes</w:t>
      </w:r>
      <w:r w:rsidRPr="00DF26AB">
        <w:rPr>
          <w:noProof/>
        </w:rPr>
        <w:t xml:space="preserve"> </w:t>
      </w:r>
      <w:r w:rsidRPr="00DF26AB">
        <w:rPr>
          <w:b/>
          <w:noProof/>
        </w:rPr>
        <w:t>10</w:t>
      </w:r>
      <w:r w:rsidRPr="00DF26AB">
        <w:rPr>
          <w:noProof/>
        </w:rPr>
        <w:t xml:space="preserve">, 360 (1984). </w:t>
      </w:r>
    </w:p>
    <w:p w14:paraId="55D75257" w14:textId="77777777" w:rsidR="00DF26AB" w:rsidRPr="00DF26AB" w:rsidRDefault="00DF26AB" w:rsidP="00DF26AB">
      <w:pPr>
        <w:pStyle w:val="EndNoteBibliography"/>
        <w:ind w:left="720" w:hanging="720"/>
        <w:rPr>
          <w:noProof/>
        </w:rPr>
      </w:pPr>
      <w:r w:rsidRPr="00DF26AB">
        <w:rPr>
          <w:noProof/>
        </w:rPr>
        <w:t>19</w:t>
      </w:r>
      <w:r w:rsidRPr="00DF26AB">
        <w:rPr>
          <w:noProof/>
        </w:rPr>
        <w:tab/>
        <w:t xml:space="preserve">Moyer, J. R., Jr., Deyo, R. A. &amp; Disterhoft, J. F. Hippocampectomy disrupts trace eye-blink conditioning in rabbits. </w:t>
      </w:r>
      <w:r w:rsidRPr="00DF26AB">
        <w:rPr>
          <w:i/>
          <w:noProof/>
        </w:rPr>
        <w:t>Behav Neurosci</w:t>
      </w:r>
      <w:r w:rsidRPr="00DF26AB">
        <w:rPr>
          <w:noProof/>
        </w:rPr>
        <w:t xml:space="preserve"> </w:t>
      </w:r>
      <w:r w:rsidRPr="00DF26AB">
        <w:rPr>
          <w:b/>
          <w:noProof/>
        </w:rPr>
        <w:t>104</w:t>
      </w:r>
      <w:r w:rsidRPr="00DF26AB">
        <w:rPr>
          <w:noProof/>
        </w:rPr>
        <w:t xml:space="preserve">, 243-252 (1990). </w:t>
      </w:r>
    </w:p>
    <w:p w14:paraId="15BE52CA" w14:textId="6FF75989" w:rsidR="00DF26AB" w:rsidRPr="00DF26AB" w:rsidRDefault="00DF26AB" w:rsidP="00DF26AB">
      <w:pPr>
        <w:pStyle w:val="EndNoteBibliography"/>
        <w:ind w:left="720" w:hanging="720"/>
        <w:rPr>
          <w:noProof/>
        </w:rPr>
      </w:pPr>
      <w:r w:rsidRPr="00DF26AB">
        <w:rPr>
          <w:noProof/>
        </w:rPr>
        <w:t>20</w:t>
      </w:r>
      <w:r w:rsidRPr="00DF26AB">
        <w:rPr>
          <w:noProof/>
        </w:rPr>
        <w:tab/>
        <w:t xml:space="preserve">McEchron, M. D. &amp; Disterhoft, J. F. Hippocampal encoding of non-spatial trace conditioning. </w:t>
      </w:r>
      <w:r w:rsidRPr="00DF26AB">
        <w:rPr>
          <w:i/>
          <w:noProof/>
        </w:rPr>
        <w:t>Hippocampus</w:t>
      </w:r>
      <w:r w:rsidRPr="00DF26AB">
        <w:rPr>
          <w:noProof/>
        </w:rPr>
        <w:t xml:space="preserve"> </w:t>
      </w:r>
      <w:r w:rsidRPr="00DF26AB">
        <w:rPr>
          <w:b/>
          <w:noProof/>
        </w:rPr>
        <w:t>9</w:t>
      </w:r>
      <w:r w:rsidRPr="00DF26AB">
        <w:rPr>
          <w:noProof/>
        </w:rPr>
        <w:t xml:space="preserve">, 385-396 (1999). </w:t>
      </w:r>
      <w:hyperlink r:id="rId30" w:history="1">
        <w:r w:rsidRPr="00DF26AB">
          <w:rPr>
            <w:rStyle w:val="Hyperlink"/>
            <w:noProof/>
          </w:rPr>
          <w:t>https://doi.org:10.1002/(SICI)1098-1063(1999)9:4</w:t>
        </w:r>
      </w:hyperlink>
      <w:r w:rsidRPr="00DF26AB">
        <w:rPr>
          <w:noProof/>
        </w:rPr>
        <w:t>&lt;385::AID-HIPO5&gt;3.0.CO;2-K</w:t>
      </w:r>
    </w:p>
    <w:p w14:paraId="1D23C598" w14:textId="4AF5D03B" w:rsidR="00DF26AB" w:rsidRPr="00DF26AB" w:rsidRDefault="00DF26AB" w:rsidP="00DF26AB">
      <w:pPr>
        <w:pStyle w:val="EndNoteBibliography"/>
        <w:ind w:left="720" w:hanging="720"/>
        <w:rPr>
          <w:noProof/>
        </w:rPr>
      </w:pPr>
      <w:r w:rsidRPr="00DF26AB">
        <w:rPr>
          <w:noProof/>
        </w:rPr>
        <w:t>21</w:t>
      </w:r>
      <w:r w:rsidRPr="00DF26AB">
        <w:rPr>
          <w:noProof/>
        </w:rPr>
        <w:tab/>
        <w:t xml:space="preserve">Woodruff-Pak, D. S. &amp; Disterhoft, J. F. Where is the trace in trace conditioning? </w:t>
      </w:r>
      <w:r w:rsidRPr="00DF26AB">
        <w:rPr>
          <w:i/>
          <w:noProof/>
        </w:rPr>
        <w:t>Trends Neurosci</w:t>
      </w:r>
      <w:r w:rsidRPr="00DF26AB">
        <w:rPr>
          <w:noProof/>
        </w:rPr>
        <w:t xml:space="preserve"> </w:t>
      </w:r>
      <w:r w:rsidRPr="00DF26AB">
        <w:rPr>
          <w:b/>
          <w:noProof/>
        </w:rPr>
        <w:t>31</w:t>
      </w:r>
      <w:r w:rsidRPr="00DF26AB">
        <w:rPr>
          <w:noProof/>
        </w:rPr>
        <w:t xml:space="preserve">, 105-112 (2008). </w:t>
      </w:r>
      <w:hyperlink r:id="rId31" w:history="1">
        <w:r w:rsidRPr="00DF26AB">
          <w:rPr>
            <w:rStyle w:val="Hyperlink"/>
            <w:noProof/>
          </w:rPr>
          <w:t>https://doi.org:10.1016/j.tins.2007.11.006</w:t>
        </w:r>
      </w:hyperlink>
    </w:p>
    <w:p w14:paraId="4B7AD682" w14:textId="125A55D8" w:rsidR="00DF26AB" w:rsidRPr="00DF26AB" w:rsidRDefault="00DF26AB" w:rsidP="00DF26AB">
      <w:pPr>
        <w:pStyle w:val="EndNoteBibliography"/>
        <w:ind w:left="720" w:hanging="720"/>
        <w:rPr>
          <w:noProof/>
        </w:rPr>
      </w:pPr>
      <w:r w:rsidRPr="00DF26AB">
        <w:rPr>
          <w:noProof/>
        </w:rPr>
        <w:t>22</w:t>
      </w:r>
      <w:r w:rsidRPr="00DF26AB">
        <w:rPr>
          <w:noProof/>
        </w:rPr>
        <w:tab/>
        <w:t xml:space="preserve">Weiss, C. &amp; Disterhoft, J. F. The impact of hippocampal lesions on trace-eyeblink conditioning and forebrain-cerebellar interactions. </w:t>
      </w:r>
      <w:r w:rsidRPr="00DF26AB">
        <w:rPr>
          <w:i/>
          <w:noProof/>
        </w:rPr>
        <w:t>Behav Neurosci</w:t>
      </w:r>
      <w:r w:rsidRPr="00DF26AB">
        <w:rPr>
          <w:noProof/>
        </w:rPr>
        <w:t xml:space="preserve"> </w:t>
      </w:r>
      <w:r w:rsidRPr="00DF26AB">
        <w:rPr>
          <w:b/>
          <w:noProof/>
        </w:rPr>
        <w:t>129</w:t>
      </w:r>
      <w:r w:rsidRPr="00DF26AB">
        <w:rPr>
          <w:noProof/>
        </w:rPr>
        <w:t xml:space="preserve">, 512-522 (2015). </w:t>
      </w:r>
      <w:hyperlink r:id="rId32" w:history="1">
        <w:r w:rsidRPr="00DF26AB">
          <w:rPr>
            <w:rStyle w:val="Hyperlink"/>
            <w:noProof/>
          </w:rPr>
          <w:t>https://doi.org:10.1037/bne0000061</w:t>
        </w:r>
      </w:hyperlink>
    </w:p>
    <w:p w14:paraId="43BD3E71" w14:textId="7D164967" w:rsidR="00DF26AB" w:rsidRPr="00DF26AB" w:rsidRDefault="00DF26AB" w:rsidP="00DF26AB">
      <w:pPr>
        <w:pStyle w:val="EndNoteBibliography"/>
        <w:ind w:left="720" w:hanging="720"/>
        <w:rPr>
          <w:noProof/>
        </w:rPr>
      </w:pPr>
      <w:r w:rsidRPr="00DF26AB">
        <w:rPr>
          <w:noProof/>
        </w:rPr>
        <w:t>23</w:t>
      </w:r>
      <w:r w:rsidRPr="00DF26AB">
        <w:rPr>
          <w:noProof/>
        </w:rPr>
        <w:tab/>
        <w:t xml:space="preserve">Lenck-Santini, P. P., Rivard, B., Muller, R. U. &amp; Poucet, B. Study of CA1 place cell activity and exploratory behavior following spatial and nonspatial changes in the environment. </w:t>
      </w:r>
      <w:r w:rsidRPr="00DF26AB">
        <w:rPr>
          <w:i/>
          <w:noProof/>
        </w:rPr>
        <w:t>Hippocampus</w:t>
      </w:r>
      <w:r w:rsidRPr="00DF26AB">
        <w:rPr>
          <w:noProof/>
        </w:rPr>
        <w:t xml:space="preserve"> </w:t>
      </w:r>
      <w:r w:rsidRPr="00DF26AB">
        <w:rPr>
          <w:b/>
          <w:noProof/>
        </w:rPr>
        <w:t>15</w:t>
      </w:r>
      <w:r w:rsidRPr="00DF26AB">
        <w:rPr>
          <w:noProof/>
        </w:rPr>
        <w:t xml:space="preserve">, 356-369 (2005). </w:t>
      </w:r>
      <w:hyperlink r:id="rId33" w:history="1">
        <w:r w:rsidRPr="00DF26AB">
          <w:rPr>
            <w:rStyle w:val="Hyperlink"/>
            <w:noProof/>
          </w:rPr>
          <w:t>https://doi.org:10.1002/hipo.20060</w:t>
        </w:r>
      </w:hyperlink>
    </w:p>
    <w:p w14:paraId="073207D8" w14:textId="071C15B5" w:rsidR="00DF26AB" w:rsidRPr="00DF26AB" w:rsidRDefault="00DF26AB" w:rsidP="00DF26AB">
      <w:pPr>
        <w:pStyle w:val="EndNoteBibliography"/>
        <w:ind w:left="720" w:hanging="720"/>
        <w:rPr>
          <w:noProof/>
        </w:rPr>
      </w:pPr>
      <w:r w:rsidRPr="00DF26AB">
        <w:rPr>
          <w:noProof/>
        </w:rPr>
        <w:t>24</w:t>
      </w:r>
      <w:r w:rsidRPr="00DF26AB">
        <w:rPr>
          <w:noProof/>
        </w:rPr>
        <w:tab/>
        <w:t xml:space="preserve">Plitt, M. H. &amp; Giocomo, L. M. Experience-dependent contextual codes in the hippocampus. </w:t>
      </w:r>
      <w:r w:rsidRPr="00DF26AB">
        <w:rPr>
          <w:i/>
          <w:noProof/>
        </w:rPr>
        <w:t>Nat Neurosci</w:t>
      </w:r>
      <w:r w:rsidRPr="00DF26AB">
        <w:rPr>
          <w:noProof/>
        </w:rPr>
        <w:t xml:space="preserve"> </w:t>
      </w:r>
      <w:r w:rsidRPr="00DF26AB">
        <w:rPr>
          <w:b/>
          <w:noProof/>
        </w:rPr>
        <w:t>24</w:t>
      </w:r>
      <w:r w:rsidRPr="00DF26AB">
        <w:rPr>
          <w:noProof/>
        </w:rPr>
        <w:t xml:space="preserve">, 705-714 (2021). </w:t>
      </w:r>
      <w:hyperlink r:id="rId34" w:history="1">
        <w:r w:rsidRPr="00DF26AB">
          <w:rPr>
            <w:rStyle w:val="Hyperlink"/>
            <w:noProof/>
          </w:rPr>
          <w:t>https://doi.org:10.1038/s41593-021-00816-6</w:t>
        </w:r>
      </w:hyperlink>
    </w:p>
    <w:p w14:paraId="3C08A2F4" w14:textId="0DB3C008" w:rsidR="00DF26AB" w:rsidRPr="00DF26AB" w:rsidRDefault="00DF26AB" w:rsidP="00DF26AB">
      <w:pPr>
        <w:pStyle w:val="EndNoteBibliography"/>
        <w:ind w:left="720" w:hanging="720"/>
        <w:rPr>
          <w:noProof/>
        </w:rPr>
      </w:pPr>
      <w:r w:rsidRPr="00DF26AB">
        <w:rPr>
          <w:noProof/>
        </w:rPr>
        <w:t>25</w:t>
      </w:r>
      <w:r w:rsidRPr="00DF26AB">
        <w:rPr>
          <w:noProof/>
        </w:rPr>
        <w:tab/>
        <w:t xml:space="preserve">Schneider, S., Lee, J. H. &amp; Mathis, M. W. Learnable latent embeddings for joint behavioural and neural analysis. </w:t>
      </w:r>
      <w:r w:rsidRPr="00DF26AB">
        <w:rPr>
          <w:i/>
          <w:noProof/>
        </w:rPr>
        <w:t>Nature</w:t>
      </w:r>
      <w:r w:rsidRPr="00DF26AB">
        <w:rPr>
          <w:noProof/>
        </w:rPr>
        <w:t xml:space="preserve"> </w:t>
      </w:r>
      <w:r w:rsidRPr="00DF26AB">
        <w:rPr>
          <w:b/>
          <w:noProof/>
        </w:rPr>
        <w:t>617</w:t>
      </w:r>
      <w:r w:rsidRPr="00DF26AB">
        <w:rPr>
          <w:noProof/>
        </w:rPr>
        <w:t xml:space="preserve">, 360-368 (2023). </w:t>
      </w:r>
      <w:hyperlink r:id="rId35" w:history="1">
        <w:r w:rsidRPr="00DF26AB">
          <w:rPr>
            <w:rStyle w:val="Hyperlink"/>
            <w:noProof/>
          </w:rPr>
          <w:t>https://doi.org:10.1038/s41586-023-06031-6</w:t>
        </w:r>
      </w:hyperlink>
    </w:p>
    <w:p w14:paraId="0A266195" w14:textId="77777777" w:rsidR="00DF26AB" w:rsidRPr="00DF26AB" w:rsidRDefault="00DF26AB" w:rsidP="00DF26AB">
      <w:pPr>
        <w:pStyle w:val="EndNoteBibliography"/>
        <w:ind w:left="720" w:hanging="720"/>
        <w:rPr>
          <w:noProof/>
        </w:rPr>
      </w:pPr>
      <w:r w:rsidRPr="00DF26AB">
        <w:rPr>
          <w:noProof/>
        </w:rPr>
        <w:t>26</w:t>
      </w:r>
      <w:r w:rsidRPr="00DF26AB">
        <w:rPr>
          <w:noProof/>
        </w:rPr>
        <w:tab/>
        <w:t xml:space="preserve">Schönemann, P. H. A generalized solution of the orthogonal procrustes problem. </w:t>
      </w:r>
      <w:r w:rsidRPr="00DF26AB">
        <w:rPr>
          <w:i/>
          <w:noProof/>
        </w:rPr>
        <w:t>Psychometrika</w:t>
      </w:r>
      <w:r w:rsidRPr="00DF26AB">
        <w:rPr>
          <w:noProof/>
        </w:rPr>
        <w:t xml:space="preserve"> </w:t>
      </w:r>
      <w:r w:rsidRPr="00DF26AB">
        <w:rPr>
          <w:b/>
          <w:noProof/>
        </w:rPr>
        <w:t>31</w:t>
      </w:r>
      <w:r w:rsidRPr="00DF26AB">
        <w:rPr>
          <w:noProof/>
        </w:rPr>
        <w:t xml:space="preserve">, 1-10 (1966). </w:t>
      </w:r>
    </w:p>
    <w:p w14:paraId="56CC1E4C" w14:textId="77777777" w:rsidR="00DF26AB" w:rsidRPr="00DF26AB" w:rsidRDefault="00DF26AB" w:rsidP="00DF26AB">
      <w:pPr>
        <w:pStyle w:val="EndNoteBibliography"/>
        <w:ind w:left="720" w:hanging="720"/>
        <w:rPr>
          <w:noProof/>
        </w:rPr>
      </w:pPr>
      <w:r w:rsidRPr="00DF26AB">
        <w:rPr>
          <w:noProof/>
        </w:rPr>
        <w:t>27</w:t>
      </w:r>
      <w:r w:rsidRPr="00DF26AB">
        <w:rPr>
          <w:noProof/>
        </w:rPr>
        <w:tab/>
        <w:t>Virtanen, P.</w:t>
      </w:r>
      <w:r w:rsidRPr="00DF26AB">
        <w:rPr>
          <w:i/>
          <w:noProof/>
        </w:rPr>
        <w:t xml:space="preserve"> et al.</w:t>
      </w:r>
      <w:r w:rsidRPr="00DF26AB">
        <w:rPr>
          <w:noProof/>
        </w:rPr>
        <w:t xml:space="preserve"> Fundamental algorithms for scientific computing in Python. </w:t>
      </w:r>
      <w:r w:rsidRPr="00DF26AB">
        <w:rPr>
          <w:i/>
          <w:noProof/>
        </w:rPr>
        <w:t>Nat. Methods</w:t>
      </w:r>
      <w:r w:rsidRPr="00DF26AB">
        <w:rPr>
          <w:noProof/>
        </w:rPr>
        <w:t xml:space="preserve"> </w:t>
      </w:r>
      <w:r w:rsidRPr="00DF26AB">
        <w:rPr>
          <w:b/>
          <w:noProof/>
        </w:rPr>
        <w:t>17</w:t>
      </w:r>
      <w:r w:rsidRPr="00DF26AB">
        <w:rPr>
          <w:noProof/>
        </w:rPr>
        <w:t xml:space="preserve">, 261-272 (2020). </w:t>
      </w:r>
    </w:p>
    <w:p w14:paraId="70120813" w14:textId="3D42843F" w:rsidR="00DF26AB" w:rsidRPr="00DF26AB" w:rsidRDefault="00DF26AB" w:rsidP="00DF26AB">
      <w:pPr>
        <w:pStyle w:val="EndNoteBibliography"/>
        <w:ind w:left="720" w:hanging="720"/>
        <w:rPr>
          <w:noProof/>
        </w:rPr>
      </w:pPr>
      <w:r w:rsidRPr="00DF26AB">
        <w:rPr>
          <w:noProof/>
        </w:rPr>
        <w:t>28</w:t>
      </w:r>
      <w:r w:rsidRPr="00DF26AB">
        <w:rPr>
          <w:noProof/>
        </w:rPr>
        <w:tab/>
        <w:t>Whittington, J. C. R.</w:t>
      </w:r>
      <w:r w:rsidRPr="00DF26AB">
        <w:rPr>
          <w:i/>
          <w:noProof/>
        </w:rPr>
        <w:t xml:space="preserve"> et al.</w:t>
      </w:r>
      <w:r w:rsidRPr="00DF26AB">
        <w:rPr>
          <w:noProof/>
        </w:rPr>
        <w:t xml:space="preserve"> The Tolman-Eichenbaum Machine: Unifying Space and Relational Memory through Generalization in the Hippocampal Formation. </w:t>
      </w:r>
      <w:r w:rsidRPr="00DF26AB">
        <w:rPr>
          <w:i/>
          <w:noProof/>
        </w:rPr>
        <w:t>Cell</w:t>
      </w:r>
      <w:r w:rsidRPr="00DF26AB">
        <w:rPr>
          <w:noProof/>
        </w:rPr>
        <w:t xml:space="preserve"> </w:t>
      </w:r>
      <w:r w:rsidRPr="00DF26AB">
        <w:rPr>
          <w:b/>
          <w:noProof/>
        </w:rPr>
        <w:t>183</w:t>
      </w:r>
      <w:r w:rsidRPr="00DF26AB">
        <w:rPr>
          <w:noProof/>
        </w:rPr>
        <w:t xml:space="preserve">, 1249-1263 e1223 (2020). </w:t>
      </w:r>
      <w:hyperlink r:id="rId36" w:history="1">
        <w:r w:rsidRPr="00DF26AB">
          <w:rPr>
            <w:rStyle w:val="Hyperlink"/>
            <w:noProof/>
          </w:rPr>
          <w:t>https://doi.org:10.1016/j.cell.2020.10.024</w:t>
        </w:r>
      </w:hyperlink>
    </w:p>
    <w:p w14:paraId="1F740E40" w14:textId="17174199" w:rsidR="00DF26AB" w:rsidRPr="00DF26AB" w:rsidRDefault="00DF26AB" w:rsidP="00DF26AB">
      <w:pPr>
        <w:pStyle w:val="EndNoteBibliography"/>
        <w:ind w:left="720" w:hanging="720"/>
        <w:rPr>
          <w:noProof/>
        </w:rPr>
      </w:pPr>
      <w:r w:rsidRPr="00DF26AB">
        <w:rPr>
          <w:noProof/>
        </w:rPr>
        <w:t>29</w:t>
      </w:r>
      <w:r w:rsidRPr="00DF26AB">
        <w:rPr>
          <w:noProof/>
        </w:rPr>
        <w:tab/>
        <w:t xml:space="preserve">Wirtshafter, H. S. &amp; Wilson, M. A. Artificial intelligence insights into hippocampal processing. </w:t>
      </w:r>
      <w:r w:rsidRPr="00DF26AB">
        <w:rPr>
          <w:i/>
          <w:noProof/>
        </w:rPr>
        <w:t>Front Comput Neurosci</w:t>
      </w:r>
      <w:r w:rsidRPr="00DF26AB">
        <w:rPr>
          <w:noProof/>
        </w:rPr>
        <w:t xml:space="preserve"> </w:t>
      </w:r>
      <w:r w:rsidRPr="00DF26AB">
        <w:rPr>
          <w:b/>
          <w:noProof/>
        </w:rPr>
        <w:t>16</w:t>
      </w:r>
      <w:r w:rsidRPr="00DF26AB">
        <w:rPr>
          <w:noProof/>
        </w:rPr>
        <w:t xml:space="preserve">, 1044659 (2022). </w:t>
      </w:r>
      <w:hyperlink r:id="rId37" w:history="1">
        <w:r w:rsidRPr="00DF26AB">
          <w:rPr>
            <w:rStyle w:val="Hyperlink"/>
            <w:noProof/>
          </w:rPr>
          <w:t>https://doi.org:10.3389/fncom.2022.1044659</w:t>
        </w:r>
      </w:hyperlink>
    </w:p>
    <w:p w14:paraId="185B7B93" w14:textId="1275D842" w:rsidR="00DF26AB" w:rsidRPr="00DF26AB" w:rsidRDefault="00DF26AB" w:rsidP="00DF26AB">
      <w:pPr>
        <w:pStyle w:val="EndNoteBibliography"/>
        <w:ind w:left="720" w:hanging="720"/>
        <w:rPr>
          <w:noProof/>
        </w:rPr>
      </w:pPr>
      <w:r w:rsidRPr="00DF26AB">
        <w:rPr>
          <w:noProof/>
        </w:rPr>
        <w:t>30</w:t>
      </w:r>
      <w:r w:rsidRPr="00DF26AB">
        <w:rPr>
          <w:noProof/>
        </w:rPr>
        <w:tab/>
        <w:t xml:space="preserve">Lehnert, L., Littman, M. L. &amp; Frank, M. J. Reward-predictive representations generalize across tasks in reinforcement learning. </w:t>
      </w:r>
      <w:r w:rsidRPr="00DF26AB">
        <w:rPr>
          <w:i/>
          <w:noProof/>
        </w:rPr>
        <w:t>PLoS Comput Biol</w:t>
      </w:r>
      <w:r w:rsidRPr="00DF26AB">
        <w:rPr>
          <w:noProof/>
        </w:rPr>
        <w:t xml:space="preserve"> </w:t>
      </w:r>
      <w:r w:rsidRPr="00DF26AB">
        <w:rPr>
          <w:b/>
          <w:noProof/>
        </w:rPr>
        <w:t>16</w:t>
      </w:r>
      <w:r w:rsidRPr="00DF26AB">
        <w:rPr>
          <w:noProof/>
        </w:rPr>
        <w:t xml:space="preserve">, e1008317 (2020). </w:t>
      </w:r>
      <w:hyperlink r:id="rId38" w:history="1">
        <w:r w:rsidRPr="00DF26AB">
          <w:rPr>
            <w:rStyle w:val="Hyperlink"/>
            <w:noProof/>
          </w:rPr>
          <w:t>https://doi.org:10.1371/journal.pcbi.1008317</w:t>
        </w:r>
      </w:hyperlink>
    </w:p>
    <w:p w14:paraId="754E3EAE" w14:textId="77777777" w:rsidR="00DF26AB" w:rsidRPr="00DF26AB" w:rsidRDefault="00DF26AB" w:rsidP="00DF26AB">
      <w:pPr>
        <w:pStyle w:val="EndNoteBibliography"/>
        <w:ind w:left="720" w:hanging="720"/>
        <w:rPr>
          <w:noProof/>
        </w:rPr>
      </w:pPr>
      <w:r w:rsidRPr="00DF26AB">
        <w:rPr>
          <w:noProof/>
        </w:rPr>
        <w:t>31</w:t>
      </w:r>
      <w:r w:rsidRPr="00DF26AB">
        <w:rPr>
          <w:noProof/>
        </w:rPr>
        <w:tab/>
        <w:t xml:space="preserve">Collins, A. G. E. &amp; Frank, M. J. Neural signature of hierarchically structured expectations predicts clustering and transfer of rule sets in reinforcement learning. </w:t>
      </w:r>
      <w:r w:rsidRPr="00DF26AB">
        <w:rPr>
          <w:i/>
          <w:noProof/>
        </w:rPr>
        <w:t>Cognition</w:t>
      </w:r>
      <w:r w:rsidRPr="00DF26AB">
        <w:rPr>
          <w:noProof/>
        </w:rPr>
        <w:t xml:space="preserve"> </w:t>
      </w:r>
      <w:r w:rsidRPr="00DF26AB">
        <w:rPr>
          <w:b/>
          <w:noProof/>
        </w:rPr>
        <w:t>152</w:t>
      </w:r>
      <w:r w:rsidRPr="00DF26AB">
        <w:rPr>
          <w:noProof/>
        </w:rPr>
        <w:t xml:space="preserve">, 160-169 (2016). </w:t>
      </w:r>
    </w:p>
    <w:p w14:paraId="5B0CB59F" w14:textId="13A0F977" w:rsidR="00DF26AB" w:rsidRPr="00DF26AB" w:rsidRDefault="00DF26AB" w:rsidP="00DF26AB">
      <w:pPr>
        <w:pStyle w:val="EndNoteBibliography"/>
        <w:ind w:left="720" w:hanging="720"/>
        <w:rPr>
          <w:noProof/>
        </w:rPr>
      </w:pPr>
      <w:r w:rsidRPr="00DF26AB">
        <w:rPr>
          <w:noProof/>
        </w:rPr>
        <w:lastRenderedPageBreak/>
        <w:t>32</w:t>
      </w:r>
      <w:r w:rsidRPr="00DF26AB">
        <w:rPr>
          <w:noProof/>
        </w:rPr>
        <w:tab/>
        <w:t xml:space="preserve">Eichenbaum, H., Dudchenko, P., Wood, E., Shapiro, M. &amp; Tanila, H. The hippocampus, memory, and place cells: is it spatial memory or a memory space? </w:t>
      </w:r>
      <w:r w:rsidRPr="00DF26AB">
        <w:rPr>
          <w:i/>
          <w:noProof/>
        </w:rPr>
        <w:t>Neuron</w:t>
      </w:r>
      <w:r w:rsidRPr="00DF26AB">
        <w:rPr>
          <w:noProof/>
        </w:rPr>
        <w:t xml:space="preserve"> </w:t>
      </w:r>
      <w:r w:rsidRPr="00DF26AB">
        <w:rPr>
          <w:b/>
          <w:noProof/>
        </w:rPr>
        <w:t>23</w:t>
      </w:r>
      <w:r w:rsidRPr="00DF26AB">
        <w:rPr>
          <w:noProof/>
        </w:rPr>
        <w:t xml:space="preserve">, 209-226 (1999). </w:t>
      </w:r>
      <w:hyperlink r:id="rId39" w:history="1">
        <w:r w:rsidRPr="00DF26AB">
          <w:rPr>
            <w:rStyle w:val="Hyperlink"/>
            <w:noProof/>
          </w:rPr>
          <w:t>https://doi.org:S0896-6273(00)80773-4</w:t>
        </w:r>
      </w:hyperlink>
      <w:r w:rsidRPr="00DF26AB">
        <w:rPr>
          <w:noProof/>
        </w:rPr>
        <w:t xml:space="preserve"> [pii]</w:t>
      </w:r>
    </w:p>
    <w:p w14:paraId="2CF4A60B" w14:textId="5BE54C83" w:rsidR="00DF26AB" w:rsidRPr="00DF26AB" w:rsidRDefault="00DF26AB" w:rsidP="00DF26AB">
      <w:pPr>
        <w:pStyle w:val="EndNoteBibliography"/>
        <w:ind w:left="720" w:hanging="720"/>
        <w:rPr>
          <w:noProof/>
        </w:rPr>
      </w:pPr>
      <w:r w:rsidRPr="00DF26AB">
        <w:rPr>
          <w:noProof/>
        </w:rPr>
        <w:t>33</w:t>
      </w:r>
      <w:r w:rsidRPr="00DF26AB">
        <w:rPr>
          <w:noProof/>
        </w:rPr>
        <w:tab/>
        <w:t xml:space="preserve">O'Keefe, J. &amp; Krupic, J. Do hippocampal pyramidal cells respond to nonspatial stimuli? </w:t>
      </w:r>
      <w:r w:rsidRPr="00DF26AB">
        <w:rPr>
          <w:i/>
          <w:noProof/>
        </w:rPr>
        <w:t>Physiol Rev</w:t>
      </w:r>
      <w:r w:rsidRPr="00DF26AB">
        <w:rPr>
          <w:noProof/>
        </w:rPr>
        <w:t xml:space="preserve"> </w:t>
      </w:r>
      <w:r w:rsidRPr="00DF26AB">
        <w:rPr>
          <w:b/>
          <w:noProof/>
        </w:rPr>
        <w:t>101</w:t>
      </w:r>
      <w:r w:rsidRPr="00DF26AB">
        <w:rPr>
          <w:noProof/>
        </w:rPr>
        <w:t xml:space="preserve">, 1427-1456 (2021). </w:t>
      </w:r>
      <w:hyperlink r:id="rId40" w:history="1">
        <w:r w:rsidRPr="00DF26AB">
          <w:rPr>
            <w:rStyle w:val="Hyperlink"/>
            <w:noProof/>
          </w:rPr>
          <w:t>https://doi.org:10.1152/physrev.00014.2020</w:t>
        </w:r>
      </w:hyperlink>
    </w:p>
    <w:p w14:paraId="5B87B58F" w14:textId="6567C2EC" w:rsidR="00DF26AB" w:rsidRPr="00DF26AB" w:rsidRDefault="00DF26AB" w:rsidP="00DF26AB">
      <w:pPr>
        <w:pStyle w:val="EndNoteBibliography"/>
        <w:ind w:left="720" w:hanging="720"/>
        <w:rPr>
          <w:noProof/>
        </w:rPr>
      </w:pPr>
      <w:r w:rsidRPr="00DF26AB">
        <w:rPr>
          <w:noProof/>
        </w:rPr>
        <w:t>34</w:t>
      </w:r>
      <w:r w:rsidRPr="00DF26AB">
        <w:rPr>
          <w:noProof/>
        </w:rPr>
        <w:tab/>
        <w:t xml:space="preserve">Knierim, J. J. From the GPS to HM: Place cells, grid cells, and memory. </w:t>
      </w:r>
      <w:r w:rsidRPr="00DF26AB">
        <w:rPr>
          <w:i/>
          <w:noProof/>
        </w:rPr>
        <w:t>Hippocampus</w:t>
      </w:r>
      <w:r w:rsidRPr="00DF26AB">
        <w:rPr>
          <w:noProof/>
        </w:rPr>
        <w:t xml:space="preserve"> </w:t>
      </w:r>
      <w:r w:rsidRPr="00DF26AB">
        <w:rPr>
          <w:b/>
          <w:noProof/>
        </w:rPr>
        <w:t>25</w:t>
      </w:r>
      <w:r w:rsidRPr="00DF26AB">
        <w:rPr>
          <w:noProof/>
        </w:rPr>
        <w:t xml:space="preserve">, 719-725 (2015). </w:t>
      </w:r>
      <w:hyperlink r:id="rId41" w:history="1">
        <w:r w:rsidRPr="00DF26AB">
          <w:rPr>
            <w:rStyle w:val="Hyperlink"/>
            <w:noProof/>
          </w:rPr>
          <w:t>https://doi.org:10.1002/hipo.22453</w:t>
        </w:r>
      </w:hyperlink>
    </w:p>
    <w:p w14:paraId="7E0C0AF7" w14:textId="05D2F075" w:rsidR="00DF26AB" w:rsidRPr="00DF26AB" w:rsidRDefault="00DF26AB" w:rsidP="00DF26AB">
      <w:pPr>
        <w:pStyle w:val="EndNoteBibliography"/>
        <w:ind w:left="720" w:hanging="720"/>
        <w:rPr>
          <w:noProof/>
        </w:rPr>
      </w:pPr>
      <w:r w:rsidRPr="00DF26AB">
        <w:rPr>
          <w:noProof/>
        </w:rPr>
        <w:t>35</w:t>
      </w:r>
      <w:r w:rsidRPr="00DF26AB">
        <w:rPr>
          <w:noProof/>
        </w:rPr>
        <w:tab/>
        <w:t xml:space="preserve">Aronov, D., Nevers, R. &amp; Tank, D. W. Mapping of a non-spatial dimension by the hippocampal-entorhinal circuit. </w:t>
      </w:r>
      <w:r w:rsidRPr="00DF26AB">
        <w:rPr>
          <w:i/>
          <w:noProof/>
        </w:rPr>
        <w:t>Nature</w:t>
      </w:r>
      <w:r w:rsidRPr="00DF26AB">
        <w:rPr>
          <w:noProof/>
        </w:rPr>
        <w:t xml:space="preserve"> </w:t>
      </w:r>
      <w:r w:rsidRPr="00DF26AB">
        <w:rPr>
          <w:b/>
          <w:noProof/>
        </w:rPr>
        <w:t>543</w:t>
      </w:r>
      <w:r w:rsidRPr="00DF26AB">
        <w:rPr>
          <w:noProof/>
        </w:rPr>
        <w:t xml:space="preserve">, 719-722 (2017). </w:t>
      </w:r>
      <w:hyperlink r:id="rId42" w:history="1">
        <w:r w:rsidRPr="00DF26AB">
          <w:rPr>
            <w:rStyle w:val="Hyperlink"/>
            <w:noProof/>
          </w:rPr>
          <w:t>https://doi.org:10.1038/nature21692</w:t>
        </w:r>
      </w:hyperlink>
    </w:p>
    <w:p w14:paraId="639131C3" w14:textId="7F1299E9" w:rsidR="00DF26AB" w:rsidRPr="00DF26AB" w:rsidRDefault="00DF26AB" w:rsidP="00DF26AB">
      <w:pPr>
        <w:pStyle w:val="EndNoteBibliography"/>
        <w:ind w:left="720" w:hanging="720"/>
        <w:rPr>
          <w:noProof/>
        </w:rPr>
      </w:pPr>
      <w:r w:rsidRPr="00DF26AB">
        <w:rPr>
          <w:noProof/>
        </w:rPr>
        <w:t>36</w:t>
      </w:r>
      <w:r w:rsidRPr="00DF26AB">
        <w:rPr>
          <w:noProof/>
        </w:rPr>
        <w:tab/>
        <w:t>Rigotti, M.</w:t>
      </w:r>
      <w:r w:rsidRPr="00DF26AB">
        <w:rPr>
          <w:i/>
          <w:noProof/>
        </w:rPr>
        <w:t xml:space="preserve"> et al.</w:t>
      </w:r>
      <w:r w:rsidRPr="00DF26AB">
        <w:rPr>
          <w:noProof/>
        </w:rPr>
        <w:t xml:space="preserve"> The importance of mixed selectivity in complex cognitive tasks. </w:t>
      </w:r>
      <w:r w:rsidRPr="00DF26AB">
        <w:rPr>
          <w:i/>
          <w:noProof/>
        </w:rPr>
        <w:t>Nature</w:t>
      </w:r>
      <w:r w:rsidRPr="00DF26AB">
        <w:rPr>
          <w:noProof/>
        </w:rPr>
        <w:t xml:space="preserve"> </w:t>
      </w:r>
      <w:r w:rsidRPr="00DF26AB">
        <w:rPr>
          <w:b/>
          <w:noProof/>
        </w:rPr>
        <w:t>497</w:t>
      </w:r>
      <w:r w:rsidRPr="00DF26AB">
        <w:rPr>
          <w:noProof/>
        </w:rPr>
        <w:t xml:space="preserve">, 585-590 (2013). </w:t>
      </w:r>
      <w:hyperlink r:id="rId43" w:history="1">
        <w:r w:rsidRPr="00DF26AB">
          <w:rPr>
            <w:rStyle w:val="Hyperlink"/>
            <w:noProof/>
          </w:rPr>
          <w:t>https://doi.org:10.1038/nature12160</w:t>
        </w:r>
      </w:hyperlink>
    </w:p>
    <w:p w14:paraId="2725126B" w14:textId="4F4A0746" w:rsidR="00DF26AB" w:rsidRPr="00DF26AB" w:rsidRDefault="00DF26AB" w:rsidP="00DF26AB">
      <w:pPr>
        <w:pStyle w:val="EndNoteBibliography"/>
        <w:ind w:left="720" w:hanging="720"/>
        <w:rPr>
          <w:noProof/>
        </w:rPr>
      </w:pPr>
      <w:r w:rsidRPr="00DF26AB">
        <w:rPr>
          <w:noProof/>
        </w:rPr>
        <w:t>37</w:t>
      </w:r>
      <w:r w:rsidRPr="00DF26AB">
        <w:rPr>
          <w:noProof/>
        </w:rPr>
        <w:tab/>
        <w:t>Leutgeb, S.</w:t>
      </w:r>
      <w:r w:rsidRPr="00DF26AB">
        <w:rPr>
          <w:i/>
          <w:noProof/>
        </w:rPr>
        <w:t xml:space="preserve"> et al.</w:t>
      </w:r>
      <w:r w:rsidRPr="00DF26AB">
        <w:rPr>
          <w:noProof/>
        </w:rPr>
        <w:t xml:space="preserve"> Independent codes for spatial and episodic memory in hippocampal neuronal ensembles. </w:t>
      </w:r>
      <w:r w:rsidRPr="00DF26AB">
        <w:rPr>
          <w:i/>
          <w:noProof/>
        </w:rPr>
        <w:t>Science</w:t>
      </w:r>
      <w:r w:rsidRPr="00DF26AB">
        <w:rPr>
          <w:noProof/>
        </w:rPr>
        <w:t xml:space="preserve"> </w:t>
      </w:r>
      <w:r w:rsidRPr="00DF26AB">
        <w:rPr>
          <w:b/>
          <w:noProof/>
        </w:rPr>
        <w:t>309</w:t>
      </w:r>
      <w:r w:rsidRPr="00DF26AB">
        <w:rPr>
          <w:noProof/>
        </w:rPr>
        <w:t xml:space="preserve">, 619-623 (2005). </w:t>
      </w:r>
      <w:hyperlink r:id="rId44" w:history="1">
        <w:r w:rsidRPr="00DF26AB">
          <w:rPr>
            <w:rStyle w:val="Hyperlink"/>
            <w:noProof/>
          </w:rPr>
          <w:t>https://doi.org:309/5734/619</w:t>
        </w:r>
      </w:hyperlink>
      <w:r w:rsidRPr="00DF26AB">
        <w:rPr>
          <w:noProof/>
        </w:rPr>
        <w:t xml:space="preserve"> [pii]</w:t>
      </w:r>
    </w:p>
    <w:p w14:paraId="41BD8BA8" w14:textId="77777777" w:rsidR="00DF26AB" w:rsidRPr="00DF26AB" w:rsidRDefault="00DF26AB" w:rsidP="00DF26AB">
      <w:pPr>
        <w:pStyle w:val="EndNoteBibliography"/>
        <w:ind w:left="720" w:hanging="720"/>
        <w:rPr>
          <w:noProof/>
        </w:rPr>
      </w:pPr>
      <w:r w:rsidRPr="00DF26AB">
        <w:rPr>
          <w:noProof/>
        </w:rPr>
        <w:t>10.1126/science.1114037</w:t>
      </w:r>
    </w:p>
    <w:p w14:paraId="26FED9E1" w14:textId="07A6E45B" w:rsidR="00DF26AB" w:rsidRPr="00DF26AB" w:rsidRDefault="00DF26AB" w:rsidP="00DF26AB">
      <w:pPr>
        <w:pStyle w:val="EndNoteBibliography"/>
        <w:ind w:left="720" w:hanging="720"/>
        <w:rPr>
          <w:noProof/>
        </w:rPr>
      </w:pPr>
      <w:r w:rsidRPr="00DF26AB">
        <w:rPr>
          <w:noProof/>
        </w:rPr>
        <w:t>38</w:t>
      </w:r>
      <w:r w:rsidRPr="00DF26AB">
        <w:rPr>
          <w:noProof/>
        </w:rPr>
        <w:tab/>
        <w:t>Bittner, K. C.</w:t>
      </w:r>
      <w:r w:rsidRPr="00DF26AB">
        <w:rPr>
          <w:i/>
          <w:noProof/>
        </w:rPr>
        <w:t xml:space="preserve"> et al.</w:t>
      </w:r>
      <w:r w:rsidRPr="00DF26AB">
        <w:rPr>
          <w:noProof/>
        </w:rPr>
        <w:t xml:space="preserve"> Conjunctive input processing drives feature selectivity in hippocampal CA1 neurons. </w:t>
      </w:r>
      <w:r w:rsidRPr="00DF26AB">
        <w:rPr>
          <w:i/>
          <w:noProof/>
        </w:rPr>
        <w:t>Nat Neurosci</w:t>
      </w:r>
      <w:r w:rsidRPr="00DF26AB">
        <w:rPr>
          <w:noProof/>
        </w:rPr>
        <w:t xml:space="preserve"> </w:t>
      </w:r>
      <w:r w:rsidRPr="00DF26AB">
        <w:rPr>
          <w:b/>
          <w:noProof/>
        </w:rPr>
        <w:t>18</w:t>
      </w:r>
      <w:r w:rsidRPr="00DF26AB">
        <w:rPr>
          <w:noProof/>
        </w:rPr>
        <w:t xml:space="preserve">, 1133-1142 (2015). </w:t>
      </w:r>
      <w:hyperlink r:id="rId45" w:history="1">
        <w:r w:rsidRPr="00DF26AB">
          <w:rPr>
            <w:rStyle w:val="Hyperlink"/>
            <w:noProof/>
          </w:rPr>
          <w:t>https://doi.org:10.1038/nn.4062</w:t>
        </w:r>
      </w:hyperlink>
    </w:p>
    <w:p w14:paraId="7B51738D" w14:textId="0597A3E7" w:rsidR="00DF26AB" w:rsidRPr="00DF26AB" w:rsidRDefault="00DF26AB" w:rsidP="00DF26AB">
      <w:pPr>
        <w:pStyle w:val="EndNoteBibliography"/>
        <w:ind w:left="720" w:hanging="720"/>
        <w:rPr>
          <w:noProof/>
        </w:rPr>
      </w:pPr>
      <w:r w:rsidRPr="00DF26AB">
        <w:rPr>
          <w:noProof/>
        </w:rPr>
        <w:t>39</w:t>
      </w:r>
      <w:r w:rsidRPr="00DF26AB">
        <w:rPr>
          <w:noProof/>
        </w:rPr>
        <w:tab/>
        <w:t xml:space="preserve">Fusi, S., Miller, E. K. &amp; Rigotti, M. Why neurons mix: high dimensionality for higher cognition. </w:t>
      </w:r>
      <w:r w:rsidRPr="00DF26AB">
        <w:rPr>
          <w:i/>
          <w:noProof/>
        </w:rPr>
        <w:t>Curr Opin Neurobiol</w:t>
      </w:r>
      <w:r w:rsidRPr="00DF26AB">
        <w:rPr>
          <w:noProof/>
        </w:rPr>
        <w:t xml:space="preserve"> </w:t>
      </w:r>
      <w:r w:rsidRPr="00DF26AB">
        <w:rPr>
          <w:b/>
          <w:noProof/>
        </w:rPr>
        <w:t>37</w:t>
      </w:r>
      <w:r w:rsidRPr="00DF26AB">
        <w:rPr>
          <w:noProof/>
        </w:rPr>
        <w:t xml:space="preserve">, 66-74 (2016). </w:t>
      </w:r>
      <w:hyperlink r:id="rId46" w:history="1">
        <w:r w:rsidRPr="00DF26AB">
          <w:rPr>
            <w:rStyle w:val="Hyperlink"/>
            <w:noProof/>
          </w:rPr>
          <w:t>https://doi.org:10.1016/j.conb.2016.01.010</w:t>
        </w:r>
      </w:hyperlink>
    </w:p>
    <w:p w14:paraId="49886C3E" w14:textId="77777777" w:rsidR="00DF26AB" w:rsidRPr="00DF26AB" w:rsidRDefault="00DF26AB" w:rsidP="00DF26AB">
      <w:pPr>
        <w:pStyle w:val="EndNoteBibliography"/>
        <w:ind w:left="720" w:hanging="720"/>
        <w:rPr>
          <w:noProof/>
        </w:rPr>
      </w:pPr>
      <w:r w:rsidRPr="00DF26AB">
        <w:rPr>
          <w:noProof/>
        </w:rPr>
        <w:t>40</w:t>
      </w:r>
      <w:r w:rsidRPr="00DF26AB">
        <w:rPr>
          <w:noProof/>
        </w:rPr>
        <w:tab/>
        <w:t>Nieh, E. H.</w:t>
      </w:r>
      <w:r w:rsidRPr="00DF26AB">
        <w:rPr>
          <w:i/>
          <w:noProof/>
        </w:rPr>
        <w:t xml:space="preserve"> et al.</w:t>
      </w:r>
      <w:r w:rsidRPr="00DF26AB">
        <w:rPr>
          <w:noProof/>
        </w:rPr>
        <w:t xml:space="preserve"> Geometry of abstract learned knowledge in the hippocampus. </w:t>
      </w:r>
      <w:r w:rsidRPr="00DF26AB">
        <w:rPr>
          <w:i/>
          <w:noProof/>
        </w:rPr>
        <w:t>Nature</w:t>
      </w:r>
      <w:r w:rsidRPr="00DF26AB">
        <w:rPr>
          <w:noProof/>
        </w:rPr>
        <w:t xml:space="preserve"> </w:t>
      </w:r>
      <w:r w:rsidRPr="00DF26AB">
        <w:rPr>
          <w:b/>
          <w:noProof/>
        </w:rPr>
        <w:t>595</w:t>
      </w:r>
      <w:r w:rsidRPr="00DF26AB">
        <w:rPr>
          <w:noProof/>
        </w:rPr>
        <w:t xml:space="preserve">, 80-84 (2021). </w:t>
      </w:r>
    </w:p>
    <w:p w14:paraId="5446D5A2" w14:textId="77777777" w:rsidR="00DF26AB" w:rsidRPr="00DF26AB" w:rsidRDefault="00DF26AB" w:rsidP="00DF26AB">
      <w:pPr>
        <w:pStyle w:val="EndNoteBibliography"/>
        <w:ind w:left="720" w:hanging="720"/>
        <w:rPr>
          <w:noProof/>
        </w:rPr>
      </w:pPr>
      <w:r w:rsidRPr="00DF26AB">
        <w:rPr>
          <w:noProof/>
        </w:rPr>
        <w:t>41</w:t>
      </w:r>
      <w:r w:rsidRPr="00DF26AB">
        <w:rPr>
          <w:noProof/>
        </w:rPr>
        <w:tab/>
        <w:t xml:space="preserve">Johnston, W. J., Fine, J. M., Yoo, S. B. M., Ebitz, R. B. &amp; Hayden, B. Y. Semi-orthogonal subspaces for value mediate a binding and generalization trade-off. </w:t>
      </w:r>
      <w:r w:rsidRPr="00DF26AB">
        <w:rPr>
          <w:i/>
          <w:noProof/>
        </w:rPr>
        <w:t>Nature Neuroscience</w:t>
      </w:r>
      <w:r w:rsidRPr="00DF26AB">
        <w:rPr>
          <w:noProof/>
        </w:rPr>
        <w:t xml:space="preserve">, 1-13 (2024). </w:t>
      </w:r>
    </w:p>
    <w:p w14:paraId="56C21A90" w14:textId="77777777" w:rsidR="00DF26AB" w:rsidRPr="00DF26AB" w:rsidRDefault="00DF26AB" w:rsidP="00DF26AB">
      <w:pPr>
        <w:pStyle w:val="EndNoteBibliography"/>
        <w:ind w:left="720" w:hanging="720"/>
        <w:rPr>
          <w:noProof/>
        </w:rPr>
      </w:pPr>
      <w:r w:rsidRPr="00DF26AB">
        <w:rPr>
          <w:noProof/>
        </w:rPr>
        <w:t>42</w:t>
      </w:r>
      <w:r w:rsidRPr="00DF26AB">
        <w:rPr>
          <w:noProof/>
        </w:rPr>
        <w:tab/>
        <w:t xml:space="preserve">Machens, C. K., Romo, R. &amp; Brody, C. D. Functional, but not anatomical, separation of “what” and “when” in prefrontal cortex. </w:t>
      </w:r>
      <w:r w:rsidRPr="00DF26AB">
        <w:rPr>
          <w:i/>
          <w:noProof/>
        </w:rPr>
        <w:t>Journal of Neuroscience</w:t>
      </w:r>
      <w:r w:rsidRPr="00DF26AB">
        <w:rPr>
          <w:noProof/>
        </w:rPr>
        <w:t xml:space="preserve"> </w:t>
      </w:r>
      <w:r w:rsidRPr="00DF26AB">
        <w:rPr>
          <w:b/>
          <w:noProof/>
        </w:rPr>
        <w:t>30</w:t>
      </w:r>
      <w:r w:rsidRPr="00DF26AB">
        <w:rPr>
          <w:noProof/>
        </w:rPr>
        <w:t xml:space="preserve">, 350-360 (2010). </w:t>
      </w:r>
    </w:p>
    <w:p w14:paraId="64A94807" w14:textId="77777777" w:rsidR="00DF26AB" w:rsidRPr="00DF26AB" w:rsidRDefault="00DF26AB" w:rsidP="00DF26AB">
      <w:pPr>
        <w:pStyle w:val="EndNoteBibliography"/>
        <w:ind w:left="720" w:hanging="720"/>
        <w:rPr>
          <w:noProof/>
        </w:rPr>
      </w:pPr>
      <w:r w:rsidRPr="00DF26AB">
        <w:rPr>
          <w:noProof/>
        </w:rPr>
        <w:t>43</w:t>
      </w:r>
      <w:r w:rsidRPr="00DF26AB">
        <w:rPr>
          <w:noProof/>
        </w:rPr>
        <w:tab/>
        <w:t xml:space="preserve">Mante, V., Sussillo, D., Shenoy, K. V. &amp; Newsome, W. T. Context-dependent computation by recurrent dynamics in prefrontal cortex. </w:t>
      </w:r>
      <w:r w:rsidRPr="00DF26AB">
        <w:rPr>
          <w:i/>
          <w:noProof/>
        </w:rPr>
        <w:t>nature</w:t>
      </w:r>
      <w:r w:rsidRPr="00DF26AB">
        <w:rPr>
          <w:noProof/>
        </w:rPr>
        <w:t xml:space="preserve"> </w:t>
      </w:r>
      <w:r w:rsidRPr="00DF26AB">
        <w:rPr>
          <w:b/>
          <w:noProof/>
        </w:rPr>
        <w:t>503</w:t>
      </w:r>
      <w:r w:rsidRPr="00DF26AB">
        <w:rPr>
          <w:noProof/>
        </w:rPr>
        <w:t xml:space="preserve">, 78-84 (2013). </w:t>
      </w:r>
    </w:p>
    <w:p w14:paraId="07B7C6B5" w14:textId="77777777" w:rsidR="00DF26AB" w:rsidRPr="00DF26AB" w:rsidRDefault="00DF26AB" w:rsidP="00DF26AB">
      <w:pPr>
        <w:pStyle w:val="EndNoteBibliography"/>
        <w:ind w:left="720" w:hanging="720"/>
        <w:rPr>
          <w:noProof/>
        </w:rPr>
      </w:pPr>
      <w:r w:rsidRPr="00DF26AB">
        <w:rPr>
          <w:noProof/>
        </w:rPr>
        <w:t>44</w:t>
      </w:r>
      <w:r w:rsidRPr="00DF26AB">
        <w:rPr>
          <w:noProof/>
        </w:rPr>
        <w:tab/>
        <w:t xml:space="preserve">Flesch, T., Juechems, K., Dumbalska, T., Saxe, A. &amp; Summerfield, C. Orthogonal representations for robust context-dependent task performance in brains and neural networks. </w:t>
      </w:r>
      <w:r w:rsidRPr="00DF26AB">
        <w:rPr>
          <w:i/>
          <w:noProof/>
        </w:rPr>
        <w:t>Neuron</w:t>
      </w:r>
      <w:r w:rsidRPr="00DF26AB">
        <w:rPr>
          <w:noProof/>
        </w:rPr>
        <w:t xml:space="preserve"> </w:t>
      </w:r>
      <w:r w:rsidRPr="00DF26AB">
        <w:rPr>
          <w:b/>
          <w:noProof/>
        </w:rPr>
        <w:t>110</w:t>
      </w:r>
      <w:r w:rsidRPr="00DF26AB">
        <w:rPr>
          <w:noProof/>
        </w:rPr>
        <w:t xml:space="preserve">, 1258-1270. e1211 (2022). </w:t>
      </w:r>
    </w:p>
    <w:p w14:paraId="011F0E88" w14:textId="77777777" w:rsidR="00DF26AB" w:rsidRPr="00DF26AB" w:rsidRDefault="00DF26AB" w:rsidP="00DF26AB">
      <w:pPr>
        <w:pStyle w:val="EndNoteBibliography"/>
        <w:ind w:left="720" w:hanging="720"/>
        <w:rPr>
          <w:noProof/>
        </w:rPr>
      </w:pPr>
      <w:r w:rsidRPr="00DF26AB">
        <w:rPr>
          <w:noProof/>
        </w:rPr>
        <w:t>45</w:t>
      </w:r>
      <w:r w:rsidRPr="00DF26AB">
        <w:rPr>
          <w:noProof/>
        </w:rPr>
        <w:tab/>
        <w:t xml:space="preserve">Poulter, S., Hartley, T. &amp; Lever, C. The neurobiology of mammalian navigation. </w:t>
      </w:r>
      <w:r w:rsidRPr="00DF26AB">
        <w:rPr>
          <w:i/>
          <w:noProof/>
        </w:rPr>
        <w:t>Current Biology</w:t>
      </w:r>
      <w:r w:rsidRPr="00DF26AB">
        <w:rPr>
          <w:noProof/>
        </w:rPr>
        <w:t xml:space="preserve"> </w:t>
      </w:r>
      <w:r w:rsidRPr="00DF26AB">
        <w:rPr>
          <w:b/>
          <w:noProof/>
        </w:rPr>
        <w:t>28</w:t>
      </w:r>
      <w:r w:rsidRPr="00DF26AB">
        <w:rPr>
          <w:noProof/>
        </w:rPr>
        <w:t xml:space="preserve">, R1023-R1042 (2018). </w:t>
      </w:r>
    </w:p>
    <w:p w14:paraId="21921E61" w14:textId="77777777" w:rsidR="00DF26AB" w:rsidRPr="00DF26AB" w:rsidRDefault="00DF26AB" w:rsidP="00DF26AB">
      <w:pPr>
        <w:pStyle w:val="EndNoteBibliography"/>
        <w:ind w:left="720" w:hanging="720"/>
        <w:rPr>
          <w:noProof/>
        </w:rPr>
      </w:pPr>
      <w:r w:rsidRPr="00DF26AB">
        <w:rPr>
          <w:noProof/>
        </w:rPr>
        <w:t>46</w:t>
      </w:r>
      <w:r w:rsidRPr="00DF26AB">
        <w:rPr>
          <w:noProof/>
        </w:rPr>
        <w:tab/>
        <w:t xml:space="preserve">Tucker, M. A., Ord, T. J. &amp; Rogers, T. L. Evolutionary predictors of mammalian home range size: body mass, diet and the environment. </w:t>
      </w:r>
      <w:r w:rsidRPr="00DF26AB">
        <w:rPr>
          <w:i/>
          <w:noProof/>
        </w:rPr>
        <w:t>Global Ecology and Biogeography</w:t>
      </w:r>
      <w:r w:rsidRPr="00DF26AB">
        <w:rPr>
          <w:noProof/>
        </w:rPr>
        <w:t xml:space="preserve"> </w:t>
      </w:r>
      <w:r w:rsidRPr="00DF26AB">
        <w:rPr>
          <w:b/>
          <w:noProof/>
        </w:rPr>
        <w:t>23</w:t>
      </w:r>
      <w:r w:rsidRPr="00DF26AB">
        <w:rPr>
          <w:noProof/>
        </w:rPr>
        <w:t xml:space="preserve">, 1105-1114 (2014). </w:t>
      </w:r>
    </w:p>
    <w:p w14:paraId="307BEECF" w14:textId="77777777" w:rsidR="00DF26AB" w:rsidRPr="00DF26AB" w:rsidRDefault="00DF26AB" w:rsidP="00DF26AB">
      <w:pPr>
        <w:pStyle w:val="EndNoteBibliography"/>
        <w:ind w:left="720" w:hanging="720"/>
        <w:rPr>
          <w:noProof/>
        </w:rPr>
      </w:pPr>
      <w:r w:rsidRPr="00DF26AB">
        <w:rPr>
          <w:noProof/>
        </w:rPr>
        <w:t>47</w:t>
      </w:r>
      <w:r w:rsidRPr="00DF26AB">
        <w:rPr>
          <w:noProof/>
        </w:rPr>
        <w:tab/>
        <w:t xml:space="preserve">Schilder, B. M., Petry, H. M. &amp; Hof, P. R. Evolutionary shifts dramatically reorganized the human hippocampal complex. </w:t>
      </w:r>
      <w:r w:rsidRPr="00DF26AB">
        <w:rPr>
          <w:i/>
          <w:noProof/>
        </w:rPr>
        <w:t>Journal of Comparative Neurology</w:t>
      </w:r>
      <w:r w:rsidRPr="00DF26AB">
        <w:rPr>
          <w:noProof/>
        </w:rPr>
        <w:t xml:space="preserve"> </w:t>
      </w:r>
      <w:r w:rsidRPr="00DF26AB">
        <w:rPr>
          <w:b/>
          <w:noProof/>
        </w:rPr>
        <w:t>528</w:t>
      </w:r>
      <w:r w:rsidRPr="00DF26AB">
        <w:rPr>
          <w:noProof/>
        </w:rPr>
        <w:t xml:space="preserve">, 3143-3170 (2020). </w:t>
      </w:r>
    </w:p>
    <w:p w14:paraId="589708A6" w14:textId="77777777" w:rsidR="00DF26AB" w:rsidRPr="00DF26AB" w:rsidRDefault="00DF26AB" w:rsidP="00DF26AB">
      <w:pPr>
        <w:pStyle w:val="EndNoteBibliography"/>
        <w:ind w:left="720" w:hanging="720"/>
        <w:rPr>
          <w:noProof/>
        </w:rPr>
      </w:pPr>
      <w:r w:rsidRPr="00DF26AB">
        <w:rPr>
          <w:noProof/>
        </w:rPr>
        <w:t>48</w:t>
      </w:r>
      <w:r w:rsidRPr="00DF26AB">
        <w:rPr>
          <w:noProof/>
        </w:rPr>
        <w:tab/>
        <w:t xml:space="preserve">Sherry, D. F., Jacobs, L. F. &amp; Gaulin, S. J. Spatial memory and adaptive specialization of the hippocampus. </w:t>
      </w:r>
      <w:r w:rsidRPr="00DF26AB">
        <w:rPr>
          <w:i/>
          <w:noProof/>
        </w:rPr>
        <w:t>Trends in neurosciences</w:t>
      </w:r>
      <w:r w:rsidRPr="00DF26AB">
        <w:rPr>
          <w:noProof/>
        </w:rPr>
        <w:t xml:space="preserve"> </w:t>
      </w:r>
      <w:r w:rsidRPr="00DF26AB">
        <w:rPr>
          <w:b/>
          <w:noProof/>
        </w:rPr>
        <w:t>15</w:t>
      </w:r>
      <w:r w:rsidRPr="00DF26AB">
        <w:rPr>
          <w:noProof/>
        </w:rPr>
        <w:t xml:space="preserve">, 298-303 (1992). </w:t>
      </w:r>
    </w:p>
    <w:p w14:paraId="1BCB957E" w14:textId="77777777" w:rsidR="00DF26AB" w:rsidRPr="00DF26AB" w:rsidRDefault="00DF26AB" w:rsidP="00DF26AB">
      <w:pPr>
        <w:pStyle w:val="EndNoteBibliography"/>
        <w:ind w:left="720" w:hanging="720"/>
        <w:rPr>
          <w:noProof/>
        </w:rPr>
      </w:pPr>
      <w:r w:rsidRPr="00DF26AB">
        <w:rPr>
          <w:noProof/>
        </w:rPr>
        <w:lastRenderedPageBreak/>
        <w:t>49</w:t>
      </w:r>
      <w:r w:rsidRPr="00DF26AB">
        <w:rPr>
          <w:noProof/>
        </w:rPr>
        <w:tab/>
        <w:t xml:space="preserve">Pravosudov, V. V. &amp; Roth II, T. C. Cognitive ecology of food hoarding: the evolution of spatial memory and the hippocampus. </w:t>
      </w:r>
      <w:r w:rsidRPr="00DF26AB">
        <w:rPr>
          <w:i/>
          <w:noProof/>
        </w:rPr>
        <w:t>Annual Review of Ecology, Evolution, and Systematics</w:t>
      </w:r>
      <w:r w:rsidRPr="00DF26AB">
        <w:rPr>
          <w:noProof/>
        </w:rPr>
        <w:t xml:space="preserve"> </w:t>
      </w:r>
      <w:r w:rsidRPr="00DF26AB">
        <w:rPr>
          <w:b/>
          <w:noProof/>
        </w:rPr>
        <w:t>44</w:t>
      </w:r>
      <w:r w:rsidRPr="00DF26AB">
        <w:rPr>
          <w:noProof/>
        </w:rPr>
        <w:t xml:space="preserve">, 173-193 (2013). </w:t>
      </w:r>
    </w:p>
    <w:p w14:paraId="60334DD8" w14:textId="15EFD640" w:rsidR="00DF26AB" w:rsidRPr="00DF26AB" w:rsidRDefault="00DF26AB" w:rsidP="00DF26AB">
      <w:pPr>
        <w:pStyle w:val="EndNoteBibliography"/>
        <w:ind w:left="720" w:hanging="720"/>
        <w:rPr>
          <w:noProof/>
        </w:rPr>
      </w:pPr>
      <w:r w:rsidRPr="00DF26AB">
        <w:rPr>
          <w:noProof/>
        </w:rPr>
        <w:t>50</w:t>
      </w:r>
      <w:r w:rsidRPr="00DF26AB">
        <w:rPr>
          <w:noProof/>
        </w:rPr>
        <w:tab/>
        <w:t>Safaie, M.</w:t>
      </w:r>
      <w:r w:rsidRPr="00DF26AB">
        <w:rPr>
          <w:i/>
          <w:noProof/>
        </w:rPr>
        <w:t xml:space="preserve"> et al.</w:t>
      </w:r>
      <w:r w:rsidRPr="00DF26AB">
        <w:rPr>
          <w:noProof/>
        </w:rPr>
        <w:t xml:space="preserve"> Preserved neural dynamics across animals performing similar behaviour. </w:t>
      </w:r>
      <w:r w:rsidRPr="00DF26AB">
        <w:rPr>
          <w:i/>
          <w:noProof/>
        </w:rPr>
        <w:t>Nature</w:t>
      </w:r>
      <w:r w:rsidRPr="00DF26AB">
        <w:rPr>
          <w:noProof/>
        </w:rPr>
        <w:t xml:space="preserve"> </w:t>
      </w:r>
      <w:r w:rsidRPr="00DF26AB">
        <w:rPr>
          <w:b/>
          <w:noProof/>
        </w:rPr>
        <w:t>623</w:t>
      </w:r>
      <w:r w:rsidRPr="00DF26AB">
        <w:rPr>
          <w:noProof/>
        </w:rPr>
        <w:t xml:space="preserve">, 765-771 (2023). </w:t>
      </w:r>
      <w:hyperlink r:id="rId47" w:history="1">
        <w:r w:rsidRPr="00DF26AB">
          <w:rPr>
            <w:rStyle w:val="Hyperlink"/>
            <w:noProof/>
          </w:rPr>
          <w:t>https://doi.org:10.1038/s41586-023-06714-0</w:t>
        </w:r>
      </w:hyperlink>
    </w:p>
    <w:p w14:paraId="4FE7EF56" w14:textId="77777777" w:rsidR="00DF26AB" w:rsidRPr="00DF26AB" w:rsidRDefault="00DF26AB" w:rsidP="00DF26AB">
      <w:pPr>
        <w:pStyle w:val="EndNoteBibliography"/>
        <w:ind w:left="720" w:hanging="720"/>
        <w:rPr>
          <w:noProof/>
        </w:rPr>
      </w:pPr>
      <w:r w:rsidRPr="00DF26AB">
        <w:rPr>
          <w:noProof/>
        </w:rPr>
        <w:t>51</w:t>
      </w:r>
      <w:r w:rsidRPr="00DF26AB">
        <w:rPr>
          <w:noProof/>
        </w:rPr>
        <w:tab/>
        <w:t>Gallego, J. A.</w:t>
      </w:r>
      <w:r w:rsidRPr="00DF26AB">
        <w:rPr>
          <w:i/>
          <w:noProof/>
        </w:rPr>
        <w:t xml:space="preserve"> et al.</w:t>
      </w:r>
      <w:r w:rsidRPr="00DF26AB">
        <w:rPr>
          <w:noProof/>
        </w:rPr>
        <w:t xml:space="preserve"> Cortical population activity within a preserved neural manifold underlies multiple motor behaviors. </w:t>
      </w:r>
      <w:r w:rsidRPr="00DF26AB">
        <w:rPr>
          <w:i/>
          <w:noProof/>
        </w:rPr>
        <w:t>Nature communications</w:t>
      </w:r>
      <w:r w:rsidRPr="00DF26AB">
        <w:rPr>
          <w:noProof/>
        </w:rPr>
        <w:t xml:space="preserve"> </w:t>
      </w:r>
      <w:r w:rsidRPr="00DF26AB">
        <w:rPr>
          <w:b/>
          <w:noProof/>
        </w:rPr>
        <w:t>9</w:t>
      </w:r>
      <w:r w:rsidRPr="00DF26AB">
        <w:rPr>
          <w:noProof/>
        </w:rPr>
        <w:t xml:space="preserve">, 1-13 (2018). </w:t>
      </w:r>
    </w:p>
    <w:p w14:paraId="12CDFBB9" w14:textId="77777777" w:rsidR="00DF26AB" w:rsidRPr="00DF26AB" w:rsidRDefault="00DF26AB" w:rsidP="00DF26AB">
      <w:pPr>
        <w:pStyle w:val="EndNoteBibliography"/>
        <w:ind w:left="720" w:hanging="720"/>
        <w:rPr>
          <w:noProof/>
        </w:rPr>
      </w:pPr>
      <w:r w:rsidRPr="00DF26AB">
        <w:rPr>
          <w:noProof/>
        </w:rPr>
        <w:t>52</w:t>
      </w:r>
      <w:r w:rsidRPr="00DF26AB">
        <w:rPr>
          <w:noProof/>
        </w:rPr>
        <w:tab/>
        <w:t xml:space="preserve">Talpir, I. &amp; Livneh, Y. Stereotyped goal-directed manifold dynamics in the insular cortex. </w:t>
      </w:r>
      <w:r w:rsidRPr="00DF26AB">
        <w:rPr>
          <w:i/>
          <w:noProof/>
        </w:rPr>
        <w:t>Cell reports</w:t>
      </w:r>
      <w:r w:rsidRPr="00DF26AB">
        <w:rPr>
          <w:noProof/>
        </w:rPr>
        <w:t xml:space="preserve"> </w:t>
      </w:r>
      <w:r w:rsidRPr="00DF26AB">
        <w:rPr>
          <w:b/>
          <w:noProof/>
        </w:rPr>
        <w:t>43</w:t>
      </w:r>
      <w:r w:rsidRPr="00DF26AB">
        <w:rPr>
          <w:noProof/>
        </w:rPr>
        <w:t xml:space="preserve"> (2024). </w:t>
      </w:r>
    </w:p>
    <w:p w14:paraId="3982E632" w14:textId="77777777" w:rsidR="00DF26AB" w:rsidRPr="00DF26AB" w:rsidRDefault="00DF26AB" w:rsidP="00DF26AB">
      <w:pPr>
        <w:pStyle w:val="EndNoteBibliography"/>
        <w:ind w:left="720" w:hanging="720"/>
        <w:rPr>
          <w:noProof/>
        </w:rPr>
      </w:pPr>
      <w:r w:rsidRPr="00DF26AB">
        <w:rPr>
          <w:noProof/>
        </w:rPr>
        <w:t>53</w:t>
      </w:r>
      <w:r w:rsidRPr="00DF26AB">
        <w:rPr>
          <w:noProof/>
        </w:rPr>
        <w:tab/>
        <w:t xml:space="preserve">Harris, K. D. &amp; Shepherd, G. M. The neocortical circuit: themes and variations. </w:t>
      </w:r>
      <w:r w:rsidRPr="00DF26AB">
        <w:rPr>
          <w:i/>
          <w:noProof/>
        </w:rPr>
        <w:t>Nature neuroscience</w:t>
      </w:r>
      <w:r w:rsidRPr="00DF26AB">
        <w:rPr>
          <w:noProof/>
        </w:rPr>
        <w:t xml:space="preserve"> </w:t>
      </w:r>
      <w:r w:rsidRPr="00DF26AB">
        <w:rPr>
          <w:b/>
          <w:noProof/>
        </w:rPr>
        <w:t>18</w:t>
      </w:r>
      <w:r w:rsidRPr="00DF26AB">
        <w:rPr>
          <w:noProof/>
        </w:rPr>
        <w:t xml:space="preserve">, 170-181 (2015). </w:t>
      </w:r>
    </w:p>
    <w:p w14:paraId="5D6B96A5" w14:textId="77777777" w:rsidR="00DF26AB" w:rsidRPr="00DF26AB" w:rsidRDefault="00DF26AB" w:rsidP="00DF26AB">
      <w:pPr>
        <w:pStyle w:val="EndNoteBibliography"/>
        <w:ind w:left="720" w:hanging="720"/>
        <w:rPr>
          <w:noProof/>
        </w:rPr>
      </w:pPr>
      <w:r w:rsidRPr="00DF26AB">
        <w:rPr>
          <w:noProof/>
        </w:rPr>
        <w:t>54</w:t>
      </w:r>
      <w:r w:rsidRPr="00DF26AB">
        <w:rPr>
          <w:noProof/>
        </w:rPr>
        <w:tab/>
        <w:t xml:space="preserve">Shmuelof, L. &amp; Krakauer, J. W. Are we ready for a natural history of motor learning? </w:t>
      </w:r>
      <w:r w:rsidRPr="00DF26AB">
        <w:rPr>
          <w:i/>
          <w:noProof/>
        </w:rPr>
        <w:t>Neuron</w:t>
      </w:r>
      <w:r w:rsidRPr="00DF26AB">
        <w:rPr>
          <w:noProof/>
        </w:rPr>
        <w:t xml:space="preserve"> </w:t>
      </w:r>
      <w:r w:rsidRPr="00DF26AB">
        <w:rPr>
          <w:b/>
          <w:noProof/>
        </w:rPr>
        <w:t>72</w:t>
      </w:r>
      <w:r w:rsidRPr="00DF26AB">
        <w:rPr>
          <w:noProof/>
        </w:rPr>
        <w:t xml:space="preserve">, 469-476 (2011). </w:t>
      </w:r>
    </w:p>
    <w:p w14:paraId="3A1A0351" w14:textId="77777777" w:rsidR="00DF26AB" w:rsidRPr="00DF26AB" w:rsidRDefault="00DF26AB" w:rsidP="00DF26AB">
      <w:pPr>
        <w:pStyle w:val="EndNoteBibliography"/>
        <w:ind w:left="720" w:hanging="720"/>
        <w:rPr>
          <w:noProof/>
        </w:rPr>
      </w:pPr>
      <w:r w:rsidRPr="00DF26AB">
        <w:rPr>
          <w:noProof/>
        </w:rPr>
        <w:t>55</w:t>
      </w:r>
      <w:r w:rsidRPr="00DF26AB">
        <w:rPr>
          <w:noProof/>
        </w:rPr>
        <w:tab/>
        <w:t xml:space="preserve">Manoli, D. S., Meissner, G. W. &amp; Baker, B. S. Blueprints for behavior: genetic specification of neural circuitry for innate behaviors. </w:t>
      </w:r>
      <w:r w:rsidRPr="00DF26AB">
        <w:rPr>
          <w:i/>
          <w:noProof/>
        </w:rPr>
        <w:t>Trends in neurosciences</w:t>
      </w:r>
      <w:r w:rsidRPr="00DF26AB">
        <w:rPr>
          <w:noProof/>
        </w:rPr>
        <w:t xml:space="preserve"> </w:t>
      </w:r>
      <w:r w:rsidRPr="00DF26AB">
        <w:rPr>
          <w:b/>
          <w:noProof/>
        </w:rPr>
        <w:t>29</w:t>
      </w:r>
      <w:r w:rsidRPr="00DF26AB">
        <w:rPr>
          <w:noProof/>
        </w:rPr>
        <w:t xml:space="preserve">, 444-451 (2006). </w:t>
      </w:r>
    </w:p>
    <w:p w14:paraId="36D27818" w14:textId="77777777" w:rsidR="00DF26AB" w:rsidRPr="00DF26AB" w:rsidRDefault="00DF26AB" w:rsidP="00DF26AB">
      <w:pPr>
        <w:pStyle w:val="EndNoteBibliography"/>
        <w:ind w:left="720" w:hanging="720"/>
        <w:rPr>
          <w:noProof/>
        </w:rPr>
      </w:pPr>
      <w:r w:rsidRPr="00DF26AB">
        <w:rPr>
          <w:noProof/>
        </w:rPr>
        <w:t>56</w:t>
      </w:r>
      <w:r w:rsidRPr="00DF26AB">
        <w:rPr>
          <w:noProof/>
        </w:rPr>
        <w:tab/>
        <w:t xml:space="preserve">Tierney, A. Evolutionary implications of neural circuit structure and function. </w:t>
      </w:r>
      <w:r w:rsidRPr="00DF26AB">
        <w:rPr>
          <w:i/>
          <w:noProof/>
        </w:rPr>
        <w:t>Behavioural processes</w:t>
      </w:r>
      <w:r w:rsidRPr="00DF26AB">
        <w:rPr>
          <w:noProof/>
        </w:rPr>
        <w:t xml:space="preserve"> </w:t>
      </w:r>
      <w:r w:rsidRPr="00DF26AB">
        <w:rPr>
          <w:b/>
          <w:noProof/>
        </w:rPr>
        <w:t>35</w:t>
      </w:r>
      <w:r w:rsidRPr="00DF26AB">
        <w:rPr>
          <w:noProof/>
        </w:rPr>
        <w:t xml:space="preserve">, 173-182 (1995). </w:t>
      </w:r>
    </w:p>
    <w:p w14:paraId="5A56F4A9" w14:textId="77777777" w:rsidR="00DF26AB" w:rsidRPr="00DF26AB" w:rsidRDefault="00DF26AB" w:rsidP="00DF26AB">
      <w:pPr>
        <w:pStyle w:val="EndNoteBibliography"/>
        <w:ind w:left="720" w:hanging="720"/>
        <w:rPr>
          <w:noProof/>
        </w:rPr>
      </w:pPr>
      <w:r w:rsidRPr="00DF26AB">
        <w:rPr>
          <w:noProof/>
        </w:rPr>
        <w:t>57</w:t>
      </w:r>
      <w:r w:rsidRPr="00DF26AB">
        <w:rPr>
          <w:noProof/>
        </w:rPr>
        <w:tab/>
        <w:t xml:space="preserve">LeDoux, J. E. As soon as there was life, there was danger: the deep history of survival behaviours and the shallower history of consciousness. </w:t>
      </w:r>
      <w:r w:rsidRPr="00DF26AB">
        <w:rPr>
          <w:i/>
          <w:noProof/>
        </w:rPr>
        <w:t>Philosophical Transactions of the Royal Society B</w:t>
      </w:r>
      <w:r w:rsidRPr="00DF26AB">
        <w:rPr>
          <w:noProof/>
        </w:rPr>
        <w:t xml:space="preserve"> </w:t>
      </w:r>
      <w:r w:rsidRPr="00DF26AB">
        <w:rPr>
          <w:b/>
          <w:noProof/>
        </w:rPr>
        <w:t>377</w:t>
      </w:r>
      <w:r w:rsidRPr="00DF26AB">
        <w:rPr>
          <w:noProof/>
        </w:rPr>
        <w:t xml:space="preserve">, 20210292 (2022). </w:t>
      </w:r>
    </w:p>
    <w:p w14:paraId="2BA54885" w14:textId="77777777" w:rsidR="00DF26AB" w:rsidRPr="00DF26AB" w:rsidRDefault="00DF26AB" w:rsidP="00DF26AB">
      <w:pPr>
        <w:pStyle w:val="EndNoteBibliography"/>
        <w:ind w:left="720" w:hanging="720"/>
        <w:rPr>
          <w:noProof/>
        </w:rPr>
      </w:pPr>
      <w:r w:rsidRPr="00DF26AB">
        <w:rPr>
          <w:noProof/>
        </w:rPr>
        <w:t>58</w:t>
      </w:r>
      <w:r w:rsidRPr="00DF26AB">
        <w:rPr>
          <w:noProof/>
        </w:rPr>
        <w:tab/>
        <w:t xml:space="preserve">Martínez-García, F. &amp; Lanuza, E. Evolution of vertebrate survival circuits. </w:t>
      </w:r>
      <w:r w:rsidRPr="00DF26AB">
        <w:rPr>
          <w:i/>
          <w:noProof/>
        </w:rPr>
        <w:t>Current Opinion in Behavioral Sciences</w:t>
      </w:r>
      <w:r w:rsidRPr="00DF26AB">
        <w:rPr>
          <w:noProof/>
        </w:rPr>
        <w:t xml:space="preserve"> </w:t>
      </w:r>
      <w:r w:rsidRPr="00DF26AB">
        <w:rPr>
          <w:b/>
          <w:noProof/>
        </w:rPr>
        <w:t>24</w:t>
      </w:r>
      <w:r w:rsidRPr="00DF26AB">
        <w:rPr>
          <w:noProof/>
        </w:rPr>
        <w:t xml:space="preserve">, 113-123 (2018). </w:t>
      </w:r>
    </w:p>
    <w:p w14:paraId="55822CBF" w14:textId="77777777" w:rsidR="00DF26AB" w:rsidRPr="00DF26AB" w:rsidRDefault="00DF26AB" w:rsidP="00DF26AB">
      <w:pPr>
        <w:pStyle w:val="EndNoteBibliography"/>
        <w:ind w:left="720" w:hanging="720"/>
        <w:rPr>
          <w:noProof/>
        </w:rPr>
      </w:pPr>
      <w:r w:rsidRPr="00DF26AB">
        <w:rPr>
          <w:noProof/>
        </w:rPr>
        <w:t>59</w:t>
      </w:r>
      <w:r w:rsidRPr="00DF26AB">
        <w:rPr>
          <w:noProof/>
        </w:rPr>
        <w:tab/>
        <w:t xml:space="preserve">Kogan, E., Lu, J. &amp; Zuo, Y. Cortical circuit dynamics underlying motor skill learning: from rodents to humans. </w:t>
      </w:r>
      <w:r w:rsidRPr="00DF26AB">
        <w:rPr>
          <w:i/>
          <w:noProof/>
        </w:rPr>
        <w:t>Frontiers in Molecular Neuroscience</w:t>
      </w:r>
      <w:r w:rsidRPr="00DF26AB">
        <w:rPr>
          <w:noProof/>
        </w:rPr>
        <w:t xml:space="preserve"> </w:t>
      </w:r>
      <w:r w:rsidRPr="00DF26AB">
        <w:rPr>
          <w:b/>
          <w:noProof/>
        </w:rPr>
        <w:t>16</w:t>
      </w:r>
      <w:r w:rsidRPr="00DF26AB">
        <w:rPr>
          <w:noProof/>
        </w:rPr>
        <w:t xml:space="preserve">, 1292685 (2023). </w:t>
      </w:r>
    </w:p>
    <w:p w14:paraId="73D84673" w14:textId="77777777" w:rsidR="00DF26AB" w:rsidRPr="00DF26AB" w:rsidRDefault="00DF26AB" w:rsidP="00DF26AB">
      <w:pPr>
        <w:pStyle w:val="EndNoteBibliography"/>
        <w:ind w:left="720" w:hanging="720"/>
        <w:rPr>
          <w:noProof/>
        </w:rPr>
      </w:pPr>
      <w:r w:rsidRPr="00DF26AB">
        <w:rPr>
          <w:noProof/>
        </w:rPr>
        <w:t>60</w:t>
      </w:r>
      <w:r w:rsidRPr="00DF26AB">
        <w:rPr>
          <w:noProof/>
        </w:rPr>
        <w:tab/>
        <w:t xml:space="preserve">LeDoux, J. &amp; Daw, N. D. Surviving threats: neural circuit and computational implications of a new taxonomy of defensive behaviour. </w:t>
      </w:r>
      <w:r w:rsidRPr="00DF26AB">
        <w:rPr>
          <w:i/>
          <w:noProof/>
        </w:rPr>
        <w:t>Nature Reviews Neuroscience</w:t>
      </w:r>
      <w:r w:rsidRPr="00DF26AB">
        <w:rPr>
          <w:noProof/>
        </w:rPr>
        <w:t xml:space="preserve"> </w:t>
      </w:r>
      <w:r w:rsidRPr="00DF26AB">
        <w:rPr>
          <w:b/>
          <w:noProof/>
        </w:rPr>
        <w:t>19</w:t>
      </w:r>
      <w:r w:rsidRPr="00DF26AB">
        <w:rPr>
          <w:noProof/>
        </w:rPr>
        <w:t xml:space="preserve">, 269-282 (2018). </w:t>
      </w:r>
    </w:p>
    <w:p w14:paraId="7492B5CA" w14:textId="77777777" w:rsidR="00DF26AB" w:rsidRPr="00DF26AB" w:rsidRDefault="00DF26AB" w:rsidP="00DF26AB">
      <w:pPr>
        <w:pStyle w:val="EndNoteBibliography"/>
        <w:ind w:left="720" w:hanging="720"/>
        <w:rPr>
          <w:noProof/>
        </w:rPr>
      </w:pPr>
      <w:r w:rsidRPr="00DF26AB">
        <w:rPr>
          <w:noProof/>
        </w:rPr>
        <w:t>61</w:t>
      </w:r>
      <w:r w:rsidRPr="00DF26AB">
        <w:rPr>
          <w:noProof/>
        </w:rPr>
        <w:tab/>
        <w:t xml:space="preserve">Buzsáki, G. &amp; Moser, E. I. Memory, navigation and theta rhythm in the hippocampal-entorhinal system. </w:t>
      </w:r>
      <w:r w:rsidRPr="00DF26AB">
        <w:rPr>
          <w:i/>
          <w:noProof/>
        </w:rPr>
        <w:t>Nature neuroscience</w:t>
      </w:r>
      <w:r w:rsidRPr="00DF26AB">
        <w:rPr>
          <w:noProof/>
        </w:rPr>
        <w:t xml:space="preserve"> </w:t>
      </w:r>
      <w:r w:rsidRPr="00DF26AB">
        <w:rPr>
          <w:b/>
          <w:noProof/>
        </w:rPr>
        <w:t>16</w:t>
      </w:r>
      <w:r w:rsidRPr="00DF26AB">
        <w:rPr>
          <w:noProof/>
        </w:rPr>
        <w:t xml:space="preserve">, 130-138 (2013). </w:t>
      </w:r>
    </w:p>
    <w:p w14:paraId="24BB7E0E" w14:textId="164D6716" w:rsidR="00DF26AB" w:rsidRPr="00DF26AB" w:rsidRDefault="00DF26AB" w:rsidP="00DF26AB">
      <w:pPr>
        <w:pStyle w:val="EndNoteBibliography"/>
        <w:ind w:left="720" w:hanging="720"/>
        <w:rPr>
          <w:noProof/>
        </w:rPr>
      </w:pPr>
      <w:r w:rsidRPr="00DF26AB">
        <w:rPr>
          <w:noProof/>
        </w:rPr>
        <w:t>62</w:t>
      </w:r>
      <w:r w:rsidRPr="00DF26AB">
        <w:rPr>
          <w:noProof/>
        </w:rPr>
        <w:tab/>
        <w:t xml:space="preserve">Sweis, B. M., Mau, W., Rabinowitz, S. &amp; Cai, D. J. Dynamic and heterogeneous neural ensembles contribute to a memory engram. </w:t>
      </w:r>
      <w:r w:rsidRPr="00DF26AB">
        <w:rPr>
          <w:i/>
          <w:noProof/>
        </w:rPr>
        <w:t>Curr Opin Neurobiol</w:t>
      </w:r>
      <w:r w:rsidRPr="00DF26AB">
        <w:rPr>
          <w:noProof/>
        </w:rPr>
        <w:t xml:space="preserve"> </w:t>
      </w:r>
      <w:r w:rsidRPr="00DF26AB">
        <w:rPr>
          <w:b/>
          <w:noProof/>
        </w:rPr>
        <w:t>67</w:t>
      </w:r>
      <w:r w:rsidRPr="00DF26AB">
        <w:rPr>
          <w:noProof/>
        </w:rPr>
        <w:t xml:space="preserve">, 199-206 (2021). </w:t>
      </w:r>
      <w:hyperlink r:id="rId48" w:history="1">
        <w:r w:rsidRPr="00DF26AB">
          <w:rPr>
            <w:rStyle w:val="Hyperlink"/>
            <w:noProof/>
          </w:rPr>
          <w:t>https://doi.org:10.1016/j.conb.2020.11.017</w:t>
        </w:r>
      </w:hyperlink>
    </w:p>
    <w:p w14:paraId="6B11416D" w14:textId="2EA0DA87" w:rsidR="00DF26AB" w:rsidRPr="00DF26AB" w:rsidRDefault="00DF26AB" w:rsidP="00DF26AB">
      <w:pPr>
        <w:pStyle w:val="EndNoteBibliography"/>
        <w:ind w:left="720" w:hanging="720"/>
        <w:rPr>
          <w:noProof/>
        </w:rPr>
      </w:pPr>
      <w:r w:rsidRPr="00DF26AB">
        <w:rPr>
          <w:noProof/>
        </w:rPr>
        <w:t>63</w:t>
      </w:r>
      <w:r w:rsidRPr="00DF26AB">
        <w:rPr>
          <w:noProof/>
        </w:rPr>
        <w:tab/>
        <w:t xml:space="preserve">Davidson, T. J., Kloosterman, F. &amp; Wilson, M. A. Hippocampal replay of extended experience. </w:t>
      </w:r>
      <w:r w:rsidRPr="00DF26AB">
        <w:rPr>
          <w:i/>
          <w:noProof/>
        </w:rPr>
        <w:t>Neuron</w:t>
      </w:r>
      <w:r w:rsidRPr="00DF26AB">
        <w:rPr>
          <w:noProof/>
        </w:rPr>
        <w:t xml:space="preserve"> </w:t>
      </w:r>
      <w:r w:rsidRPr="00DF26AB">
        <w:rPr>
          <w:b/>
          <w:noProof/>
        </w:rPr>
        <w:t>63</w:t>
      </w:r>
      <w:r w:rsidRPr="00DF26AB">
        <w:rPr>
          <w:noProof/>
        </w:rPr>
        <w:t xml:space="preserve">, 497-507 (2009). </w:t>
      </w:r>
      <w:hyperlink r:id="rId49" w:history="1">
        <w:r w:rsidRPr="00DF26AB">
          <w:rPr>
            <w:rStyle w:val="Hyperlink"/>
            <w:noProof/>
          </w:rPr>
          <w:t>https://doi.org:10.1016/j.neuron.2009.07.027</w:t>
        </w:r>
      </w:hyperlink>
      <w:r w:rsidRPr="00DF26AB">
        <w:rPr>
          <w:noProof/>
        </w:rPr>
        <w:t xml:space="preserve"> S0896-6273(09)00582-0 [pii]</w:t>
      </w:r>
    </w:p>
    <w:p w14:paraId="2E04A2F9" w14:textId="77777777" w:rsidR="00DF26AB" w:rsidRPr="00DF26AB" w:rsidRDefault="00DF26AB" w:rsidP="00DF26AB">
      <w:pPr>
        <w:pStyle w:val="EndNoteBibliography"/>
        <w:ind w:left="720" w:hanging="720"/>
        <w:rPr>
          <w:noProof/>
        </w:rPr>
      </w:pPr>
      <w:r w:rsidRPr="00DF26AB">
        <w:rPr>
          <w:noProof/>
        </w:rPr>
        <w:t>64</w:t>
      </w:r>
      <w:r w:rsidRPr="00DF26AB">
        <w:rPr>
          <w:noProof/>
        </w:rPr>
        <w:tab/>
        <w:t xml:space="preserve">Rubin, R. D., Watson, P. D., Duff, M. C. &amp; Cohen, N. J. The role of the hippocampus in flexible cognition and social behavior. </w:t>
      </w:r>
      <w:r w:rsidRPr="00DF26AB">
        <w:rPr>
          <w:i/>
          <w:noProof/>
        </w:rPr>
        <w:t>Frontiers in human neuroscience</w:t>
      </w:r>
      <w:r w:rsidRPr="00DF26AB">
        <w:rPr>
          <w:noProof/>
        </w:rPr>
        <w:t xml:space="preserve"> </w:t>
      </w:r>
      <w:r w:rsidRPr="00DF26AB">
        <w:rPr>
          <w:b/>
          <w:noProof/>
        </w:rPr>
        <w:t>8</w:t>
      </w:r>
      <w:r w:rsidRPr="00DF26AB">
        <w:rPr>
          <w:noProof/>
        </w:rPr>
        <w:t xml:space="preserve">, 742 (2014). </w:t>
      </w:r>
    </w:p>
    <w:p w14:paraId="509B41F3" w14:textId="180C617C" w:rsidR="006F59B1" w:rsidRPr="0090741D" w:rsidRDefault="006F59B1" w:rsidP="00FE7979">
      <w:pPr>
        <w:spacing w:afterLines="20" w:after="48"/>
        <w:ind w:firstLine="720"/>
        <w:contextualSpacing/>
        <w:sectPr w:rsidR="006F59B1" w:rsidRPr="0090741D" w:rsidSect="00342ADE">
          <w:pgSz w:w="12240" w:h="15840"/>
          <w:pgMar w:top="1440" w:right="1440" w:bottom="1440" w:left="1440" w:header="720" w:footer="720" w:gutter="0"/>
          <w:lnNumType w:countBy="1" w:restart="continuous"/>
          <w:cols w:space="720"/>
          <w:docGrid w:linePitch="360"/>
        </w:sectPr>
      </w:pPr>
      <w:r w:rsidRPr="0090741D">
        <w:fldChar w:fldCharType="end"/>
      </w:r>
    </w:p>
    <w:p w14:paraId="08CBB439" w14:textId="52747D65" w:rsidR="002E4DB4" w:rsidRPr="0090741D" w:rsidRDefault="002E4DB4" w:rsidP="00857234">
      <w:pPr>
        <w:rPr>
          <w:color w:val="000000" w:themeColor="text1"/>
        </w:rPr>
      </w:pPr>
    </w:p>
    <w:p w14:paraId="10BB538B" w14:textId="2F9BA1A2" w:rsidR="0068127C" w:rsidRPr="0090741D" w:rsidRDefault="0068127C" w:rsidP="006F0F52">
      <w:pPr>
        <w:spacing w:line="480" w:lineRule="auto"/>
        <w:rPr>
          <w:b/>
        </w:rPr>
      </w:pPr>
      <w:r w:rsidRPr="0090741D">
        <w:rPr>
          <w:b/>
        </w:rPr>
        <w:t>Methods</w:t>
      </w:r>
    </w:p>
    <w:p w14:paraId="7D80C6F2" w14:textId="77777777" w:rsidR="0068127C" w:rsidRPr="0090741D" w:rsidRDefault="0068127C" w:rsidP="006F0F52">
      <w:pPr>
        <w:spacing w:line="480" w:lineRule="auto"/>
        <w:rPr>
          <w:b/>
        </w:rPr>
      </w:pPr>
      <w:r w:rsidRPr="0090741D">
        <w:rPr>
          <w:b/>
        </w:rPr>
        <w:t>LEAD CONTACT AND MATERIALS AVAILABILITY</w:t>
      </w:r>
    </w:p>
    <w:p w14:paraId="505D2EBE" w14:textId="0C9A915C" w:rsidR="0068127C" w:rsidRPr="0090741D" w:rsidRDefault="0068127C" w:rsidP="006F0F52">
      <w:pPr>
        <w:spacing w:line="480" w:lineRule="auto"/>
        <w:ind w:firstLine="720"/>
      </w:pPr>
      <w:r w:rsidRPr="0090741D">
        <w:t>Questions and requests for information should be directed to and will be fulfilled by the Lead Contact, Hannah Wirtshafter (</w:t>
      </w:r>
      <w:hyperlink r:id="rId50" w:history="1">
        <w:r w:rsidRPr="0090741D">
          <w:rPr>
            <w:rStyle w:val="Hyperlink"/>
          </w:rPr>
          <w:t>hsw@northwestern.edu</w:t>
        </w:r>
      </w:hyperlink>
      <w:r w:rsidRPr="0090741D">
        <w:t>). This study did not generate new unique reagents. The data that support the findings of this study are available from the corresponding author.</w:t>
      </w:r>
    </w:p>
    <w:p w14:paraId="21D7208B" w14:textId="77777777" w:rsidR="0068127C" w:rsidRPr="0090741D" w:rsidRDefault="0068127C" w:rsidP="006F0F52">
      <w:pPr>
        <w:spacing w:line="480" w:lineRule="auto"/>
        <w:rPr>
          <w:b/>
        </w:rPr>
      </w:pPr>
    </w:p>
    <w:p w14:paraId="55082F17" w14:textId="77777777" w:rsidR="0068127C" w:rsidRPr="0090741D" w:rsidRDefault="0068127C" w:rsidP="006F0F52">
      <w:pPr>
        <w:spacing w:line="480" w:lineRule="auto"/>
        <w:rPr>
          <w:b/>
        </w:rPr>
      </w:pPr>
      <w:r w:rsidRPr="0090741D">
        <w:rPr>
          <w:b/>
        </w:rPr>
        <w:t>EXPERIMENTAL MODEL AND SUBJECT DETAILS</w:t>
      </w:r>
    </w:p>
    <w:p w14:paraId="360360D8" w14:textId="6A1494F8" w:rsidR="0068127C" w:rsidRPr="0090741D" w:rsidRDefault="0068127C" w:rsidP="006F0F52">
      <w:pPr>
        <w:spacing w:line="480" w:lineRule="auto"/>
        <w:ind w:firstLine="720"/>
      </w:pPr>
      <w:r w:rsidRPr="0090741D">
        <w:t>All procedures were performed within Northwestern Institutional Animal Care and Use Committee and NIH guidelines. Five male Long Evans rats (275–325</w:t>
      </w:r>
      <w:r w:rsidR="001B7F05">
        <w:t>g</w:t>
      </w:r>
      <w:r w:rsidRPr="0090741D">
        <w:t>) were sourced from Charles River Laboratories, injected with AAV9-GCaMP8m, implanted with a 2mm GRIN lens, and trained and tested on eyeblink conditioning in two apparatuses (Fig. 1). Animals were individually housed in an animal facility with a 12/12h light/dark cycle.</w:t>
      </w:r>
    </w:p>
    <w:p w14:paraId="3AA70FFE" w14:textId="77777777" w:rsidR="0068127C" w:rsidRPr="0090741D" w:rsidRDefault="0068127C" w:rsidP="006F0F52">
      <w:pPr>
        <w:spacing w:line="480" w:lineRule="auto"/>
      </w:pPr>
    </w:p>
    <w:p w14:paraId="361D4EBA" w14:textId="77777777" w:rsidR="0068127C" w:rsidRPr="0090741D" w:rsidRDefault="0068127C" w:rsidP="006F0F52">
      <w:pPr>
        <w:spacing w:line="480" w:lineRule="auto"/>
        <w:rPr>
          <w:b/>
        </w:rPr>
      </w:pPr>
      <w:r w:rsidRPr="0090741D">
        <w:rPr>
          <w:b/>
        </w:rPr>
        <w:t>METHOD DETAILS</w:t>
      </w:r>
    </w:p>
    <w:p w14:paraId="1D620C0A" w14:textId="6091CFA5" w:rsidR="0068127C" w:rsidRPr="0090741D" w:rsidRDefault="0068127C" w:rsidP="006F0F52">
      <w:pPr>
        <w:spacing w:line="480" w:lineRule="auto"/>
        <w:rPr>
          <w:b/>
        </w:rPr>
      </w:pPr>
      <w:r w:rsidRPr="0090741D">
        <w:rPr>
          <w:b/>
        </w:rPr>
        <w:t>GCaMP</w:t>
      </w:r>
      <w:r w:rsidR="00853AF0">
        <w:rPr>
          <w:b/>
        </w:rPr>
        <w:t>8</w:t>
      </w:r>
      <w:r w:rsidRPr="0090741D">
        <w:rPr>
          <w:b/>
        </w:rPr>
        <w:t>c injection, lens implantation, EMG implantation</w:t>
      </w:r>
    </w:p>
    <w:p w14:paraId="5574A6A3" w14:textId="2F34060D" w:rsidR="0068127C" w:rsidRPr="0090741D" w:rsidRDefault="0068127C" w:rsidP="006F0F52">
      <w:pPr>
        <w:spacing w:line="480" w:lineRule="auto"/>
        <w:ind w:firstLine="720"/>
      </w:pPr>
      <w:r w:rsidRPr="0090741D">
        <w:t xml:space="preserve">GCaMP8 injection and lens implantation were completed </w:t>
      </w:r>
      <w:commentRangeStart w:id="1351"/>
      <w:r w:rsidRPr="0090741D">
        <w:t xml:space="preserve">as reported in </w:t>
      </w:r>
      <w:commentRangeEnd w:id="1351"/>
      <w:r w:rsidR="001B7F05" w:rsidRPr="0090741D">
        <w:rPr>
          <w:rStyle w:val="CommentReference"/>
          <w:sz w:val="24"/>
          <w:szCs w:val="24"/>
        </w:rPr>
        <w:commentReference w:id="1351"/>
      </w:r>
      <w:r w:rsidRPr="0090741D">
        <w:t>Wirtshafter and Disterhoft, 2022</w:t>
      </w:r>
      <w:r w:rsidR="001B7F05">
        <w:t>,</w:t>
      </w:r>
      <w:r w:rsidRPr="0090741D">
        <w:t xml:space="preserve"> </w:t>
      </w:r>
      <w:del w:id="1352" w:author="Hannah Suzanne Wirtshafter" w:date="2026-04-30T11:09:00Z">
        <w:r w:rsidRPr="0090741D" w:rsidDel="00BC1C6E">
          <w:delText xml:space="preserve">and </w:delText>
        </w:r>
        <w:r w:rsidR="001B7F05" w:rsidDel="00BC1C6E">
          <w:delText xml:space="preserve">in </w:delText>
        </w:r>
      </w:del>
      <w:r w:rsidRPr="0090741D">
        <w:t>Wirtshafter and Disterhoft, 2023</w:t>
      </w:r>
      <w:ins w:id="1353" w:author="Hannah Suzanne Wirtshafter" w:date="2026-04-30T11:09:00Z">
        <w:r w:rsidR="00BC1C6E">
          <w:t>, and Wirtshafter et al, 2026</w:t>
        </w:r>
      </w:ins>
      <w:r w:rsidRPr="0090741D">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 </w:instrText>
      </w:r>
      <w:r w:rsidR="00BC1C6E">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1-3</w:t>
      </w:r>
      <w:r w:rsidRPr="0090741D">
        <w:fldChar w:fldCharType="end"/>
      </w:r>
      <w:r w:rsidRPr="0090741D">
        <w:t xml:space="preserve">. Briefly, rats were anesthetized with isoflurane (induction 4%, maintenance 1-2%) and a craniotomy was performed at stereotaxic coordinates </w:t>
      </w:r>
      <w:proofErr w:type="spellStart"/>
      <w:r w:rsidRPr="0090741D">
        <w:t>Bregma</w:t>
      </w:r>
      <w:proofErr w:type="spellEnd"/>
      <w:r w:rsidRPr="0090741D">
        <w:t xml:space="preserve"> AP −4.00mm, ML 3.00mm. 0.6</w:t>
      </w:r>
      <m:oMath>
        <m:r>
          <w:rPr>
            <w:rFonts w:ascii="Cambria Math" w:hAnsi="Cambria Math"/>
          </w:rPr>
          <m:t>μ</m:t>
        </m:r>
      </m:oMath>
      <w:r w:rsidRPr="0090741D">
        <w:t xml:space="preserve">L of GCaMP8m (obtained from AddGene, packaged AAV9 of pGP-AAV-syn-jGCaMP8m-WPRE, lot v175525, titer 1.3E+13GC/mL) was injected over 12 minutes (approximate coordinates </w:t>
      </w:r>
      <w:proofErr w:type="spellStart"/>
      <w:r w:rsidRPr="0090741D">
        <w:t>Bregma</w:t>
      </w:r>
      <w:proofErr w:type="spellEnd"/>
      <w:r w:rsidRPr="0090741D">
        <w:t xml:space="preserve"> AP −4.00mm, ML 3mm, DV 2.95mm relative to skull); then the syringe was raised 0.2mm and an </w:t>
      </w:r>
      <w:r w:rsidRPr="0090741D">
        <w:lastRenderedPageBreak/>
        <w:t>additional 0.6</w:t>
      </w:r>
      <m:oMath>
        <m:r>
          <w:rPr>
            <w:rFonts w:ascii="Cambria Math" w:hAnsi="Cambria Math"/>
          </w:rPr>
          <m:t>μ</m:t>
        </m:r>
      </m:oMath>
      <w:r w:rsidR="003C5438">
        <w:t>L</w:t>
      </w:r>
      <w:r w:rsidRPr="0090741D">
        <w:t xml:space="preserve"> of GCaMP</w:t>
      </w:r>
      <w:r w:rsidR="00576F33" w:rsidRPr="0090741D">
        <w:t>8</w:t>
      </w:r>
      <w:r w:rsidRPr="0090741D">
        <w:t xml:space="preserve"> was injected. We repeated this process once more and at slightly different coordinates in the craniotomy hole, resulting in 4 total injections.</w:t>
      </w:r>
    </w:p>
    <w:p w14:paraId="77298E3B" w14:textId="77777777" w:rsidR="0068127C" w:rsidRPr="0090741D" w:rsidRDefault="0068127C" w:rsidP="006F0F52">
      <w:pPr>
        <w:spacing w:line="480" w:lineRule="auto"/>
        <w:ind w:firstLine="720"/>
      </w:pPr>
      <w:r w:rsidRPr="0090741D">
        <w:t xml:space="preserve">We then aspirated tissue from the craniotomy site using a vacuum pump and </w:t>
      </w:r>
      <w:proofErr w:type="gramStart"/>
      <w:r w:rsidRPr="0090741D">
        <w:t>25 gauge</w:t>
      </w:r>
      <w:proofErr w:type="gramEnd"/>
      <w:r w:rsidRPr="0090741D">
        <w:t xml:space="preserve"> needle. Tissue was aspirated up to and including the horizontal striations of the corpus collosum. A 2mm GRIN lens (obtained from </w:t>
      </w:r>
      <w:proofErr w:type="spellStart"/>
      <w:proofErr w:type="gramStart"/>
      <w:r w:rsidRPr="0090741D">
        <w:t>Go!Foton</w:t>
      </w:r>
      <w:proofErr w:type="spellEnd"/>
      <w:proofErr w:type="gramEnd"/>
      <w:r w:rsidRPr="0090741D">
        <w:t>, CLH lens, 2.00mm diameter, 0.448 pitch, working distance 0.30mm, 550nm wavelength) was then inserted into the craniotomy hole and cemented in place using dental acrylic. Animals were given buprenorphine (0.05mg/kg) and 20mL saline, taken off anesthesia, and allowed to recover in a clean cage placed upon a heat pad.</w:t>
      </w:r>
    </w:p>
    <w:p w14:paraId="10427788" w14:textId="0900DAB5" w:rsidR="0068127C" w:rsidRPr="0090741D" w:rsidRDefault="0068127C" w:rsidP="006F0F52">
      <w:pPr>
        <w:spacing w:line="480" w:lineRule="auto"/>
        <w:ind w:firstLine="720"/>
      </w:pPr>
      <w:r w:rsidRPr="0090741D">
        <w:t xml:space="preserve">Six to eight weeks after surgery, animals were again anesthetized with isoflurane and checked for GCaMP expression. If expression was seen, baseplates were attached using UV-curing epoxy and dental acrylic. Electrode implantation to record </w:t>
      </w:r>
      <w:proofErr w:type="spellStart"/>
      <w:r w:rsidRPr="0090741D">
        <w:t>obicularis</w:t>
      </w:r>
      <w:proofErr w:type="spellEnd"/>
      <w:r w:rsidRPr="0090741D">
        <w:t xml:space="preserve"> oculi electromyographic (EMG) activity occurred in the same surgery as baseplate attachment, as described previously</w:t>
      </w:r>
      <w:r w:rsidRPr="0090741D">
        <w:fldChar w:fldCharType="begin">
          <w:fldData xml:space="preserve">PEVuZE5vdGU+PENpdGU+PEF1dGhvcj5XZWlzczwvQXV0aG9yPjxZZWFyPjE5OTE8L1llYXI+PFJl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</w:fldData>
        </w:fldChar>
      </w:r>
      <w:r w:rsidR="00BC1C6E">
        <w:instrText xml:space="preserve"> ADDIN EN.CITE </w:instrText>
      </w:r>
      <w:r w:rsidR="00BC1C6E">
        <w:fldChar w:fldCharType="begin">
          <w:fldData xml:space="preserve">PEVuZE5vdGU+PENpdGU+PEF1dGhvcj5XZWlzczwvQXV0aG9yPjxZZWFyPjE5OTE8L1llYXI+PFJl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4,5</w:t>
      </w:r>
      <w:r w:rsidRPr="0090741D">
        <w:fldChar w:fldCharType="end"/>
      </w:r>
      <w:r w:rsidRPr="0090741D">
        <w:t xml:space="preserve">. Briefly, a connector containing 5 wires was cemented on the front of the animal’s head: 4 wires were implanted directly above the eye in the surrounding muscle (2 for recording, 2 for electrical stimulation). An additional wire was attached to a connector attached to a ground screw located above the cerebellum; this screw was implanted during lens implantation surgery. </w:t>
      </w:r>
    </w:p>
    <w:p w14:paraId="60F046E4" w14:textId="77777777" w:rsidR="0068127C" w:rsidRPr="0090741D" w:rsidRDefault="0068127C" w:rsidP="006F0F52">
      <w:pPr>
        <w:spacing w:line="480" w:lineRule="auto"/>
      </w:pPr>
    </w:p>
    <w:p w14:paraId="7CDC724A" w14:textId="77777777" w:rsidR="0068127C" w:rsidRPr="0090741D" w:rsidRDefault="0068127C" w:rsidP="006F0F52">
      <w:pPr>
        <w:spacing w:line="480" w:lineRule="auto"/>
        <w:rPr>
          <w:b/>
        </w:rPr>
      </w:pPr>
      <w:r w:rsidRPr="0090741D">
        <w:rPr>
          <w:b/>
        </w:rPr>
        <w:t>Behavioral environment and training</w:t>
      </w:r>
    </w:p>
    <w:p w14:paraId="4297A08D" w14:textId="77777777" w:rsidR="007F5D3A" w:rsidRPr="0090741D" w:rsidRDefault="0068127C" w:rsidP="007F5D3A">
      <w:pPr>
        <w:spacing w:line="480" w:lineRule="auto"/>
        <w:ind w:firstLine="720"/>
        <w:rPr>
          <w:bCs/>
        </w:rPr>
      </w:pPr>
      <w:r w:rsidRPr="0090741D">
        <w:rPr>
          <w:bCs/>
        </w:rPr>
        <w:t xml:space="preserve">Two behavioral apparatuses were used in these experiments: Environment A was a 78.7cm x 50.8cm unscented rectangular enclosure with wire floor and walls and white lighting. Environment B was a 50.1cm x 34.9cm scented (with two dabs of clove essential oil on opposite walls) ovular enclosure with white solid floor and walls, and red lighting. Both environments were located at the same spot in the room relative to external cues (see Figures 1b and S1). </w:t>
      </w:r>
    </w:p>
    <w:p w14:paraId="5CC7C2C1" w14:textId="403AF282" w:rsidR="0068127C" w:rsidRPr="0090741D" w:rsidRDefault="0068127C" w:rsidP="007F5D3A">
      <w:pPr>
        <w:spacing w:line="480" w:lineRule="auto"/>
        <w:ind w:firstLine="720"/>
        <w:rPr>
          <w:bCs/>
        </w:rPr>
      </w:pPr>
      <w:r w:rsidRPr="0090741D">
        <w:rPr>
          <w:bCs/>
        </w:rPr>
        <w:lastRenderedPageBreak/>
        <w:t xml:space="preserve">A tether containing a plug to relay the EMG activity and to deliver a shock to the rat's eye was attached to </w:t>
      </w:r>
      <w:r w:rsidR="00D46C53">
        <w:rPr>
          <w:bCs/>
        </w:rPr>
        <w:t>t</w:t>
      </w:r>
      <w:r w:rsidRPr="0090741D">
        <w:rPr>
          <w:bCs/>
        </w:rPr>
        <w:t xml:space="preserve">he eyeblink connector on the rat's head. The </w:t>
      </w:r>
      <w:proofErr w:type="spellStart"/>
      <w:r w:rsidRPr="0090741D">
        <w:rPr>
          <w:bCs/>
        </w:rPr>
        <w:t>miniscope</w:t>
      </w:r>
      <w:proofErr w:type="spellEnd"/>
      <w:r w:rsidRPr="0090741D">
        <w:rPr>
          <w:bCs/>
        </w:rPr>
        <w:t xml:space="preserve"> was plugged into the cemented baseplate. The </w:t>
      </w:r>
      <w:proofErr w:type="spellStart"/>
      <w:r w:rsidRPr="0090741D">
        <w:rPr>
          <w:bCs/>
        </w:rPr>
        <w:t>miniscope</w:t>
      </w:r>
      <w:proofErr w:type="spellEnd"/>
      <w:r w:rsidRPr="0090741D">
        <w:rPr>
          <w:bCs/>
        </w:rPr>
        <w:t xml:space="preserve"> and EMG cords were all attached to a commutator for ease of animal movement. </w:t>
      </w:r>
    </w:p>
    <w:p w14:paraId="76875FCB" w14:textId="77777777" w:rsidR="0068127C" w:rsidRPr="0090741D" w:rsidRDefault="0068127C" w:rsidP="006F0F52">
      <w:pPr>
        <w:spacing w:line="480" w:lineRule="auto"/>
        <w:ind w:firstLine="720"/>
        <w:rPr>
          <w:bCs/>
        </w:rPr>
      </w:pPr>
      <w:r w:rsidRPr="0090741D">
        <w:rPr>
          <w:bCs/>
        </w:rPr>
        <w:t>The CS was a 250ms, 85dB free-field tone (5ms rise-fall time). The US was a 100ms shock directed to the left eye. Shock amount varied per session per animal and was calibrated, if needed, at the end of a training session for the next session’s training. Shock level was deemed appropriate when a shock was met with a firm shake of the animal’s head.</w:t>
      </w:r>
    </w:p>
    <w:p w14:paraId="4272EE59" w14:textId="572DADE1" w:rsidR="0068127C" w:rsidRPr="0090741D" w:rsidRDefault="0068127C" w:rsidP="006F0F52">
      <w:pPr>
        <w:spacing w:line="480" w:lineRule="auto"/>
        <w:ind w:firstLine="720"/>
        <w:rPr>
          <w:bCs/>
        </w:rPr>
      </w:pPr>
      <w:r w:rsidRPr="0090741D">
        <w:rPr>
          <w:bCs/>
        </w:rPr>
        <w:t xml:space="preserve">The trace interval was 500ms and the </w:t>
      </w:r>
      <w:proofErr w:type="spellStart"/>
      <w:r w:rsidRPr="0090741D">
        <w:rPr>
          <w:bCs/>
        </w:rPr>
        <w:t>intertrial</w:t>
      </w:r>
      <w:proofErr w:type="spellEnd"/>
      <w:r w:rsidRPr="0090741D">
        <w:rPr>
          <w:bCs/>
        </w:rPr>
        <w:t xml:space="preserve"> interval (ITI) was randomized between 30s and 60s, with a 45s average. EMG signal</w:t>
      </w:r>
      <w:r w:rsidR="00D46C53">
        <w:rPr>
          <w:bCs/>
        </w:rPr>
        <w:t>s</w:t>
      </w:r>
      <w:r w:rsidRPr="0090741D">
        <w:rPr>
          <w:bCs/>
        </w:rPr>
        <w:t xml:space="preserve"> </w:t>
      </w:r>
      <w:r w:rsidR="00D46C53">
        <w:rPr>
          <w:bCs/>
        </w:rPr>
        <w:t>were</w:t>
      </w:r>
      <w:r w:rsidRPr="0090741D">
        <w:rPr>
          <w:bCs/>
        </w:rPr>
        <w:t xml:space="preserve"> amplified (5000×) and filtered (100Hz to </w:t>
      </w:r>
      <w:r w:rsidR="004324B8">
        <w:rPr>
          <w:bCs/>
        </w:rPr>
        <w:t>5</w:t>
      </w:r>
      <w:r w:rsidRPr="0090741D">
        <w:rPr>
          <w:bCs/>
        </w:rPr>
        <w:t xml:space="preserve">kHz), then digitized at 3kHz and stored by computer. </w:t>
      </w:r>
    </w:p>
    <w:p w14:paraId="4E2EB30F" w14:textId="77777777" w:rsidR="0068127C" w:rsidRPr="0090741D" w:rsidRDefault="0068127C" w:rsidP="006F0F52">
      <w:pPr>
        <w:spacing w:line="480" w:lineRule="auto"/>
      </w:pPr>
      <w:r w:rsidRPr="0090741D">
        <w:tab/>
        <w:t>A conditioned response (CR) was identified as an increase in integrated EMG activity that exceeded the baseline mean amplitude by more than four standard deviations, sustained for a minimum duration of 15ms. Baseline mean amplitude was calculated during the 500ms preceding CS onset. Additionally, the response had to commence at least 50ms after the conditioned stimulus (CS) onset and before the unconditioned stimulus (US) onset.</w:t>
      </w:r>
    </w:p>
    <w:p w14:paraId="70982169" w14:textId="7166DAE3" w:rsidR="0068127C" w:rsidRPr="0090741D" w:rsidRDefault="0068127C" w:rsidP="006F0F52">
      <w:pPr>
        <w:spacing w:line="480" w:lineRule="auto"/>
        <w:ind w:firstLine="720"/>
      </w:pPr>
      <w:r w:rsidRPr="0090741D">
        <w:t xml:space="preserve">The animal’s first exposure to each environment was a 38min exploration session, in which the animal was able to freely move and explore the environment without any conditioning (Figure 1a). Animals were then trained in one environment per session, with no more than one session per day, and were considered to have learned the task after reaching criterion (70% CRs in 50 trials) on three consecutive training sessions (termed ‘criterion sessions’) or when the previous four training sessions averaged over 70% (in this instance, only the final three of those </w:t>
      </w:r>
      <w:ins w:id="1354" w:author="Sara A Solla" w:date="2026-04-29T18:33:00Z">
        <w:r w:rsidR="00F37D1A">
          <w:t xml:space="preserve">four </w:t>
        </w:r>
      </w:ins>
      <w:r w:rsidRPr="0090741D">
        <w:t xml:space="preserve">sessions were considered ‘criterion sessions’). Following the last session in environment A, the animal was given an exploratory session in environment B. The session after that, the animal </w:t>
      </w:r>
      <w:r w:rsidRPr="0090741D">
        <w:lastRenderedPageBreak/>
        <w:t>was tested on eye blink conditioning in environment B, using the same parameters as used in environment A.</w:t>
      </w:r>
    </w:p>
    <w:p w14:paraId="1746A69E" w14:textId="77777777" w:rsidR="0068127C" w:rsidRPr="0090741D" w:rsidRDefault="0068127C" w:rsidP="006F0F52">
      <w:pPr>
        <w:spacing w:line="480" w:lineRule="auto"/>
      </w:pPr>
    </w:p>
    <w:p w14:paraId="0C72BD6A" w14:textId="77777777" w:rsidR="0068127C" w:rsidRPr="0090741D" w:rsidRDefault="0068127C" w:rsidP="006F0F52">
      <w:pPr>
        <w:spacing w:line="480" w:lineRule="auto"/>
        <w:rPr>
          <w:b/>
        </w:rPr>
      </w:pPr>
      <w:r w:rsidRPr="0090741D">
        <w:rPr>
          <w:b/>
        </w:rPr>
        <w:t>Calcium imaging </w:t>
      </w:r>
    </w:p>
    <w:p w14:paraId="28D93FF6" w14:textId="09972113" w:rsidR="0068127C" w:rsidRPr="0090741D" w:rsidRDefault="0068127C" w:rsidP="006F0F52">
      <w:pPr>
        <w:spacing w:line="480" w:lineRule="auto"/>
        <w:ind w:firstLine="720"/>
      </w:pPr>
      <w:r w:rsidRPr="0090741D">
        <w:t xml:space="preserve">Calcium imaging was completed </w:t>
      </w:r>
      <w:commentRangeStart w:id="1355"/>
      <w:r w:rsidRPr="0090741D">
        <w:t>as reported in </w:t>
      </w:r>
      <w:commentRangeEnd w:id="1355"/>
      <w:r w:rsidR="00F37D1A" w:rsidRPr="0090741D">
        <w:rPr>
          <w:rStyle w:val="CommentReference"/>
          <w:sz w:val="24"/>
          <w:szCs w:val="24"/>
        </w:rPr>
        <w:commentReference w:id="1355"/>
      </w:r>
      <w:r w:rsidRPr="0090741D">
        <w:t>Wirtshafter and Disterhoft, 2022</w:t>
      </w:r>
      <w:r w:rsidR="00F37D1A">
        <w:t>,</w:t>
      </w:r>
      <w:r w:rsidRPr="0090741D">
        <w:t xml:space="preserve"> </w:t>
      </w:r>
      <w:del w:id="1356" w:author="Hannah Suzanne Wirtshafter" w:date="2026-04-30T11:10:00Z">
        <w:r w:rsidRPr="0090741D" w:rsidDel="00BC1C6E">
          <w:delText xml:space="preserve">and </w:delText>
        </w:r>
        <w:r w:rsidR="00F37D1A" w:rsidDel="00BC1C6E">
          <w:delText xml:space="preserve">in </w:delText>
        </w:r>
      </w:del>
      <w:r w:rsidRPr="0090741D">
        <w:t>Wirtshafter and Disterhoft, 2023</w:t>
      </w:r>
      <w:ins w:id="1357" w:author="Hannah Suzanne Wirtshafter" w:date="2026-04-30T11:10:00Z">
        <w:r w:rsidR="00BC1C6E">
          <w:t>, and</w:t>
        </w:r>
      </w:ins>
      <w:ins w:id="1358" w:author="Hannah Suzanne Wirtshafter" w:date="2026-04-30T11:11:00Z">
        <w:r w:rsidR="00BC1C6E">
          <w:t xml:space="preserve"> in</w:t>
        </w:r>
      </w:ins>
      <w:ins w:id="1359" w:author="Hannah Suzanne Wirtshafter" w:date="2026-04-30T11:10:00Z">
        <w:r w:rsidR="00BC1C6E">
          <w:t xml:space="preserve"> Wirtshafter et al, 2026</w:t>
        </w:r>
      </w:ins>
      <w:r w:rsidRPr="0090741D">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 </w:instrText>
      </w:r>
      <w:r w:rsidR="00BC1C6E">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1-3</w:t>
      </w:r>
      <w:r w:rsidRPr="0090741D">
        <w:fldChar w:fldCharType="end"/>
      </w:r>
      <w:r w:rsidRPr="0090741D">
        <w:t>. Briefly, calcium imaging was done using UCLA V4 Miniscopes</w:t>
      </w:r>
      <w:r w:rsidRPr="0090741D">
        <w:fldChar w:fldCharType="begin">
          <w:fldData xml:space="preserve">PEVuZE5vdGU+PENpdGU+PEF1dGhvcj5BaGFyb25pPC9BdXRob3I+PFllYXI+MjAxOTwvWWVhcj48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</w:fldData>
        </w:fldChar>
      </w:r>
      <w:r w:rsidR="00BC1C6E">
        <w:instrText xml:space="preserve"> ADDIN EN.CITE </w:instrText>
      </w:r>
      <w:r w:rsidR="00BC1C6E">
        <w:fldChar w:fldCharType="begin">
          <w:fldData xml:space="preserve">PEVuZE5vdGU+PENpdGU+PEF1dGhvcj5BaGFyb25pPC9BdXRob3I+PFllYXI+MjAxOTwvWWVhcj48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6,7</w:t>
      </w:r>
      <w:r w:rsidRPr="0090741D">
        <w:fldChar w:fldCharType="end"/>
      </w:r>
      <w:r w:rsidRPr="0090741D">
        <w:t>, assembled with two 3mm diameter, 6mm FL achromat lens used in the objective module and one 4mm diameter, 10mm FL achromat lens used in the emission module.</w:t>
      </w:r>
    </w:p>
    <w:p w14:paraId="3177798A" w14:textId="77777777" w:rsidR="0068127C" w:rsidRPr="0090741D" w:rsidRDefault="0068127C" w:rsidP="006F0F52">
      <w:pPr>
        <w:spacing w:line="480" w:lineRule="auto"/>
        <w:rPr>
          <w:b/>
        </w:rPr>
      </w:pPr>
    </w:p>
    <w:p w14:paraId="4F7E6D50" w14:textId="77777777" w:rsidR="0068127C" w:rsidRPr="0090741D" w:rsidRDefault="0068127C" w:rsidP="006F0F52">
      <w:pPr>
        <w:spacing w:line="480" w:lineRule="auto"/>
        <w:rPr>
          <w:b/>
        </w:rPr>
      </w:pPr>
      <w:r w:rsidRPr="0090741D">
        <w:rPr>
          <w:b/>
        </w:rPr>
        <w:t>QUANTIFICATION AND STATISTICAL ANALYSIS</w:t>
      </w:r>
    </w:p>
    <w:p w14:paraId="40346929" w14:textId="60CB2611" w:rsidR="0068127C" w:rsidRPr="0090741D" w:rsidRDefault="0068127C" w:rsidP="006F0F52">
      <w:pPr>
        <w:spacing w:line="480" w:lineRule="auto"/>
        <w:ind w:firstLine="720"/>
      </w:pPr>
      <w:r w:rsidRPr="0090741D">
        <w:t>Means are presented as mean+-standard deviation</w:t>
      </w:r>
      <w:r w:rsidR="00785D5A">
        <w:t xml:space="preserve"> (SEM)</w:t>
      </w:r>
      <w:r w:rsidRPr="0090741D">
        <w:t>. All analysis code is available at </w:t>
      </w:r>
      <w:hyperlink r:id="rId51" w:tgtFrame="_blank" w:history="1">
        <w:r w:rsidRPr="0090741D">
          <w:rPr>
            <w:rStyle w:val="Hyperlink"/>
          </w:rPr>
          <w:t>https://github.com/hsw28/ca_imaging</w:t>
        </w:r>
      </w:hyperlink>
      <w:r w:rsidRPr="0090741D">
        <w:t xml:space="preserve"> and </w:t>
      </w:r>
      <w:hyperlink r:id="rId52" w:history="1">
        <w:r w:rsidRPr="0090741D">
          <w:rPr>
            <w:rStyle w:val="Hyperlink"/>
          </w:rPr>
          <w:t>https://github.com/hsw28/Hannahs-CEBRAs</w:t>
        </w:r>
      </w:hyperlink>
      <w:r w:rsidRPr="0090741D">
        <w:rPr>
          <w:rStyle w:val="Hyperlink"/>
        </w:rPr>
        <w:t>.</w:t>
      </w:r>
      <w:r w:rsidRPr="0090741D">
        <w:t xml:space="preserve"> Code </w:t>
      </w:r>
      <w:r w:rsidR="00785D5A">
        <w:t xml:space="preserve">used </w:t>
      </w:r>
      <w:r w:rsidRPr="0090741D">
        <w:t xml:space="preserve">to create specific figures is available at the former </w:t>
      </w:r>
      <w:proofErr w:type="spellStart"/>
      <w:r w:rsidRPr="0090741D">
        <w:t>github</w:t>
      </w:r>
      <w:proofErr w:type="spellEnd"/>
      <w:r w:rsidRPr="0090741D">
        <w:t xml:space="preserve"> repository. </w:t>
      </w:r>
    </w:p>
    <w:p w14:paraId="35B30E3B" w14:textId="77777777" w:rsidR="0068127C" w:rsidRPr="0090741D" w:rsidRDefault="0068127C" w:rsidP="006F0F52">
      <w:pPr>
        <w:spacing w:line="480" w:lineRule="auto"/>
      </w:pPr>
    </w:p>
    <w:p w14:paraId="3135BA16" w14:textId="77777777" w:rsidR="0068127C" w:rsidRPr="0090741D" w:rsidRDefault="0068127C" w:rsidP="006F0F52">
      <w:pPr>
        <w:spacing w:line="480" w:lineRule="auto"/>
        <w:rPr>
          <w:b/>
        </w:rPr>
      </w:pPr>
      <w:r w:rsidRPr="0090741D">
        <w:rPr>
          <w:b/>
        </w:rPr>
        <w:t>Position and speed analysis </w:t>
      </w:r>
    </w:p>
    <w:p w14:paraId="7530B0DC" w14:textId="3DD8DC40" w:rsidR="0068127C" w:rsidRPr="0090741D" w:rsidRDefault="0068127C" w:rsidP="006F0F52">
      <w:pPr>
        <w:spacing w:line="480" w:lineRule="auto"/>
        <w:ind w:firstLine="720"/>
      </w:pPr>
      <w:r w:rsidRPr="0090741D">
        <w:t>Position was sampled by an overhead camera at 30Hz. Position tracking was done post-recording using DeepLabCut</w:t>
      </w:r>
      <w:r w:rsidRPr="0090741D">
        <w:fldChar w:fldCharType="begin"/>
      </w:r>
      <w:r w:rsidR="00BC1C6E">
        <w:instrText xml:space="preserve"> ADDIN EN.CITE &lt;EndNote&gt;&lt;Cite&gt;&lt;Author&gt;Mathis&lt;/Author&gt;&lt;Year&gt;2018&lt;/Year&gt;&lt;RecNum&gt;1609&lt;/RecNum&gt;&lt;DisplayText&gt;&lt;style face="superscript"&gt;8&lt;/style&gt;&lt;/DisplayText&gt;&lt;record&gt;&lt;rec-number&gt;1609&lt;/rec-number&gt;&lt;foreign-keys&gt;&lt;key app="EN" db-id="wwx99pvv4axx23ew20rxw9eq2z22xxzes0sv" timestamp="1674002232"&gt;1609&lt;/key&gt;&lt;/foreign-keys&gt;&lt;ref-type name="Journal Article"&gt;17&lt;/ref-type&gt;&lt;contributors&gt;&lt;authors&gt;&lt;author&gt;Mathis, Alexander&lt;/author&gt;&lt;author&gt;Mamidanna, Pranav&lt;/author&gt;&lt;author&gt;Cury, Kevin M&lt;/author&gt;&lt;author&gt;Abe, Taiga&lt;/author&gt;&lt;author&gt;Murthy, Venkatesh N&lt;/author&gt;&lt;author&gt;Mathis, Mackenzie Weygandt&lt;/author&gt;&lt;author&gt;Bethge, Matthias&lt;/author&gt;&lt;/authors&gt;&lt;/contributors&gt;&lt;titles&gt;&lt;title&gt;DeepLabCut: markerless pose estimation of user-defined body parts with deep learning&lt;/title&gt;&lt;secondary-title&gt;Nature neuroscience&lt;/secondary-title&gt;&lt;/titles&gt;&lt;periodical&gt;&lt;full-title&gt;Nature neuroscience&lt;/full-title&gt;&lt;/periodical&gt;&lt;pages&gt;1281-1289&lt;/pages&gt;&lt;volume&gt;21&lt;/volume&gt;&lt;number&gt;9&lt;/number&gt;&lt;dates&gt;&lt;year&gt;2018&lt;/year&gt;&lt;/dates&gt;&lt;isbn&gt;1546-1726&lt;/isbn&gt;&lt;urls&gt;&lt;/urls&gt;&lt;/record&gt;&lt;/Cite&gt;&lt;Cite&gt;&lt;Author&gt;Mathis&lt;/Author&gt;&lt;Year&gt;2018&lt;/Year&gt;&lt;RecNum&gt;1609&lt;/RecNum&gt;&lt;record&gt;&lt;rec-number&gt;1609&lt;/rec-number&gt;&lt;foreign-keys&gt;&lt;key app="EN" db-id="wwx99pvv4axx23ew20rxw9eq2z22xxzes0sv" timestamp="1674002232"&gt;1609&lt;/key&gt;&lt;/foreign-keys&gt;&lt;ref-type name="Journal Article"&gt;17&lt;/ref-type&gt;&lt;contributors&gt;&lt;authors&gt;&lt;author&gt;Mathis, Alexander&lt;/author&gt;&lt;author&gt;Mamidanna, Pranav&lt;/author&gt;&lt;author&gt;Cury, Kevin M&lt;/author&gt;&lt;author&gt;Abe, Taiga&lt;/author&gt;&lt;author&gt;Murthy, Venkatesh N&lt;/author&gt;&lt;author&gt;Mathis, Mackenzie Weygandt&lt;/author&gt;&lt;author&gt;Bethge, Matthias&lt;/author&gt;&lt;/authors&gt;&lt;/contributors&gt;&lt;titles&gt;&lt;title&gt;DeepLabCut: markerless pose estimation of user-defined body parts with deep learning&lt;/title&gt;&lt;secondary-title&gt;Nature neuroscience&lt;/secondary-title&gt;&lt;/titles&gt;&lt;periodical&gt;&lt;full-title&gt;Nature neuroscience&lt;/full-title&gt;&lt;/periodical&gt;&lt;pages&gt;1281-1289&lt;/pages&gt;&lt;volume&gt;21&lt;/volume&gt;&lt;number&gt;9&lt;/number&gt;&lt;dates&gt;&lt;year&gt;2018&lt;/year&gt;&lt;/dates&gt;&lt;isbn&gt;1546-1726&lt;/isbn&gt;&lt;urls&gt;&lt;/urls&gt;&lt;/record&gt;&lt;/Cite&gt;&lt;/EndNote&gt;</w:instrText>
      </w:r>
      <w:r w:rsidRPr="0090741D">
        <w:fldChar w:fldCharType="separate"/>
      </w:r>
      <w:r w:rsidR="00BC1C6E" w:rsidRPr="00BC1C6E">
        <w:rPr>
          <w:noProof/>
          <w:vertAlign w:val="superscript"/>
        </w:rPr>
        <w:t>8</w:t>
      </w:r>
      <w:r w:rsidRPr="0090741D">
        <w:fldChar w:fldCharType="end"/>
      </w:r>
      <w:r w:rsidRPr="0090741D">
        <w:t>. Position was then converted from pixels to cm</w:t>
      </w:r>
      <w:r w:rsidR="00F31621">
        <w:t xml:space="preserve"> and </w:t>
      </w:r>
      <w:r w:rsidRPr="0090741D">
        <w:t xml:space="preserve">smoothed using a Gaussian filter with </w:t>
      </w:r>
      <m:oMath>
        <m:r>
          <w:rPr>
            <w:rFonts w:ascii="Cambria Math" w:hAnsi="Cambria Math"/>
            <w:sz w:val="22"/>
            <w:szCs w:val="22"/>
          </w:rPr>
          <m:t xml:space="preserve">σ= </m:t>
        </m:r>
      </m:oMath>
      <w:r w:rsidRPr="0090741D">
        <w:t xml:space="preserve">2cm. Speed was calculated by taking the </w:t>
      </w:r>
      <w:r w:rsidR="00F31621">
        <w:t xml:space="preserve">Euclidean distance </w:t>
      </w:r>
      <w:r w:rsidR="009170AA">
        <w:t>between two spatial coordinates,</w:t>
      </w:r>
      <w:r w:rsidRPr="0090741D">
        <w:t xml:space="preserve"> one </w:t>
      </w:r>
      <w:r w:rsidR="009170AA">
        <w:t xml:space="preserve">just </w:t>
      </w:r>
      <w:r w:rsidRPr="0090741D">
        <w:t xml:space="preserve">before and </w:t>
      </w:r>
      <w:r w:rsidR="009170AA">
        <w:t xml:space="preserve">one just </w:t>
      </w:r>
      <w:r w:rsidRPr="0090741D">
        <w:t xml:space="preserve">after the time of interest. </w:t>
      </w:r>
    </w:p>
    <w:p w14:paraId="67FDE413" w14:textId="77777777" w:rsidR="0068127C" w:rsidRPr="0090741D" w:rsidRDefault="0068127C" w:rsidP="006F0F52">
      <w:pPr>
        <w:spacing w:line="480" w:lineRule="auto"/>
        <w:rPr>
          <w:b/>
        </w:rPr>
      </w:pPr>
    </w:p>
    <w:p w14:paraId="1223AC5C" w14:textId="77777777" w:rsidR="0068127C" w:rsidRPr="0090741D" w:rsidRDefault="0068127C" w:rsidP="006F0F52">
      <w:pPr>
        <w:spacing w:line="480" w:lineRule="auto"/>
        <w:rPr>
          <w:b/>
        </w:rPr>
      </w:pPr>
      <w:r w:rsidRPr="0090741D">
        <w:rPr>
          <w:b/>
        </w:rPr>
        <w:t>Video pre-processing and cell identification </w:t>
      </w:r>
    </w:p>
    <w:p w14:paraId="7D97F7C5" w14:textId="489ECF0F" w:rsidR="0068127C" w:rsidRPr="0090741D" w:rsidRDefault="0068127C" w:rsidP="006F0F52">
      <w:pPr>
        <w:spacing w:line="480" w:lineRule="auto"/>
        <w:ind w:firstLine="720"/>
      </w:pPr>
      <w:r w:rsidRPr="0090741D">
        <w:t xml:space="preserve">Video pre-processing and cell identification were </w:t>
      </w:r>
      <w:commentRangeStart w:id="1360"/>
      <w:r w:rsidRPr="0090741D">
        <w:t xml:space="preserve">performed </w:t>
      </w:r>
      <w:commentRangeEnd w:id="1360"/>
      <w:r w:rsidR="00544D7E" w:rsidRPr="0090741D">
        <w:rPr>
          <w:rStyle w:val="CommentReference"/>
          <w:sz w:val="24"/>
          <w:szCs w:val="24"/>
        </w:rPr>
        <w:commentReference w:id="1360"/>
      </w:r>
      <w:r w:rsidRPr="0090741D">
        <w:t>as reported in Wirtshafter and Disterhoft, 2022</w:t>
      </w:r>
      <w:r w:rsidR="00544D7E">
        <w:t xml:space="preserve">, </w:t>
      </w:r>
      <w:del w:id="1361" w:author="Hannah Suzanne Wirtshafter" w:date="2026-04-30T11:11:00Z">
        <w:r w:rsidRPr="0090741D" w:rsidDel="00BC1C6E">
          <w:delText xml:space="preserve">and </w:delText>
        </w:r>
        <w:r w:rsidR="00544D7E" w:rsidDel="00BC1C6E">
          <w:delText xml:space="preserve">in </w:delText>
        </w:r>
      </w:del>
      <w:r w:rsidRPr="0090741D">
        <w:t>Wirtshafter and Disterhoft, 2023</w:t>
      </w:r>
      <w:ins w:id="1362" w:author="Hannah Suzanne Wirtshafter" w:date="2026-04-30T11:11:00Z">
        <w:r w:rsidR="00BC1C6E">
          <w:t>, and in Wirtshafter et al, 2026</w:t>
        </w:r>
        <w:r w:rsidR="00BC1C6E" w:rsidRPr="0090741D">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 </w:instrText>
        </w:r>
        <w:r w:rsidR="00BC1C6E">
          <w:fldChar w:fldCharType="begin">
            <w:fldData xml:space="preserve">PEVuZE5vdGU+PENpdGU+PEF1dGhvcj5XaXJ0c2hhZnRlcjwvQXV0aG9yPjxZZWFyPjIwMjM8L1ll
YXI+PFJlY051bT4xNjQ2PC9SZWNOdW0+PERpc3BsYXlUZXh0PjxzdHlsZSBmYWNlPSJzdXBlcnNj
cmlwdCI+MS0zPC9zdHlsZT48L0Rpc3BsYXlUZXh0PjxyZWNvcmQ+PHJlYy1udW1iZXI+MTY0Njwv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bnVtPjwvcmVjb3JkPjwvQ2l0ZT48Q2l0ZT48QXV0aG9yPldpcnRzaGFmdGVyPC9BdXRob3I+PFll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</w:fldData>
          </w:fldChar>
        </w:r>
        <w:r w:rsidR="00BC1C6E">
          <w:instrText xml:space="preserve"> ADDIN EN.CITE.DATA </w:instrText>
        </w:r>
        <w:r w:rsidR="00BC1C6E">
          <w:fldChar w:fldCharType="end"/>
        </w:r>
        <w:r w:rsidR="00BC1C6E" w:rsidRPr="0090741D">
          <w:fldChar w:fldCharType="separate"/>
        </w:r>
        <w:r w:rsidR="00BC1C6E" w:rsidRPr="00BC1C6E">
          <w:rPr>
            <w:noProof/>
            <w:vertAlign w:val="superscript"/>
          </w:rPr>
          <w:t>1-3</w:t>
        </w:r>
        <w:r w:rsidR="00BC1C6E" w:rsidRPr="0090741D">
          <w:fldChar w:fldCharType="end"/>
        </w:r>
      </w:ins>
      <w:del w:id="1363" w:author="Hannah Suzanne Wirtshafter" w:date="2026-04-30T11:11:00Z">
        <w:r w:rsidRPr="0090741D" w:rsidDel="00BC1C6E">
          <w:fldChar w:fldCharType="begin">
            <w:fldData xml:space="preserve">PEVuZE5vdGU+PENpdGU+PEF1dGhvcj5XaXJ0c2hhZnRlcjwvQXV0aG9yPjxZZWFyPjIwMjM8L1ll
YXI+PFJlY051bT4xNjQ2PC9SZWNOdW0+PERpc3BsYXlUZXh0PjxzdHlsZSBmYWNlPSJzdXBlcnNj
cmlwdCI+MSwyPC9zdHlsZT48L0Rpc3BsYXlUZXh0PjxyZWNvcmQ+PHJlYy1udW1iZXI+MTY0Njwv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bnVtPjwvcmVjb3JkPjwvQ2l0ZT48L0VuZE5vdGU+
</w:fldData>
          </w:fldChar>
        </w:r>
        <w:r w:rsidRPr="0090741D" w:rsidDel="00BC1C6E">
          <w:delInstrText xml:space="preserve"> ADDIN EN.CITE </w:delInstrText>
        </w:r>
        <w:r w:rsidRPr="0090741D" w:rsidDel="00BC1C6E">
          <w:fldChar w:fldCharType="begin">
            <w:fldData xml:space="preserve">PEVuZE5vdGU+PENpdGU+PEF1dGhvcj5XaXJ0c2hhZnRlcjwvQXV0aG9yPjxZZWFyPjIwMjM8L1ll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</w:fldData>
          </w:fldChar>
        </w:r>
        <w:r w:rsidRPr="0090741D" w:rsidDel="00BC1C6E">
          <w:delInstrText xml:space="preserve"> ADDIN EN.CITE.DATA </w:delInstrText>
        </w:r>
        <w:r w:rsidRPr="0090741D" w:rsidDel="00BC1C6E">
          <w:fldChar w:fldCharType="end"/>
        </w:r>
        <w:r w:rsidRPr="0090741D" w:rsidDel="00BC1C6E">
          <w:fldChar w:fldCharType="separate"/>
        </w:r>
        <w:r w:rsidRPr="0090741D" w:rsidDel="00BC1C6E">
          <w:rPr>
            <w:noProof/>
            <w:vertAlign w:val="superscript"/>
          </w:rPr>
          <w:delText>1,2</w:delText>
        </w:r>
        <w:r w:rsidRPr="0090741D" w:rsidDel="00BC1C6E">
          <w:fldChar w:fldCharType="end"/>
        </w:r>
      </w:del>
      <w:r w:rsidRPr="0090741D">
        <w:t xml:space="preserve">.  In brief, </w:t>
      </w:r>
      <w:r w:rsidRPr="0090741D">
        <w:lastRenderedPageBreak/>
        <w:t xml:space="preserve">videos were recorded with </w:t>
      </w:r>
      <w:proofErr w:type="spellStart"/>
      <w:r w:rsidRPr="0090741D">
        <w:t>Miniscope</w:t>
      </w:r>
      <w:proofErr w:type="spellEnd"/>
      <w:r w:rsidRPr="0090741D">
        <w:t xml:space="preserve"> software at 15frames/second. Video processing was done using CIATAH software</w:t>
      </w:r>
      <w:r w:rsidRPr="0090741D">
        <w:fldChar w:fldCharType="begin">
          <w:fldData xml:space="preserve">PEVuZE5vdGU+PENpdGU+PEF1dGhvcj5Db3JkZXI8L0F1dGhvcj48WWVhcj4yMDE5PC9ZZWFyPjxS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</w:fldData>
        </w:fldChar>
      </w:r>
      <w:r w:rsidR="00BC1C6E">
        <w:instrText xml:space="preserve"> ADDIN EN.CITE </w:instrText>
      </w:r>
      <w:r w:rsidR="00BC1C6E">
        <w:fldChar w:fldCharType="begin">
          <w:fldData xml:space="preserve">PEVuZE5vdGU+PENpdGU+PEF1dGhvcj5Db3JkZXI8L0F1dGhvcj48WWVhcj4yMDE5PC9ZZWFyPjxS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9</w:t>
      </w:r>
      <w:r w:rsidRPr="0090741D">
        <w:fldChar w:fldCharType="end"/>
      </w:r>
      <w:r w:rsidRPr="0090741D">
        <w:t>. Videos were down sampled in space and normalized by subtracting the mean value of each frame from the frame. Each frame was then normalized using a bandpass FFT filter (70-100cycles/pixel) and motion corrected using TurboReg</w:t>
      </w:r>
      <w:r w:rsidRPr="0090741D">
        <w:fldChar w:fldCharType="begin"/>
      </w:r>
      <w:r w:rsidR="00BC1C6E">
        <w:instrText xml:space="preserve"> ADDIN EN.CITE &lt;EndNote&gt;&lt;Cite&gt;&lt;Author&gt;Thevenaz&lt;/Author&gt;&lt;Year&gt;1998&lt;/Year&gt;&lt;RecNum&gt;1380&lt;/RecNum&gt;&lt;DisplayText&gt;&lt;style face="superscript"&gt;10&lt;/style&gt;&lt;/DisplayText&gt;&lt;record&gt;&lt;rec-number&gt;1380&lt;/rec-number&gt;&lt;foreign-keys&gt;&lt;key app="EN" db-id="wwx99pvv4axx23ew20rxw9eq2z22xxzes0sv" timestamp="1626124422"&gt;1380&lt;/key&gt;&lt;/foreign-keys&gt;&lt;ref-type name="Journal Article"&gt;17&lt;/ref-type&gt;&lt;contributors&gt;&lt;authors&gt;&lt;author&gt;Thevenaz, P.&lt;/author&gt;&lt;author&gt;Ruttimann, U. E.&lt;/author&gt;&lt;author&gt;Unser, M.&lt;/author&gt;&lt;/authors&gt;&lt;/contributors&gt;&lt;auth-address&gt;Swiss Fed. Inst. of Technol., Lausanne, Switzerland. Phillippe.thevenaz@epfl.ch&lt;/auth-address&gt;&lt;titles&gt;&lt;title&gt;A pyramid approach to subpixel registration based on intensity&lt;/title&gt;&lt;secondary-title&gt;IEEE Trans Image Process&lt;/secondary-title&gt;&lt;/titles&gt;&lt;periodical&gt;&lt;full-title&gt;IEEE Trans Image Process&lt;/full-title&gt;&lt;/periodical&gt;&lt;pages&gt;27-41&lt;/pages&gt;&lt;volume&gt;7&lt;/volume&gt;&lt;number&gt;1&lt;/number&gt;&lt;edition&gt;2008/02/13&lt;/edition&gt;&lt;dates&gt;&lt;year&gt;1998&lt;/year&gt;&lt;/dates&gt;&lt;isbn&gt;1057-7149 (Print)&amp;#xD;1057-7149 (Linking)&lt;/isbn&gt;&lt;accession-num&gt;18267377&lt;/accession-num&gt;&lt;urls&gt;&lt;related-urls&gt;&lt;url&gt;https://www.ncbi.nlm.nih.gov/pubmed/18267377&lt;/url&gt;&lt;url&gt;https://ieeexplore.ieee.org/stampPDF/getPDF.jsp?tp=&amp;amp;arnumber=650848&amp;amp;ref=&lt;/url&gt;&lt;/related-urls&gt;&lt;/urls&gt;&lt;electronic-resource-num&gt;10.1109/83.650848&lt;/electronic-resource-num&gt;&lt;/record&gt;&lt;/Cite&gt;&lt;/EndNote&gt;</w:instrText>
      </w:r>
      <w:r w:rsidRPr="0090741D">
        <w:fldChar w:fldCharType="separate"/>
      </w:r>
      <w:r w:rsidR="00BC1C6E" w:rsidRPr="00BC1C6E">
        <w:rPr>
          <w:noProof/>
          <w:vertAlign w:val="superscript"/>
        </w:rPr>
        <w:t>10</w:t>
      </w:r>
      <w:r w:rsidRPr="0090741D">
        <w:fldChar w:fldCharType="end"/>
      </w:r>
      <w:r w:rsidRPr="0090741D">
        <w:t>. Videos were then converted to relative florescence (</w:t>
      </w:r>
      <w:proofErr w:type="spellStart"/>
      <w:r w:rsidRPr="0090741D">
        <w:t>dF</w:t>
      </w:r>
      <w:proofErr w:type="spellEnd"/>
      <w:r w:rsidRPr="0090741D">
        <w:t>/F</w:t>
      </w:r>
      <w:r w:rsidRPr="0090741D">
        <w:rPr>
          <w:vertAlign w:val="subscript"/>
        </w:rPr>
        <w:t>0</w:t>
      </w:r>
      <w:r w:rsidRPr="0090741D">
        <w:t>); F</w:t>
      </w:r>
      <w:r w:rsidRPr="0090741D">
        <w:rPr>
          <w:vertAlign w:val="subscript"/>
        </w:rPr>
        <w:t>0</w:t>
      </w:r>
      <w:r w:rsidRPr="0090741D">
        <w:t xml:space="preserve"> was the mean over the entire video. </w:t>
      </w:r>
    </w:p>
    <w:p w14:paraId="4A09432B" w14:textId="10042D24" w:rsidR="0068127C" w:rsidRPr="0090741D" w:rsidRDefault="0068127C" w:rsidP="006F0F52">
      <w:pPr>
        <w:spacing w:line="480" w:lineRule="auto"/>
        <w:ind w:firstLine="720"/>
      </w:pPr>
      <w:r w:rsidRPr="0090741D">
        <w:t>Cells were automatically identified using CIATAH</w:t>
      </w:r>
      <w:r w:rsidRPr="0090741D">
        <w:fldChar w:fldCharType="begin">
          <w:fldData xml:space="preserve">PEVuZE5vdGU+PENpdGU+PEF1dGhvcj5Db3JkZXI8L0F1dGhvcj48WWVhcj4yMDE5PC9ZZWFyPjxS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</w:fldData>
        </w:fldChar>
      </w:r>
      <w:r w:rsidR="00BC1C6E">
        <w:instrText xml:space="preserve"> ADDIN EN.CITE </w:instrText>
      </w:r>
      <w:r w:rsidR="00BC1C6E">
        <w:fldChar w:fldCharType="begin">
          <w:fldData xml:space="preserve">PEVuZE5vdGU+PENpdGU+PEF1dGhvcj5Db3JkZXI8L0F1dGhvcj48WWVhcj4yMDE5PC9ZZWFyPjxS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9</w:t>
      </w:r>
      <w:r w:rsidRPr="0090741D">
        <w:fldChar w:fldCharType="end"/>
      </w:r>
      <w:r w:rsidRPr="0090741D">
        <w:t xml:space="preserve"> using CNMF-E</w:t>
      </w:r>
      <w:r w:rsidRPr="0090741D">
        <w:fldChar w:fldCharType="begin">
          <w:fldData xml:space="preserve">PEVuZE5vdGU+PENpdGU+PEF1dGhvcj5aaG91PC9BdXRob3I+PFllYXI+MjAxODwvWWVhcj48UmVj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</w:fldData>
        </w:fldChar>
      </w:r>
      <w:r w:rsidR="00BC1C6E">
        <w:instrText xml:space="preserve"> ADDIN EN.CITE </w:instrText>
      </w:r>
      <w:r w:rsidR="00BC1C6E">
        <w:fldChar w:fldCharType="begin">
          <w:fldData xml:space="preserve">PEVuZE5vdGU+PENpdGU+PEF1dGhvcj5aaG91PC9BdXRob3I+PFllYXI+MjAxODwvWWVhcj48UmVj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11</w:t>
      </w:r>
      <w:r w:rsidRPr="0090741D">
        <w:fldChar w:fldCharType="end"/>
      </w:r>
      <w:r w:rsidRPr="0090741D">
        <w:t xml:space="preserve">. Images were filtered with a </w:t>
      </w:r>
      <w:r w:rsidR="00544D7E">
        <w:t>G</w:t>
      </w:r>
      <w:r w:rsidRPr="0090741D">
        <w:t xml:space="preserve">aussian kernel </w:t>
      </w:r>
      <w:r w:rsidR="00544D7E">
        <w:rPr>
          <w:rFonts w:ascii="Calibri" w:hAnsi="Calibri"/>
          <w:sz w:val="22"/>
          <w:szCs w:val="22"/>
        </w:rPr>
        <w:t xml:space="preserve">with </w:t>
      </w:r>
      <m:oMath>
        <m:r>
          <w:rPr>
            <w:rFonts w:ascii="Cambria Math" w:hAnsi="Cambria Math"/>
            <w:sz w:val="22"/>
            <w:szCs w:val="22"/>
          </w:rPr>
          <m:t>σ=</m:t>
        </m:r>
      </m:oMath>
      <w:r w:rsidR="00544D7E" w:rsidRPr="00372D2A">
        <w:rPr>
          <w:rFonts w:ascii="Calibri" w:hAnsi="Calibri"/>
          <w:sz w:val="22"/>
          <w:szCs w:val="22"/>
        </w:rPr>
        <w:t xml:space="preserve"> 2 </w:t>
      </w:r>
      <w:r w:rsidRPr="0090741D">
        <w:t>pixels</w:t>
      </w:r>
      <w:r w:rsidR="00544D7E">
        <w:t xml:space="preserve">; </w:t>
      </w:r>
      <w:r w:rsidRPr="0090741D">
        <w:t xml:space="preserve">neuron diameter was set at a pixel size of 8. The threshold for merging neurons was set at a calcium trace correlation of 0.65; neurons were merged if their distances were smaller than 4 pixels and they had </w:t>
      </w:r>
      <w:r w:rsidR="00544D7E">
        <w:t xml:space="preserve">both </w:t>
      </w:r>
      <w:r w:rsidRPr="0090741D">
        <w:t>highly correlated spatial shapes (correlation&gt;0.8) and small temporal correlations (correlation &lt;0.4).</w:t>
      </w:r>
    </w:p>
    <w:p w14:paraId="7EFAE3A0" w14:textId="77777777" w:rsidR="007C71CA" w:rsidRPr="0090741D" w:rsidRDefault="007C71CA" w:rsidP="007C71CA">
      <w:pPr>
        <w:spacing w:line="480" w:lineRule="auto"/>
        <w:ind w:firstLine="720"/>
        <w:rPr>
          <w:color w:val="000000" w:themeColor="text1"/>
        </w:rPr>
      </w:pPr>
      <w:r w:rsidRPr="0090741D">
        <w:rPr>
          <w:color w:val="000000" w:themeColor="text1"/>
        </w:rPr>
        <w:t>In vivo calcium imaging involves detecting changes in intracellular calcium levels, which</w:t>
      </w:r>
    </w:p>
    <w:p w14:paraId="79FB6F3A" w14:textId="32C737CB" w:rsidR="007C71CA" w:rsidRPr="0090741D" w:rsidRDefault="007C71CA" w:rsidP="007C71CA">
      <w:pPr>
        <w:spacing w:line="480" w:lineRule="auto"/>
        <w:rPr>
          <w:color w:val="000000" w:themeColor="text1"/>
        </w:rPr>
      </w:pPr>
      <w:r w:rsidRPr="0090741D">
        <w:rPr>
          <w:color w:val="000000" w:themeColor="text1"/>
        </w:rPr>
        <w:t xml:space="preserve">serve as proxies for neuronal activity. </w:t>
      </w:r>
      <w:r w:rsidRPr="0090741D">
        <w:rPr>
          <w:bCs/>
          <w:color w:val="000000" w:themeColor="text1"/>
        </w:rPr>
        <w:t>Calcium events</w:t>
      </w:r>
      <w:r w:rsidRPr="0090741D">
        <w:rPr>
          <w:color w:val="000000" w:themeColor="text1"/>
        </w:rPr>
        <w:t xml:space="preserve"> refer to transient increases in calcium concentration above a threshold level; these crossings putatively correspond to spikes in neuronal firing. These events typically appear as peaks in the data and indicate an active response from the neuron. </w:t>
      </w:r>
      <w:r w:rsidRPr="0090741D">
        <w:rPr>
          <w:bCs/>
          <w:color w:val="000000" w:themeColor="text1"/>
        </w:rPr>
        <w:t>Calcium traces</w:t>
      </w:r>
      <w:r w:rsidRPr="0090741D">
        <w:rPr>
          <w:color w:val="000000" w:themeColor="text1"/>
        </w:rPr>
        <w:t xml:space="preserve"> are continuous recordings of calcium levels over time. Thus, calcium events highlight specific </w:t>
      </w:r>
      <w:r w:rsidR="00544D7E">
        <w:rPr>
          <w:color w:val="000000" w:themeColor="text1"/>
        </w:rPr>
        <w:t xml:space="preserve">spike-like </w:t>
      </w:r>
      <w:r w:rsidRPr="0090741D">
        <w:rPr>
          <w:color w:val="000000" w:themeColor="text1"/>
        </w:rPr>
        <w:t>neuronal activations, while calcium traces provide a full temporal picture of these activations together with baseline activity.</w:t>
      </w:r>
    </w:p>
    <w:p w14:paraId="3DE6F8E2" w14:textId="354C209E" w:rsidR="007C71CA" w:rsidRPr="0090741D" w:rsidRDefault="007C71CA" w:rsidP="007C71CA">
      <w:pPr>
        <w:spacing w:line="480" w:lineRule="auto"/>
        <w:ind w:firstLine="720"/>
        <w:rPr>
          <w:color w:val="000000" w:themeColor="text1"/>
        </w:rPr>
      </w:pPr>
      <w:r w:rsidRPr="0090741D">
        <w:rPr>
          <w:color w:val="000000" w:themeColor="text1"/>
        </w:rPr>
        <w:t xml:space="preserve">All cells identified using CNMF-E were then scored as neurons or not </w:t>
      </w:r>
      <w:r w:rsidR="00544D7E">
        <w:rPr>
          <w:color w:val="000000" w:themeColor="text1"/>
        </w:rPr>
        <w:t xml:space="preserve">neurons </w:t>
      </w:r>
      <w:r w:rsidRPr="0090741D">
        <w:rPr>
          <w:color w:val="000000" w:themeColor="text1"/>
        </w:rPr>
        <w:t xml:space="preserve">by a human scorer. Scoring was also done within CIATAH software in a </w:t>
      </w:r>
      <w:proofErr w:type="spellStart"/>
      <w:r w:rsidRPr="0090741D">
        <w:rPr>
          <w:color w:val="000000" w:themeColor="text1"/>
        </w:rPr>
        <w:t>Matlab</w:t>
      </w:r>
      <w:proofErr w:type="spellEnd"/>
      <w:r w:rsidRPr="0090741D">
        <w:rPr>
          <w:color w:val="000000" w:themeColor="text1"/>
        </w:rPr>
        <w:t xml:space="preserve"> GUI. Scoring was done while visualizing</w:t>
      </w:r>
      <w:r w:rsidR="00544D7E">
        <w:rPr>
          <w:color w:val="000000" w:themeColor="text1"/>
        </w:rPr>
        <w:t xml:space="preserve">, and based on the </w:t>
      </w:r>
      <w:r w:rsidRPr="0090741D">
        <w:rPr>
          <w:color w:val="000000" w:themeColor="text1"/>
        </w:rPr>
        <w:t xml:space="preserve">calcium activity trace, average waveform, a montage of the candidate cell’s Ca2+ events, and a maximum projection of all cells on which the candidate cell was highlighted. The </w:t>
      </w:r>
      <w:r w:rsidR="00544D7E">
        <w:rPr>
          <w:color w:val="000000" w:themeColor="text1"/>
        </w:rPr>
        <w:t xml:space="preserve">local maxima of the </w:t>
      </w:r>
      <w:r w:rsidRPr="0090741D">
        <w:rPr>
          <w:color w:val="000000" w:themeColor="text1"/>
        </w:rPr>
        <w:t>relative fluorescence (ΔF/F</w:t>
      </w:r>
      <w:r w:rsidRPr="0090741D">
        <w:rPr>
          <w:color w:val="000000" w:themeColor="text1"/>
          <w:vertAlign w:val="subscript"/>
        </w:rPr>
        <w:t>0</w:t>
      </w:r>
      <w:r w:rsidRPr="0090741D">
        <w:rPr>
          <w:color w:val="000000" w:themeColor="text1"/>
        </w:rPr>
        <w:t xml:space="preserve">) of each identified cell were </w:t>
      </w:r>
      <w:r w:rsidR="00544D7E">
        <w:rPr>
          <w:color w:val="000000" w:themeColor="text1"/>
        </w:rPr>
        <w:t xml:space="preserve">identified as </w:t>
      </w:r>
      <w:r w:rsidRPr="0090741D">
        <w:rPr>
          <w:color w:val="000000" w:themeColor="text1"/>
        </w:rPr>
        <w:t>calcium event</w:t>
      </w:r>
      <w:r w:rsidR="00651E76">
        <w:rPr>
          <w:color w:val="000000" w:themeColor="text1"/>
        </w:rPr>
        <w:t>s</w:t>
      </w:r>
      <w:r w:rsidRPr="0090741D">
        <w:rPr>
          <w:color w:val="000000" w:themeColor="text1"/>
        </w:rPr>
        <w:t xml:space="preserve">. </w:t>
      </w:r>
    </w:p>
    <w:p w14:paraId="7924D7D3" w14:textId="5A631627" w:rsidR="0068127C" w:rsidRPr="0090741D" w:rsidRDefault="009022BB" w:rsidP="006F0F52">
      <w:pPr>
        <w:spacing w:line="480" w:lineRule="auto"/>
      </w:pPr>
      <w:ins w:id="1364" w:author="Sara A Solla" w:date="2026-04-29T19:02:00Z">
        <w:r>
          <w:sym w:font="Wingdings" w:char="F0E8"/>
        </w:r>
      </w:ins>
    </w:p>
    <w:p w14:paraId="1578AE8B" w14:textId="77777777" w:rsidR="0068127C" w:rsidRPr="0090741D" w:rsidRDefault="0068127C" w:rsidP="006F0F52">
      <w:pPr>
        <w:spacing w:line="480" w:lineRule="auto"/>
        <w:rPr>
          <w:b/>
        </w:rPr>
      </w:pPr>
      <w:r w:rsidRPr="0090741D">
        <w:rPr>
          <w:b/>
        </w:rPr>
        <w:lastRenderedPageBreak/>
        <w:t>Cell cross registration across sessions and within session</w:t>
      </w:r>
    </w:p>
    <w:p w14:paraId="51CCCBC2" w14:textId="69209311" w:rsidR="0068127C" w:rsidRPr="0090741D" w:rsidRDefault="0068127C" w:rsidP="006F0F52">
      <w:pPr>
        <w:spacing w:line="480" w:lineRule="auto"/>
        <w:ind w:firstLine="720"/>
      </w:pPr>
      <w:r w:rsidRPr="0090741D">
        <w:t>Validation and registration were completed as documented in Wirtshafter and Disterhoft</w:t>
      </w:r>
      <w:r w:rsidRPr="0090741D">
        <w:fldChar w:fldCharType="begin"/>
      </w:r>
      <w:r w:rsidRPr="0090741D">
        <w:instrText xml:space="preserve"> ADDIN EN.CITE &lt;EndNote&gt;&lt;Cite&gt;&lt;Author&gt;Wirtshafter&lt;/Author&gt;&lt;Year&gt;2022&lt;/Year&gt;&lt;RecNum&gt;1459&lt;/RecNum&gt;&lt;DisplayText&gt;&lt;style face="superscript"&gt;2&lt;/style&gt;&lt;/DisplayText&gt;&lt;record&gt;&lt;rec-number&gt;1459&lt;/rec-number&gt;&lt;foreign-keys&gt;&lt;key app="EN" db-id="wwx99pvv4axx23ew20rxw9eq2z22xxzes0sv" timestamp="1643319981"&gt;1459&lt;/key&gt;&lt;/foreign-keys&gt;&lt;ref-type name="Journal Article"&gt;17&lt;/ref-type&gt;&lt;contributors&gt;&lt;authors&gt;&lt;author&gt;Wirtshafter, Hannah S&lt;/author&gt;&lt;author&gt;Disterhoft, John F&lt;/author&gt;&lt;/authors&gt;&lt;/contributors&gt;&lt;titles&gt;&lt;title&gt;In Vivo Multi-Day Calcium Imaging of CA1 Hippocampus in Freely Moving Rats Reveals a High Preponderance of Place Cells with Consistent Place Fields&lt;/title&gt;&lt;secondary-title&gt;J Neurosci&lt;/secondary-title&gt;&lt;/titles&gt;&lt;periodical&gt;&lt;full-title&gt;J Neurosci&lt;/full-title&gt;&lt;/periodical&gt;&lt;edition&gt;2022 Apr 29&lt;/edition&gt;&lt;dates&gt;&lt;year&gt;2022&lt;/year&gt;&lt;/dates&gt;&lt;urls&gt;&lt;related-urls&gt;&lt;url&gt;https://www.biorxiv.org/content/biorxiv/early/2022/01/18/2021.08.17.456533.full.pdf&lt;/url&gt;&lt;url&gt;https://www.jneurosci.org/content/jneuro/42/22/4538.full.pdf&lt;/url&gt;&lt;/related-urls&gt;&lt;/urls&gt;&lt;electronic-resource-num&gt;doi: 10.1523/JNEUROSCI.1750-21.2022&lt;/electronic-resource-num&gt;&lt;/record&gt;&lt;/Cite&gt;&lt;/EndNote&gt;</w:instrText>
      </w:r>
      <w:r w:rsidRPr="0090741D">
        <w:fldChar w:fldCharType="separate"/>
      </w:r>
      <w:r w:rsidRPr="0090741D">
        <w:rPr>
          <w:noProof/>
          <w:vertAlign w:val="superscript"/>
        </w:rPr>
        <w:t>2</w:t>
      </w:r>
      <w:r w:rsidRPr="0090741D">
        <w:fldChar w:fldCharType="end"/>
      </w:r>
      <w:r w:rsidRPr="0090741D">
        <w:t xml:space="preserve">. Briefly, videos underwent five rounds of registration using </w:t>
      </w:r>
      <w:proofErr w:type="spellStart"/>
      <w:r w:rsidRPr="0090741D">
        <w:t>Turboreg</w:t>
      </w:r>
      <w:proofErr w:type="spellEnd"/>
      <w:r w:rsidRPr="0090741D">
        <w:t xml:space="preserve"> image rotation</w:t>
      </w:r>
      <w:r w:rsidRPr="0090741D">
        <w:fldChar w:fldCharType="begin"/>
      </w:r>
      <w:r w:rsidR="00BC1C6E">
        <w:instrText xml:space="preserve"> ADDIN EN.CITE &lt;EndNote&gt;&lt;Cite&gt;&lt;Author&gt;Thevenaz&lt;/Author&gt;&lt;Year&gt;1998&lt;/Year&gt;&lt;RecNum&gt;1380&lt;/RecNum&gt;&lt;DisplayText&gt;&lt;style face="superscript"&gt;10&lt;/style&gt;&lt;/DisplayText&gt;&lt;record&gt;&lt;rec-number&gt;1380&lt;/rec-number&gt;&lt;foreign-keys&gt;&lt;key app="EN" db-id="wwx99pvv4axx23ew20rxw9eq2z22xxzes0sv" timestamp="1626124422"&gt;1380&lt;/key&gt;&lt;/foreign-keys&gt;&lt;ref-type name="Journal Article"&gt;17&lt;/ref-type&gt;&lt;contributors&gt;&lt;authors&gt;&lt;author&gt;Thevenaz, P.&lt;/author&gt;&lt;author&gt;Ruttimann, U. E.&lt;/author&gt;&lt;author&gt;Unser, M.&lt;/author&gt;&lt;/authors&gt;&lt;/contributors&gt;&lt;auth-address&gt;Swiss Fed. Inst. of Technol., Lausanne, Switzerland. Phillippe.thevenaz@epfl.ch&lt;/auth-address&gt;&lt;titles&gt;&lt;title&gt;A pyramid approach to subpixel registration based on intensity&lt;/title&gt;&lt;secondary-title&gt;IEEE Trans Image Process&lt;/secondary-title&gt;&lt;/titles&gt;&lt;periodical&gt;&lt;full-title&gt;IEEE Trans Image Process&lt;/full-title&gt;&lt;/periodical&gt;&lt;pages&gt;27-41&lt;/pages&gt;&lt;volume&gt;7&lt;/volume&gt;&lt;number&gt;1&lt;/number&gt;&lt;edition&gt;2008/02/13&lt;/edition&gt;&lt;dates&gt;&lt;year&gt;1998&lt;/year&gt;&lt;/dates&gt;&lt;isbn&gt;1057-7149 (Print)&amp;#xD;1057-7149 (Linking)&lt;/isbn&gt;&lt;accession-num&gt;18267377&lt;/accession-num&gt;&lt;urls&gt;&lt;related-urls&gt;&lt;url&gt;https://www.ncbi.nlm.nih.gov/pubmed/18267377&lt;/url&gt;&lt;url&gt;https://ieeexplore.ieee.org/stampPDF/getPDF.jsp?tp=&amp;amp;arnumber=650848&amp;amp;ref=&lt;/url&gt;&lt;/related-urls&gt;&lt;/urls&gt;&lt;electronic-resource-num&gt;10.1109/83.650848&lt;/electronic-resource-num&gt;&lt;/record&gt;&lt;/Cite&gt;&lt;/EndNote&gt;</w:instrText>
      </w:r>
      <w:r w:rsidRPr="0090741D">
        <w:fldChar w:fldCharType="separate"/>
      </w:r>
      <w:r w:rsidR="00BC1C6E" w:rsidRPr="00BC1C6E">
        <w:rPr>
          <w:noProof/>
          <w:vertAlign w:val="superscript"/>
        </w:rPr>
        <w:t>10</w:t>
      </w:r>
      <w:r w:rsidRPr="0090741D">
        <w:fldChar w:fldCharType="end"/>
      </w:r>
      <w:r w:rsidRPr="0090741D">
        <w:t xml:space="preserve"> with the CIATAH software</w:t>
      </w:r>
      <w:r w:rsidRPr="0090741D">
        <w:fldChar w:fldCharType="begin">
          <w:fldData xml:space="preserve">PEVuZE5vdGU+PENpdGU+PEF1dGhvcj5Db3JkZXI8L0F1dGhvcj48WWVhcj4yMDE5PC9ZZWFyPjxS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</w:fldData>
        </w:fldChar>
      </w:r>
      <w:r w:rsidR="00BC1C6E">
        <w:instrText xml:space="preserve"> ADDIN EN.CITE </w:instrText>
      </w:r>
      <w:r w:rsidR="00BC1C6E">
        <w:fldChar w:fldCharType="begin">
          <w:fldData xml:space="preserve">PEVuZE5vdGU+PENpdGU+PEF1dGhvcj5Db3JkZXI8L0F1dGhvcj48WWVhcj4yMDE5PC9ZZWFyPjxS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9,12</w:t>
      </w:r>
      <w:r w:rsidRPr="0090741D">
        <w:fldChar w:fldCharType="end"/>
      </w:r>
      <w:r w:rsidRPr="0090741D">
        <w:t xml:space="preserve">. Background noise, axons, and dendrites were removed using an image binarization threshold of 40% of the images’ maximum value. Cells were matched across sessions using a distance threshold of a maximum of five pixels, with a minimum 2-D correlation coefficient of 0.5. Sessions were aligned to session A(n), the last session in environment A. </w:t>
      </w:r>
    </w:p>
    <w:p w14:paraId="34E49DB0" w14:textId="297AA91E" w:rsidR="00576F33" w:rsidRPr="0090741D" w:rsidRDefault="00576F33" w:rsidP="00576F33">
      <w:pPr>
        <w:spacing w:line="480" w:lineRule="auto"/>
        <w:ind w:firstLine="720"/>
      </w:pPr>
      <w:r w:rsidRPr="0090741D">
        <w:t>Calcium imaging (</w:t>
      </w:r>
      <w:proofErr w:type="spellStart"/>
      <w:r w:rsidRPr="0090741D">
        <w:t>CaImg</w:t>
      </w:r>
      <w:proofErr w:type="spellEnd"/>
      <w:r w:rsidRPr="0090741D">
        <w:t>) enabled the longitudinal monitoring of the same hippocampal cells over multiple sessions in both environments. For criterion and testing sessions, we observed an average of 459.85±265.31 cells per session per animal, with no significant difference between the number of cells recorded in environment A and environment B (two-tailed t-</w:t>
      </w:r>
      <w:proofErr w:type="gramStart"/>
      <w:r w:rsidRPr="0090741D">
        <w:t>test(</w:t>
      </w:r>
      <w:proofErr w:type="gramEnd"/>
      <w:r w:rsidRPr="0090741D">
        <w:t>24)= -0.56, p&gt;0.05) On average, 132±95 cells were present in both the last criterion session in A and the first testing session in B. This was not a significantly different numbers of cells that were present, on average, in both the semi-final session in A, session A(n-1), and the final session in A, session A(n) (155±115 cells).</w:t>
      </w:r>
    </w:p>
    <w:p w14:paraId="75498FF9" w14:textId="77777777" w:rsidR="0068127C" w:rsidRPr="0090741D" w:rsidRDefault="0068127C" w:rsidP="006F0F52">
      <w:pPr>
        <w:spacing w:line="480" w:lineRule="auto"/>
        <w:rPr>
          <w:b/>
        </w:rPr>
      </w:pPr>
    </w:p>
    <w:p w14:paraId="22253B0B" w14:textId="77777777" w:rsidR="0068127C" w:rsidRPr="0090741D" w:rsidRDefault="0068127C" w:rsidP="006F0F52">
      <w:pPr>
        <w:spacing w:line="480" w:lineRule="auto"/>
        <w:rPr>
          <w:b/>
        </w:rPr>
      </w:pPr>
      <w:r w:rsidRPr="0090741D">
        <w:rPr>
          <w:b/>
        </w:rPr>
        <w:t xml:space="preserve">Remapping quantification </w:t>
      </w:r>
    </w:p>
    <w:p w14:paraId="0956EAF1" w14:textId="11CF5A1C" w:rsidR="0068127C" w:rsidRPr="0090741D" w:rsidRDefault="0068127C" w:rsidP="006F0F52">
      <w:pPr>
        <w:spacing w:line="480" w:lineRule="auto"/>
      </w:pPr>
      <w:r w:rsidRPr="0090741D">
        <w:tab/>
      </w:r>
      <w:r w:rsidR="001758AD" w:rsidRPr="0090741D">
        <w:t xml:space="preserve">The place cell center was defined as the occupancy-normalized location with maximum number of calcium events while the animal was moving at 5cm/s or faster. Position was binned into 2.5cm square bins. The </w:t>
      </w:r>
      <w:r w:rsidR="00E3410F" w:rsidRPr="0090741D">
        <w:t xml:space="preserve">place cell </w:t>
      </w:r>
      <w:r w:rsidR="001758AD" w:rsidRPr="0090741D">
        <w:t xml:space="preserve">centers </w:t>
      </w:r>
      <w:r w:rsidR="00E3410F" w:rsidRPr="0090741D">
        <w:t xml:space="preserve">at </w:t>
      </w:r>
      <w:r w:rsidR="001758AD" w:rsidRPr="0090741D">
        <w:t>environments A and B</w:t>
      </w:r>
      <w:r w:rsidR="00E3410F" w:rsidRPr="0090741D">
        <w:t xml:space="preserve">, </w:t>
      </w:r>
      <w:r w:rsidR="001758AD" w:rsidRPr="0090741D">
        <w:t xml:space="preserve">as well as </w:t>
      </w:r>
      <w:r w:rsidR="00E3410F" w:rsidRPr="0090741D">
        <w:t xml:space="preserve">at </w:t>
      </w:r>
      <w:r w:rsidR="001758AD" w:rsidRPr="0090741D">
        <w:t xml:space="preserve">environment A across days and </w:t>
      </w:r>
      <w:r w:rsidR="00E3410F" w:rsidRPr="0090741D">
        <w:t xml:space="preserve">at </w:t>
      </w:r>
      <w:r w:rsidR="001758AD" w:rsidRPr="0090741D">
        <w:t>environment B across days</w:t>
      </w:r>
      <w:r w:rsidR="00E3410F" w:rsidRPr="0090741D">
        <w:t>,</w:t>
      </w:r>
      <w:r w:rsidR="001758AD" w:rsidRPr="0090741D">
        <w:t xml:space="preserve"> </w:t>
      </w:r>
      <w:r w:rsidR="00E3410F" w:rsidRPr="0090741D">
        <w:t xml:space="preserve">were </w:t>
      </w:r>
      <w:r w:rsidR="001758AD" w:rsidRPr="0090741D">
        <w:t>used to align each environment across days, as well as to align environment A to environment B.</w:t>
      </w:r>
    </w:p>
    <w:p w14:paraId="667FE023" w14:textId="252C4DA9" w:rsidR="0068127C" w:rsidRPr="0090741D" w:rsidRDefault="0068127C" w:rsidP="006F0F52">
      <w:pPr>
        <w:spacing w:line="480" w:lineRule="auto"/>
      </w:pPr>
      <w:r w:rsidRPr="0090741D">
        <w:tab/>
        <w:t xml:space="preserve">Population vector correlation was calculated between two environments using calcium event data. Neurons present in both datasets (such as sessions A(n) and A(n-1), or A(n) and </w:t>
      </w:r>
      <w:proofErr w:type="gramStart"/>
      <w:r w:rsidRPr="0090741D">
        <w:t>B(</w:t>
      </w:r>
      <w:proofErr w:type="gramEnd"/>
      <w:r w:rsidRPr="0090741D">
        <w:t xml:space="preserve">1)) </w:t>
      </w:r>
      <w:r w:rsidRPr="0090741D">
        <w:lastRenderedPageBreak/>
        <w:t>were identified and their calcium event times were converted to rates using 0.75 second binning. These firing rates were then normalized</w:t>
      </w:r>
      <w:r w:rsidR="001758AD" w:rsidRPr="0090741D">
        <w:t xml:space="preserve"> using </w:t>
      </w:r>
      <w:r w:rsidR="001758AD" w:rsidRPr="0090741D">
        <w:rPr>
          <w:bCs/>
        </w:rPr>
        <w:t>z-score normalization</w:t>
      </w:r>
      <w:r w:rsidR="001758AD" w:rsidRPr="0090741D">
        <w:t xml:space="preserve"> across each neuron's activity across time. The</w:t>
      </w:r>
      <w:r w:rsidRPr="0090741D">
        <w:t xml:space="preserve"> mean calcium event rate for each neuron in each environment was</w:t>
      </w:r>
      <w:r w:rsidR="001758AD" w:rsidRPr="0090741D">
        <w:t xml:space="preserve"> then</w:t>
      </w:r>
      <w:r w:rsidRPr="0090741D">
        <w:t xml:space="preserve"> computed. The correlation </w:t>
      </w:r>
      <w:r w:rsidR="00547CAC" w:rsidRPr="0090741D">
        <w:t xml:space="preserve">among population vectors of </w:t>
      </w:r>
      <w:r w:rsidRPr="0090741D">
        <w:t>firing rates in the two environments</w:t>
      </w:r>
      <w:r w:rsidR="00547CAC" w:rsidRPr="0090741D">
        <w:t xml:space="preserve"> was </w:t>
      </w:r>
      <w:proofErr w:type="spellStart"/>
      <w:r w:rsidR="00547CAC" w:rsidRPr="0090741D">
        <w:t>cpmputed</w:t>
      </w:r>
      <w:proofErr w:type="spellEnd"/>
      <w:r w:rsidR="00547CAC" w:rsidRPr="0090741D">
        <w:t xml:space="preserve">: </w:t>
      </w:r>
    </w:p>
    <w:p w14:paraId="52C68E95" w14:textId="77777777" w:rsidR="0068127C" w:rsidRPr="0090741D" w:rsidRDefault="0068127C" w:rsidP="00FE7979">
      <w:pPr>
        <w:rPr>
          <w:b/>
        </w:rPr>
      </w:pPr>
    </w:p>
    <w:p w14:paraId="2658CB3D" w14:textId="77777777" w:rsidR="0068127C" w:rsidRPr="0090741D" w:rsidRDefault="0068127C" w:rsidP="00FE7979">
      <w:pPr>
        <w:rPr>
          <w:b/>
        </w:rPr>
      </w:pPr>
      <m:oMathPara>
        <m:oMath>
          <m:r>
            <m:rPr>
              <m:sty m:val="bi"/>
            </m:rPr>
            <w:rPr>
              <w:rFonts w:ascii="Cambria Math" w:hAnsi="Cambria Math"/>
            </w:rPr>
            <m:t xml:space="preserve"> </m:t>
          </m:r>
          <m:r>
            <w:rPr>
              <w:rFonts w:ascii="Cambria Math" w:hAnsi="Cambria Math"/>
            </w:rPr>
            <m:t xml:space="preserve">population vector correlation=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i,A</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A</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i,B</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B</m:t>
                          </m:r>
                        </m:sub>
                      </m:sSub>
                    </m:e>
                  </m:d>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i,A</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A</m:t>
                                  </m:r>
                                </m:sub>
                              </m:sSub>
                            </m:e>
                          </m:d>
                        </m:e>
                        <m:sup>
                          <m:r>
                            <w:rPr>
                              <w:rFonts w:ascii="Cambria Math" w:hAnsi="Cambria Math"/>
                            </w:rPr>
                            <m:t>2</m:t>
                          </m:r>
                        </m:sup>
                      </m:sSup>
                    </m:e>
                  </m:nary>
                </m:e>
              </m:ra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i,B</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B</m:t>
                                  </m:r>
                                </m:sub>
                              </m:sSub>
                            </m:e>
                          </m:d>
                        </m:e>
                        <m:sup>
                          <m:r>
                            <w:rPr>
                              <w:rFonts w:ascii="Cambria Math" w:hAnsi="Cambria Math"/>
                            </w:rPr>
                            <m:t>2</m:t>
                          </m:r>
                        </m:sup>
                      </m:sSup>
                    </m:e>
                  </m:nary>
                </m:e>
              </m:rad>
            </m:den>
          </m:f>
        </m:oMath>
      </m:oMathPara>
    </w:p>
    <w:p w14:paraId="3779A639" w14:textId="77777777" w:rsidR="0068127C" w:rsidRPr="0090741D" w:rsidRDefault="0068127C" w:rsidP="00FE7979">
      <w:pPr>
        <w:rPr>
          <w:b/>
        </w:rPr>
      </w:pPr>
    </w:p>
    <w:p w14:paraId="50EAA1FC" w14:textId="77777777" w:rsidR="0068127C" w:rsidRPr="0090741D" w:rsidRDefault="0068127C" w:rsidP="00FE7979">
      <w:pPr>
        <w:rPr>
          <w:b/>
        </w:rPr>
      </w:pPr>
    </w:p>
    <w:p w14:paraId="5455331C" w14:textId="77777777" w:rsidR="0068127C" w:rsidRPr="0090741D" w:rsidRDefault="0068127C" w:rsidP="00FE7979">
      <w:pPr>
        <w:rPr>
          <w:i/>
        </w:rPr>
      </w:pPr>
      <w:r w:rsidRPr="0090741D">
        <w:tab/>
      </w:r>
      <w:r w:rsidRPr="0090741D">
        <w:rPr>
          <w:i/>
        </w:rPr>
        <w:t>Where:</w:t>
      </w:r>
    </w:p>
    <w:p w14:paraId="6396AEF5" w14:textId="77777777" w:rsidR="0068127C" w:rsidRPr="0090741D" w:rsidRDefault="00662EC8" w:rsidP="00FE7979">
      <w:pPr>
        <w:jc w:val="center"/>
      </w:pPr>
      <m:oMath>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i,A</m:t>
                </m:r>
              </m:e>
            </m:d>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i,B</m:t>
                </m:r>
              </m:e>
            </m:d>
          </m:sub>
        </m:sSub>
      </m:oMath>
      <w:r w:rsidR="0068127C" w:rsidRPr="0090741D">
        <w:rPr>
          <w:i/>
        </w:rPr>
        <w:t xml:space="preserve"> = </w:t>
      </w:r>
      <w:r w:rsidR="0068127C" w:rsidRPr="0090741D">
        <w:t xml:space="preserve">firing rates of neuron </w:t>
      </w:r>
      <w:proofErr w:type="spellStart"/>
      <w:r w:rsidR="0068127C" w:rsidRPr="0090741D">
        <w:rPr>
          <w:rStyle w:val="katex-mathml"/>
          <w:i/>
        </w:rPr>
        <w:t>i</w:t>
      </w:r>
      <w:proofErr w:type="spellEnd"/>
      <w:r w:rsidR="0068127C" w:rsidRPr="0090741D">
        <w:t xml:space="preserve"> in environments A and B</w:t>
      </w:r>
    </w:p>
    <w:p w14:paraId="26C2DB86" w14:textId="77777777" w:rsidR="0068127C" w:rsidRPr="0090741D" w:rsidRDefault="00662EC8" w:rsidP="00FE7979">
      <w:pPr>
        <w:jc w:val="center"/>
      </w:pPr>
      <m:oMath>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A</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r</m:t>
                    </m:r>
                  </m:e>
                </m:d>
              </m:e>
            </m:bar>
          </m:e>
          <m:sub>
            <m:r>
              <w:rPr>
                <w:rFonts w:ascii="Cambria Math" w:hAnsi="Cambria Math"/>
              </w:rPr>
              <m:t>B</m:t>
            </m:r>
          </m:sub>
        </m:sSub>
      </m:oMath>
      <w:r w:rsidR="0068127C" w:rsidRPr="0090741D">
        <w:t xml:space="preserve"> = mean firing rates across neurons in environments A and B</w:t>
      </w:r>
    </w:p>
    <w:p w14:paraId="48CDDA68" w14:textId="2FAC1514" w:rsidR="004D2C0E" w:rsidRPr="0090741D" w:rsidRDefault="004D2C0E" w:rsidP="004D2C0E">
      <w:pPr>
        <w:ind w:firstLine="720"/>
        <w:jc w:val="center"/>
      </w:pPr>
      <w:r w:rsidRPr="0090741D">
        <w:t xml:space="preserve">The factors in the denominator </w:t>
      </w:r>
      <w:r w:rsidR="00547CAC" w:rsidRPr="0090741D">
        <w:t xml:space="preserve">correspond to </w:t>
      </w:r>
      <w:r w:rsidRPr="0090741D">
        <w:t>the standard deviation of the components of each population vector relative to their mean, computed in each environment.</w:t>
      </w:r>
    </w:p>
    <w:p w14:paraId="55A255C8" w14:textId="77777777" w:rsidR="0068127C" w:rsidRPr="0090741D" w:rsidRDefault="0068127C" w:rsidP="006F0F52">
      <w:pPr>
        <w:spacing w:line="480" w:lineRule="auto"/>
        <w:rPr>
          <w:b/>
        </w:rPr>
      </w:pPr>
    </w:p>
    <w:p w14:paraId="4FC1BEE2" w14:textId="77777777" w:rsidR="0068127C" w:rsidRPr="0090741D" w:rsidRDefault="0068127C" w:rsidP="006F0F52">
      <w:pPr>
        <w:spacing w:line="480" w:lineRule="auto"/>
        <w:rPr>
          <w:b/>
        </w:rPr>
      </w:pPr>
      <w:r w:rsidRPr="0090741D">
        <w:rPr>
          <w:b/>
        </w:rPr>
        <w:t>Use of CEBRA versus alternative methods</w:t>
      </w:r>
    </w:p>
    <w:p w14:paraId="56C4CD26" w14:textId="0EE68884" w:rsidR="0068127C" w:rsidRPr="0090741D" w:rsidRDefault="0068127C" w:rsidP="006F0F52">
      <w:pPr>
        <w:spacing w:line="480" w:lineRule="auto"/>
      </w:pPr>
      <w:r w:rsidRPr="0090741D">
        <w:tab/>
        <w:t xml:space="preserve">We explored multiple different methods before settling on the use of CEBRA for this study. A short summary of each </w:t>
      </w:r>
      <w:r w:rsidR="00A94D38" w:rsidRPr="0090741D">
        <w:t xml:space="preserve">tested method </w:t>
      </w:r>
      <w:r w:rsidRPr="0090741D">
        <w:t>can be found below:</w:t>
      </w:r>
    </w:p>
    <w:p w14:paraId="56FF1DF8" w14:textId="77777777" w:rsidR="0068127C" w:rsidRPr="0090741D" w:rsidRDefault="0068127C" w:rsidP="006F0F52">
      <w:pPr>
        <w:spacing w:line="480" w:lineRule="auto"/>
      </w:pPr>
    </w:p>
    <w:p w14:paraId="142D93E7" w14:textId="3877C2B8" w:rsidR="0068127C" w:rsidRPr="0090741D" w:rsidRDefault="0068127C" w:rsidP="006F0F52">
      <w:pPr>
        <w:numPr>
          <w:ilvl w:val="0"/>
          <w:numId w:val="5"/>
        </w:numPr>
        <w:spacing w:line="480" w:lineRule="auto"/>
      </w:pPr>
      <w:r w:rsidRPr="0090741D">
        <w:rPr>
          <w:b/>
        </w:rPr>
        <w:t>Principal Component Analysis (PCA)</w:t>
      </w:r>
      <w:r w:rsidRPr="0090741D">
        <w:fldChar w:fldCharType="begin"/>
      </w:r>
      <w:r w:rsidR="00BC1C6E">
        <w:instrText xml:space="preserve"> ADDIN EN.CITE &lt;EndNote&gt;&lt;Cite&gt;&lt;Author&gt;Pearson&lt;/Author&gt;&lt;Year&gt;1901&lt;/Year&gt;&lt;RecNum&gt;1652&lt;/RecNum&gt;&lt;DisplayText&gt;&lt;style face="superscript"&gt;13&lt;/style&gt;&lt;/DisplayText&gt;&lt;record&gt;&lt;rec-number&gt;1652&lt;/rec-number&gt;&lt;foreign-keys&gt;&lt;key app="EN" db-id="wwx99pvv4axx23ew20rxw9eq2z22xxzes0sv" timestamp="1716944230"&gt;1652&lt;/key&gt;&lt;/foreign-keys&gt;&lt;ref-type name="Journal Article"&gt;17&lt;/ref-type&gt;&lt;contributors&gt;&lt;authors&gt;&lt;author&gt;Pearson, Karl&lt;/author&gt;&lt;/authors&gt;&lt;/contributors&gt;&lt;titles&gt;&lt;title&gt;LIII. On lines and planes of closest fit to systems of points in space&lt;/title&gt;&lt;secondary-title&gt;The London, Edinburgh, and Dublin philosophical magazine and journal of science&lt;/secondary-title&gt;&lt;/titles&gt;&lt;periodical&gt;&lt;full-title&gt;The London, Edinburgh, and Dublin philosophical magazine and journal of science&lt;/full-title&gt;&lt;/periodical&gt;&lt;pages&gt;559-572&lt;/pages&gt;&lt;volume&gt;2&lt;/volume&gt;&lt;number&gt;11&lt;/number&gt;&lt;dates&gt;&lt;year&gt;1901&lt;/year&gt;&lt;/dates&gt;&lt;isbn&gt;1941-5982&lt;/isbn&gt;&lt;urls&gt;&lt;/urls&gt;&lt;/record&gt;&lt;/Cite&gt;&lt;/EndNote&gt;</w:instrText>
      </w:r>
      <w:r w:rsidRPr="0090741D">
        <w:fldChar w:fldCharType="separate"/>
      </w:r>
      <w:r w:rsidR="00BC1C6E" w:rsidRPr="00BC1C6E">
        <w:rPr>
          <w:noProof/>
          <w:vertAlign w:val="superscript"/>
        </w:rPr>
        <w:t>13</w:t>
      </w:r>
      <w:r w:rsidRPr="0090741D">
        <w:fldChar w:fldCharType="end"/>
      </w:r>
      <w:r w:rsidRPr="0090741D">
        <w:t>:</w:t>
      </w:r>
      <w:r w:rsidRPr="0090741D">
        <w:rPr>
          <w:b/>
        </w:rPr>
        <w:t xml:space="preserve"> </w:t>
      </w:r>
      <w:r w:rsidR="00A94D38" w:rsidRPr="0090741D">
        <w:t>Principal component analysis (PCA) is a statistical method used to reduce the dimensionality of data while retaining as much variability as possible. This linear technique identifies the axes (principal components) in the dataset that maximize variance. The first principal component explains the most variance, the second explains the second most, and so on. Principal components are combinations of original features and may not always have clear or intuitive meanings. In agreement with previous hippocampal data</w:t>
      </w:r>
      <w:r w:rsidR="00A94D38" w:rsidRPr="0090741D">
        <w:fldChar w:fldCharType="begin"/>
      </w:r>
      <w:r w:rsidR="00BC1C6E">
        <w:instrText xml:space="preserve"> ADDIN EN.CITE &lt;EndNote&gt;&lt;Cite&gt;&lt;Author&gt;Nieh&lt;/Author&gt;&lt;Year&gt;2021&lt;/Year&gt;&lt;RecNum&gt;1613&lt;/RecNum&gt;&lt;DisplayText&gt;&lt;style face="superscript"&gt;14&lt;/style&gt;&lt;/DisplayText&gt;&lt;record&gt;&lt;rec-number&gt;1613&lt;/rec-number&gt;&lt;foreign-keys&gt;&lt;key app="EN" db-id="wwx99pvv4axx23ew20rxw9eq2z22xxzes0sv" timestamp="1674171123"&gt;1613&lt;/key&gt;&lt;/foreign-keys&gt;&lt;ref-type name="Journal Article"&gt;17&lt;/ref-type&gt;&lt;contributors&gt;&lt;authors&gt;&lt;author&gt;Nieh, Edward H&lt;/author&gt;&lt;author&gt;Schottdorf, Manuel&lt;/author&gt;&lt;author&gt;Freeman, Nicolas W&lt;/author&gt;&lt;author&gt;Low, Ryan J&lt;/author&gt;&lt;author&gt;Lewallen, Sam&lt;/author&gt;&lt;author&gt;Koay, Sue Ann&lt;/author&gt;&lt;author&gt;Pinto, Lucas&lt;/author&gt;&lt;author&gt;Gauthier, Jeffrey L&lt;/author&gt;&lt;author&gt;Brody, Carlos D&lt;/author&gt;&lt;author&gt;Tank, David W&lt;/author&gt;&lt;/authors&gt;&lt;/contributors&gt;&lt;titles&gt;&lt;title&gt;Geometry of abstract learned knowledge in the hippocampus&lt;/title&gt;&lt;secondary-title&gt;Nature&lt;/secondary-title&gt;&lt;/titles&gt;&lt;periodical&gt;&lt;full-title&gt;Nature&lt;/full-title&gt;&lt;/periodical&gt;&lt;pages&gt;80-84&lt;/pages&gt;&lt;volume&gt;595&lt;/volume&gt;&lt;number&gt;7865&lt;/number&gt;&lt;dates&gt;&lt;year&gt;2021&lt;/year&gt;&lt;/dates&gt;&lt;isbn&gt;1476-4687&lt;/isbn&gt;&lt;urls&gt;&lt;/urls&gt;&lt;/record&gt;&lt;/Cite&gt;&lt;/EndNote&gt;</w:instrText>
      </w:r>
      <w:r w:rsidR="00A94D38" w:rsidRPr="0090741D">
        <w:fldChar w:fldCharType="separate"/>
      </w:r>
      <w:r w:rsidR="00BC1C6E" w:rsidRPr="00BC1C6E">
        <w:rPr>
          <w:noProof/>
          <w:vertAlign w:val="superscript"/>
        </w:rPr>
        <w:t>14</w:t>
      </w:r>
      <w:r w:rsidR="00A94D38" w:rsidRPr="0090741D">
        <w:fldChar w:fldCharType="end"/>
      </w:r>
      <w:r w:rsidR="00A94D38" w:rsidRPr="0090741D">
        <w:t xml:space="preserve">, PCA required upwards of 15-25 components to capture 95% of the variance of the data. In addition, across and within all </w:t>
      </w:r>
      <w:r w:rsidR="00A94D38" w:rsidRPr="0090741D">
        <w:lastRenderedPageBreak/>
        <w:t xml:space="preserve">sessions and representations (spatial and task representations), the manifolds spanned by the largest PCs remained highly similar, with small principal angles in pairwise comparisons. This similarity in the orientation of the leading subspaces suggested that PCA did not distinguish between spatial or behavioral components of the task </w:t>
      </w:r>
      <w:r w:rsidRPr="0090741D">
        <w:t>(Figure S5).</w:t>
      </w:r>
    </w:p>
    <w:p w14:paraId="338FD278" w14:textId="45855A95" w:rsidR="0068127C" w:rsidRPr="0090741D" w:rsidRDefault="0068127C" w:rsidP="006F0F52">
      <w:pPr>
        <w:numPr>
          <w:ilvl w:val="0"/>
          <w:numId w:val="5"/>
        </w:numPr>
        <w:spacing w:line="480" w:lineRule="auto"/>
      </w:pPr>
      <w:r w:rsidRPr="0090741D">
        <w:rPr>
          <w:b/>
          <w:bCs/>
        </w:rPr>
        <w:t>Independent Component Analysis</w:t>
      </w:r>
      <w:r w:rsidRPr="0090741D">
        <w:t> (</w:t>
      </w:r>
      <w:r w:rsidRPr="0090741D">
        <w:rPr>
          <w:b/>
          <w:bCs/>
        </w:rPr>
        <w:t>ICA</w:t>
      </w:r>
      <w:r w:rsidRPr="0090741D">
        <w:t>)</w:t>
      </w:r>
      <w:r w:rsidRPr="0090741D">
        <w:fldChar w:fldCharType="begin"/>
      </w:r>
      <w:r w:rsidR="00BC1C6E">
        <w:instrText xml:space="preserve"> ADDIN EN.CITE &lt;EndNote&gt;&lt;Cite&gt;&lt;Author&gt;Ans&lt;/Author&gt;&lt;Year&gt;1985&lt;/Year&gt;&lt;RecNum&gt;1653&lt;/RecNum&gt;&lt;DisplayText&gt;&lt;style face="superscript"&gt;15&lt;/style&gt;&lt;/DisplayText&gt;&lt;record&gt;&lt;rec-number&gt;1653&lt;/rec-number&gt;&lt;foreign-keys&gt;&lt;key app="EN" db-id="wwx99pvv4axx23ew20rxw9eq2z22xxzes0sv" timestamp="1716944323"&gt;1653&lt;/key&gt;&lt;/foreign-keys&gt;&lt;ref-type name="Journal Article"&gt;17&lt;/ref-type&gt;&lt;contributors&gt;&lt;authors&gt;&lt;author&gt;Ans, B&lt;/author&gt;&lt;author&gt;Hérault, J&lt;/author&gt;&lt;author&gt;Jutten, C&lt;/author&gt;&lt;/authors&gt;&lt;/contributors&gt;&lt;titles&gt;&lt;title&gt;Architectures neuromimétiques adaptatives: Détection de primitives&lt;/title&gt;&lt;secondary-title&gt;Proceedings of Cognitiva&lt;/secondary-title&gt;&lt;/titles&gt;&lt;periodical&gt;&lt;full-title&gt;Proceedings of Cognitiva&lt;/full-title&gt;&lt;/periodical&gt;&lt;pages&gt;593-597&lt;/pages&gt;&lt;volume&gt;85&lt;/volume&gt;&lt;dates&gt;&lt;year&gt;1985&lt;/year&gt;&lt;/dates&gt;&lt;urls&gt;&lt;/urls&gt;&lt;/record&gt;&lt;/Cite&gt;&lt;/EndNote&gt;</w:instrText>
      </w:r>
      <w:r w:rsidRPr="0090741D">
        <w:fldChar w:fldCharType="separate"/>
      </w:r>
      <w:r w:rsidR="00BC1C6E" w:rsidRPr="00BC1C6E">
        <w:rPr>
          <w:noProof/>
          <w:vertAlign w:val="superscript"/>
        </w:rPr>
        <w:t>15</w:t>
      </w:r>
      <w:r w:rsidRPr="0090741D">
        <w:fldChar w:fldCharType="end"/>
      </w:r>
      <w:r w:rsidRPr="0090741D">
        <w:t xml:space="preserve">: Independent Component Analysis (ICA) is a computational technique used to separate a multivariate signal into additive, independent components. ICA operates under the assumption that observed data are linear mixtures of underlying, independent sources. It aims to find a linear transformation that maximizes the statistical independence of the estimated components. </w:t>
      </w:r>
      <w:r w:rsidR="00FD153D" w:rsidRPr="0090741D">
        <w:t>W</w:t>
      </w:r>
      <w:r w:rsidR="00C51A72" w:rsidRPr="0090741D">
        <w:t xml:space="preserve">e found that </w:t>
      </w:r>
      <w:r w:rsidRPr="0090741D">
        <w:t>ICA embeddings were unstable throughout the length of the recordings, and also did not clearly map onto behavioral states (Figure S6).</w:t>
      </w:r>
    </w:p>
    <w:p w14:paraId="2F8A1F5C" w14:textId="4D404B0B" w:rsidR="0068127C" w:rsidRPr="0090741D" w:rsidRDefault="0068127C" w:rsidP="00BB5ADA">
      <w:pPr>
        <w:numPr>
          <w:ilvl w:val="0"/>
          <w:numId w:val="5"/>
        </w:numPr>
        <w:spacing w:line="480" w:lineRule="auto"/>
      </w:pPr>
      <w:r w:rsidRPr="0090741D">
        <w:rPr>
          <w:b/>
        </w:rPr>
        <w:t>Isomap</w:t>
      </w:r>
      <w:r w:rsidRPr="0090741D">
        <w:fldChar w:fldCharType="begin"/>
      </w:r>
      <w:r w:rsidR="00BC1C6E">
        <w:instrText xml:space="preserve"> ADDIN EN.CITE &lt;EndNote&gt;&lt;Cite&gt;&lt;Author&gt;Tenenbaum&lt;/Author&gt;&lt;Year&gt;2000&lt;/Year&gt;&lt;RecNum&gt;1654&lt;/RecNum&gt;&lt;DisplayText&gt;&lt;style face="superscript"&gt;16&lt;/style&gt;&lt;/DisplayText&gt;&lt;record&gt;&lt;rec-number&gt;1654&lt;/rec-number&gt;&lt;foreign-keys&gt;&lt;key app="EN" db-id="wwx99pvv4axx23ew20rxw9eq2z22xxzes0sv" timestamp="1716944416"&gt;1654&lt;/key&gt;&lt;/foreign-keys&gt;&lt;ref-type name="Journal Article"&gt;17&lt;/ref-type&gt;&lt;contributors&gt;&lt;authors&gt;&lt;author&gt;Tenenbaum, Joshua B&lt;/author&gt;&lt;author&gt;Silva, Vin de&lt;/author&gt;&lt;author&gt;Langford, John C&lt;/author&gt;&lt;/authors&gt;&lt;/contributors&gt;&lt;titles&gt;&lt;title&gt;A global geometric framework for nonlinear dimensionality reduction&lt;/title&gt;&lt;secondary-title&gt;science&lt;/secondary-title&gt;&lt;/titles&gt;&lt;periodical&gt;&lt;full-title&gt;Science&lt;/full-title&gt;&lt;/periodical&gt;&lt;pages&gt;2319-2323&lt;/pages&gt;&lt;volume&gt;290&lt;/volume&gt;&lt;number&gt;5500&lt;/number&gt;&lt;dates&gt;&lt;year&gt;2000&lt;/year&gt;&lt;/dates&gt;&lt;isbn&gt;1095-9203&lt;/isbn&gt;&lt;urls&gt;&lt;/urls&gt;&lt;/record&gt;&lt;/Cite&gt;&lt;/EndNote&gt;</w:instrText>
      </w:r>
      <w:r w:rsidRPr="0090741D">
        <w:fldChar w:fldCharType="separate"/>
      </w:r>
      <w:r w:rsidR="00BC1C6E" w:rsidRPr="00BC1C6E">
        <w:rPr>
          <w:noProof/>
          <w:vertAlign w:val="superscript"/>
        </w:rPr>
        <w:t>16</w:t>
      </w:r>
      <w:r w:rsidRPr="0090741D">
        <w:fldChar w:fldCharType="end"/>
      </w:r>
      <w:r w:rsidRPr="0090741D">
        <w:t>:</w:t>
      </w:r>
      <w:r w:rsidRPr="0090741D">
        <w:rPr>
          <w:b/>
        </w:rPr>
        <w:t xml:space="preserve"> </w:t>
      </w:r>
      <w:proofErr w:type="spellStart"/>
      <w:r w:rsidR="00BB5ADA" w:rsidRPr="0090741D">
        <w:t>Isomap</w:t>
      </w:r>
      <w:proofErr w:type="spellEnd"/>
      <w:r w:rsidR="00BB5ADA" w:rsidRPr="0090741D">
        <w:t xml:space="preserve"> is a manifold learning technique that seeks to capture the intrinsic geometric structure of data. </w:t>
      </w:r>
      <w:proofErr w:type="spellStart"/>
      <w:r w:rsidR="00BB5ADA" w:rsidRPr="0090741D">
        <w:t>Isomap</w:t>
      </w:r>
      <w:proofErr w:type="spellEnd"/>
      <w:r w:rsidR="00BB5ADA" w:rsidRPr="0090741D">
        <w:t xml:space="preserve"> is useful when linear methods like PCA cannot capture the intrinsic structure of the data, as it preserves the geodesic (curved) distances in the reduced dimensionality space. Unlike linear methods such as PCA, </w:t>
      </w:r>
      <w:proofErr w:type="spellStart"/>
      <w:r w:rsidR="00BB5ADA" w:rsidRPr="0090741D">
        <w:t>Isomap</w:t>
      </w:r>
      <w:proofErr w:type="spellEnd"/>
      <w:r w:rsidR="00BB5ADA" w:rsidRPr="0090741D">
        <w:t xml:space="preserve"> can capture nonlinear relationships in the data. Interestingly, using </w:t>
      </w:r>
      <w:proofErr w:type="spellStart"/>
      <w:r w:rsidR="00BB5ADA" w:rsidRPr="0090741D">
        <w:t>Isomap</w:t>
      </w:r>
      <w:proofErr w:type="spellEnd"/>
      <w:r w:rsidR="00BB5ADA" w:rsidRPr="0090741D">
        <w:t xml:space="preserve">, only </w:t>
      </w:r>
      <w:r w:rsidR="00BB5ADA" w:rsidRPr="0090741D">
        <w:rPr>
          <w:iCs/>
        </w:rPr>
        <w:t xml:space="preserve">about 5 neural modes were required to achieve a residual variance of 5-10%. </w:t>
      </w:r>
      <w:r w:rsidR="00BB5ADA" w:rsidRPr="0090741D">
        <w:t xml:space="preserve">However, the embedding </w:t>
      </w:r>
      <w:r w:rsidR="00BB5ADA" w:rsidRPr="0090741D">
        <w:rPr>
          <w:iCs/>
        </w:rPr>
        <w:t xml:space="preserve">shape did not relate to any discernable property of neural data or behavior </w:t>
      </w:r>
      <w:r w:rsidR="00BB5ADA" w:rsidRPr="0090741D">
        <w:t xml:space="preserve">(Figure S7).  Dimensionality reduction was achieved, but the resulting representations were not interpretable </w:t>
      </w:r>
      <w:r w:rsidRPr="0090741D">
        <w:t>(Figure S7).</w:t>
      </w:r>
    </w:p>
    <w:p w14:paraId="5306C422" w14:textId="5274AC99" w:rsidR="0068127C" w:rsidRPr="0090741D" w:rsidRDefault="0068127C" w:rsidP="006F0F52">
      <w:pPr>
        <w:numPr>
          <w:ilvl w:val="0"/>
          <w:numId w:val="5"/>
        </w:numPr>
        <w:spacing w:line="480" w:lineRule="auto"/>
      </w:pPr>
      <w:r w:rsidRPr="0090741D">
        <w:rPr>
          <w:b/>
        </w:rPr>
        <w:t>MIND</w:t>
      </w:r>
      <w:r w:rsidRPr="0090741D">
        <w:fldChar w:fldCharType="begin"/>
      </w:r>
      <w:r w:rsidR="00BC1C6E">
        <w:instrText xml:space="preserve"> ADDIN EN.CITE &lt;EndNote&gt;&lt;Cite&gt;&lt;Author&gt;Low&lt;/Author&gt;&lt;Year&gt;2018&lt;/Year&gt;&lt;RecNum&gt;1634&lt;/RecNum&gt;&lt;DisplayText&gt;&lt;style face="superscript"&gt;14,17&lt;/style&gt;&lt;/DisplayText&gt;&lt;record&gt;&lt;rec-number&gt;1634&lt;/rec-number&gt;&lt;foreign-keys&gt;&lt;key app="EN" db-id="wwx99pvv4axx23ew20rxw9eq2z22xxzes0sv" timestamp="1674259823"&gt;1634&lt;/key&gt;&lt;/foreign-keys&gt;&lt;ref-type name="Journal Article"&gt;17&lt;/ref-type&gt;&lt;contributors&gt;&lt;authors&gt;&lt;author&gt;Low, Ryan J&lt;/author&gt;&lt;author&gt;Lewallen, Sam&lt;/author&gt;&lt;author&gt;Aronov, Dmitriy&lt;/author&gt;&lt;author&gt;Nevers, Rhino&lt;/author&gt;&lt;author&gt;Tank, David W&lt;/author&gt;&lt;/authors&gt;&lt;/contributors&gt;&lt;titles&gt;&lt;title&gt;Probing variability in a cognitive map using manifold inference from neural dynamics&lt;/title&gt;&lt;secondary-title&gt;BioRxiv&lt;/secondary-title&gt;&lt;/titles&gt;&lt;periodical&gt;&lt;full-title&gt;bioRxiv&lt;/full-title&gt;&lt;/periodical&gt;&lt;pages&gt;418939&lt;/pages&gt;&lt;dates&gt;&lt;year&gt;2018&lt;/year&gt;&lt;/dates&gt;&lt;urls&gt;&lt;/urls&gt;&lt;/record&gt;&lt;/Cite&gt;&lt;Cite&gt;&lt;Author&gt;Nieh&lt;/Author&gt;&lt;Year&gt;2021&lt;/Year&gt;&lt;RecNum&gt;1613&lt;/RecNum&gt;&lt;record&gt;&lt;rec-number&gt;1613&lt;/rec-number&gt;&lt;foreign-keys&gt;&lt;key app="EN" db-id="wwx99pvv4axx23ew20rxw9eq2z22xxzes0sv" timestamp="1674171123"&gt;1613&lt;/key&gt;&lt;/foreign-keys&gt;&lt;ref-type name="Journal Article"&gt;17&lt;/ref-type&gt;&lt;contributors&gt;&lt;authors&gt;&lt;author&gt;Nieh, Edward H&lt;/author&gt;&lt;author&gt;Schottdorf, Manuel&lt;/author&gt;&lt;author&gt;Freeman, Nicolas W&lt;/author&gt;&lt;author&gt;Low, Ryan J&lt;/author&gt;&lt;author&gt;Lewallen, Sam&lt;/author&gt;&lt;author&gt;Koay, Sue Ann&lt;/author&gt;&lt;author&gt;Pinto, Lucas&lt;/author&gt;&lt;author&gt;Gauthier, Jeffrey L&lt;/author&gt;&lt;author&gt;Brody, Carlos D&lt;/author&gt;&lt;author&gt;Tank, David W&lt;/author&gt;&lt;/authors&gt;&lt;/contributors&gt;&lt;titles&gt;&lt;title&gt;Geometry of abstract learned knowledge in the hippocampus&lt;/title&gt;&lt;secondary-title&gt;Nature&lt;/secondary-title&gt;&lt;/titles&gt;&lt;periodical&gt;&lt;full-title&gt;Nature&lt;/full-title&gt;&lt;/periodical&gt;&lt;pages&gt;80-84&lt;/pages&gt;&lt;volume&gt;595&lt;/volume&gt;&lt;number&gt;7865&lt;/number&gt;&lt;dates&gt;&lt;year&gt;2021&lt;/year&gt;&lt;/dates&gt;&lt;isbn&gt;1476-4687&lt;/isbn&gt;&lt;urls&gt;&lt;/urls&gt;&lt;/record&gt;&lt;/Cite&gt;&lt;/EndNote&gt;</w:instrText>
      </w:r>
      <w:r w:rsidRPr="0090741D">
        <w:fldChar w:fldCharType="separate"/>
      </w:r>
      <w:r w:rsidR="00BC1C6E" w:rsidRPr="00BC1C6E">
        <w:rPr>
          <w:noProof/>
          <w:vertAlign w:val="superscript"/>
        </w:rPr>
        <w:t>14,17</w:t>
      </w:r>
      <w:r w:rsidRPr="0090741D">
        <w:fldChar w:fldCharType="end"/>
      </w:r>
      <w:r w:rsidRPr="0090741D">
        <w:t>:</w:t>
      </w:r>
      <w:r w:rsidRPr="0090741D">
        <w:rPr>
          <w:b/>
        </w:rPr>
        <w:t xml:space="preserve"> </w:t>
      </w:r>
      <w:r w:rsidR="000176E3" w:rsidRPr="0090741D">
        <w:rPr>
          <w:bCs/>
        </w:rPr>
        <w:t xml:space="preserve">MIND is a decoding method designed for integrating multiple data modalities to predict various features, particularly sensory and motor functions. MIND uses recurrent neural networks whose hidden variables provide a memory mechanism for </w:t>
      </w:r>
      <w:r w:rsidR="000176E3" w:rsidRPr="0090741D">
        <w:rPr>
          <w:bCs/>
        </w:rPr>
        <w:lastRenderedPageBreak/>
        <w:t xml:space="preserve">remembering previous inputs; this approach is particularly apt for the analysis of time series data such as neural recordings. While MIND was very robust at distinguishing the different environments, it was not equipped to handle relatively short signals separated in time, such as the conditioning trials separated by </w:t>
      </w:r>
      <w:proofErr w:type="spellStart"/>
      <w:r w:rsidR="000176E3" w:rsidRPr="0090741D">
        <w:rPr>
          <w:bCs/>
        </w:rPr>
        <w:t>intertrial</w:t>
      </w:r>
      <w:proofErr w:type="spellEnd"/>
      <w:r w:rsidR="000176E3" w:rsidRPr="0090741D">
        <w:rPr>
          <w:bCs/>
        </w:rPr>
        <w:t xml:space="preserve"> intervals. Our analyses using MIND resulted in poor and unstable embeddings that could not be analyzed </w:t>
      </w:r>
      <w:r w:rsidRPr="0090741D">
        <w:t>(Figure S8).</w:t>
      </w:r>
    </w:p>
    <w:p w14:paraId="459F4091" w14:textId="29269C15" w:rsidR="0068127C" w:rsidRPr="0090741D" w:rsidRDefault="0068127C" w:rsidP="006F0F52">
      <w:pPr>
        <w:spacing w:line="480" w:lineRule="auto"/>
      </w:pPr>
      <w:r w:rsidRPr="0090741D">
        <w:t>CEBRA</w:t>
      </w:r>
      <w:r w:rsidRPr="0090741D">
        <w:fldChar w:fldCharType="begin">
          <w:fldData xml:space="preserve">PEVuZE5vdGU+PENpdGU+PEF1dGhvcj5TY2huZWlkZXI8L0F1dGhvcj48WWVhcj4yMDIzPC9ZZWFy
PjxSZWNOdW0+MTY1MDwvUmVjTnVtPjxEaXNwbGF5VGV4dD48c3R5bGUgZmFjZT0ic3VwZXJzY3Jp
cHQiPjE4PC9zdHlsZT48L0Rpc3BsYXlUZXh0PjxyZWNvcmQ+PHJlYy1udW1iZXI+MTY1MDwvcmVj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BC1C6E">
        <w:instrText xml:space="preserve"> ADDIN EN.CITE </w:instrText>
      </w:r>
      <w:r w:rsidR="00BC1C6E">
        <w:fldChar w:fldCharType="begin">
          <w:fldData xml:space="preserve">PEVuZE5vdGU+PENpdGU+PEF1dGhvcj5TY2huZWlkZXI8L0F1dGhvcj48WWVhcj4yMDIzPC9ZZWFy
PjxSZWNOdW0+MTY1MDwvUmVjTnVtPjxEaXNwbGF5VGV4dD48c3R5bGUgZmFjZT0ic3VwZXJzY3Jp
cHQiPjE4PC9zdHlsZT48L0Rpc3BsYXlUZXh0PjxyZWNvcmQ+PHJlYy1udW1iZXI+MTY1MDwvcmVj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BC1C6E">
        <w:instrText xml:space="preserve"> ADDIN EN.CITE.DATA </w:instrText>
      </w:r>
      <w:r w:rsidR="00BC1C6E">
        <w:fldChar w:fldCharType="end"/>
      </w:r>
      <w:r w:rsidRPr="0090741D">
        <w:fldChar w:fldCharType="separate"/>
      </w:r>
      <w:r w:rsidR="00BC1C6E" w:rsidRPr="00BC1C6E">
        <w:rPr>
          <w:noProof/>
          <w:vertAlign w:val="superscript"/>
        </w:rPr>
        <w:t>18</w:t>
      </w:r>
      <w:r w:rsidRPr="0090741D">
        <w:fldChar w:fldCharType="end"/>
      </w:r>
      <w:r w:rsidRPr="0090741D">
        <w:t xml:space="preserve"> </w:t>
      </w:r>
      <w:r w:rsidR="00F4673A" w:rsidRPr="0090741D">
        <w:t>was chosen for this project for its ability to capture nonlinear relationships in the data and to create stable embeddings over short and long time periods. Additionally, spatial separations of components were well isolated and correlated well with observed behaviors.</w:t>
      </w:r>
    </w:p>
    <w:p w14:paraId="097CC9F4" w14:textId="77777777" w:rsidR="0068127C" w:rsidRPr="0090741D" w:rsidRDefault="0068127C" w:rsidP="006F0F52">
      <w:pPr>
        <w:spacing w:line="480" w:lineRule="auto"/>
        <w:rPr>
          <w:b/>
        </w:rPr>
      </w:pPr>
    </w:p>
    <w:p w14:paraId="135C4FDD" w14:textId="77777777" w:rsidR="0068127C" w:rsidRPr="0090741D" w:rsidRDefault="0068127C" w:rsidP="006F0F52">
      <w:pPr>
        <w:spacing w:line="480" w:lineRule="auto"/>
        <w:rPr>
          <w:b/>
        </w:rPr>
      </w:pPr>
      <w:r w:rsidRPr="0090741D">
        <w:rPr>
          <w:b/>
        </w:rPr>
        <w:t>Use of CEBRA for position decoding</w:t>
      </w:r>
    </w:p>
    <w:p w14:paraId="13685597" w14:textId="77B15B15" w:rsidR="0068127C" w:rsidRPr="0090741D" w:rsidRDefault="0068127C" w:rsidP="006F0F52">
      <w:pPr>
        <w:spacing w:line="480" w:lineRule="auto"/>
      </w:pPr>
      <w:r w:rsidRPr="0090741D">
        <w:tab/>
      </w:r>
      <w:r w:rsidR="00E178F8" w:rsidRPr="0090741D">
        <w:t xml:space="preserve">Optimal parameters for decoding the position of each animal from neural activity were determined using an extensive grid search across learning rate, temperature, and number of iterations (Figure S9). Models created to compare different sessions, such as a model trained on data from session A(n) used to decode session </w:t>
      </w:r>
      <w:proofErr w:type="gramStart"/>
      <w:r w:rsidR="00E178F8" w:rsidRPr="0090741D">
        <w:t>B(</w:t>
      </w:r>
      <w:proofErr w:type="gramEnd"/>
      <w:r w:rsidR="00E178F8" w:rsidRPr="0090741D">
        <w:t>1), were only trained on cells that occurred in both sessions. Models were trained on spike traces of these cells, labeled with the animal’s (</w:t>
      </w:r>
      <w:proofErr w:type="gramStart"/>
      <w:r w:rsidR="00E178F8" w:rsidRPr="0090741D">
        <w:t>X,Y</w:t>
      </w:r>
      <w:proofErr w:type="gramEnd"/>
      <w:r w:rsidR="00E178F8" w:rsidRPr="0090741D">
        <w:t>) position. In all cases, 75% of data was used to train the model while 25% of data was held out for verification. All models were run 500 times. Optimal embeddings were determined based on the minimum median absolute error between the predicted and true positions. The optimal parameters for each rat are as follows: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8127C" w:rsidRPr="0090741D" w14:paraId="31A7BB1D" w14:textId="77777777" w:rsidTr="00A716BB">
        <w:tc>
          <w:tcPr>
            <w:tcW w:w="1558" w:type="dxa"/>
          </w:tcPr>
          <w:p w14:paraId="24A84B70" w14:textId="77777777" w:rsidR="0068127C" w:rsidRPr="0090741D" w:rsidRDefault="0068127C" w:rsidP="00FE7979"/>
        </w:tc>
        <w:tc>
          <w:tcPr>
            <w:tcW w:w="1558" w:type="dxa"/>
          </w:tcPr>
          <w:p w14:paraId="6762C966" w14:textId="77777777" w:rsidR="0068127C" w:rsidRPr="0090741D" w:rsidRDefault="0068127C" w:rsidP="00FE7979">
            <w:r w:rsidRPr="0090741D">
              <w:t>Rat 1</w:t>
            </w:r>
          </w:p>
        </w:tc>
        <w:tc>
          <w:tcPr>
            <w:tcW w:w="1558" w:type="dxa"/>
          </w:tcPr>
          <w:p w14:paraId="53D5335B" w14:textId="77777777" w:rsidR="0068127C" w:rsidRPr="0090741D" w:rsidRDefault="0068127C" w:rsidP="006F0F52">
            <w:pPr>
              <w:spacing w:line="480" w:lineRule="auto"/>
            </w:pPr>
            <w:r w:rsidRPr="0090741D">
              <w:t>Rat 2</w:t>
            </w:r>
          </w:p>
        </w:tc>
        <w:tc>
          <w:tcPr>
            <w:tcW w:w="1558" w:type="dxa"/>
          </w:tcPr>
          <w:p w14:paraId="35201A14" w14:textId="77777777" w:rsidR="0068127C" w:rsidRPr="0090741D" w:rsidRDefault="0068127C" w:rsidP="006F0F52">
            <w:pPr>
              <w:spacing w:line="480" w:lineRule="auto"/>
            </w:pPr>
            <w:r w:rsidRPr="0090741D">
              <w:t>Rat 3</w:t>
            </w:r>
          </w:p>
        </w:tc>
        <w:tc>
          <w:tcPr>
            <w:tcW w:w="1559" w:type="dxa"/>
          </w:tcPr>
          <w:p w14:paraId="2B9539F3" w14:textId="77777777" w:rsidR="0068127C" w:rsidRPr="0090741D" w:rsidRDefault="0068127C" w:rsidP="006F0F52">
            <w:pPr>
              <w:spacing w:line="480" w:lineRule="auto"/>
            </w:pPr>
            <w:r w:rsidRPr="0090741D">
              <w:t>Rat 4</w:t>
            </w:r>
          </w:p>
        </w:tc>
        <w:tc>
          <w:tcPr>
            <w:tcW w:w="1559" w:type="dxa"/>
          </w:tcPr>
          <w:p w14:paraId="16DCDA19" w14:textId="77777777" w:rsidR="0068127C" w:rsidRPr="0090741D" w:rsidRDefault="0068127C" w:rsidP="006F0F52">
            <w:pPr>
              <w:spacing w:line="480" w:lineRule="auto"/>
            </w:pPr>
            <w:r w:rsidRPr="0090741D">
              <w:t>Rat 5</w:t>
            </w:r>
          </w:p>
        </w:tc>
      </w:tr>
      <w:tr w:rsidR="0068127C" w:rsidRPr="0090741D" w14:paraId="7D9A776C" w14:textId="77777777" w:rsidTr="00A716BB">
        <w:tc>
          <w:tcPr>
            <w:tcW w:w="1558" w:type="dxa"/>
          </w:tcPr>
          <w:p w14:paraId="0AC20CB3" w14:textId="77777777" w:rsidR="0068127C" w:rsidRPr="0090741D" w:rsidRDefault="0068127C" w:rsidP="00FE7979">
            <w:r w:rsidRPr="0090741D">
              <w:t>Model Architecture</w:t>
            </w:r>
          </w:p>
        </w:tc>
        <w:tc>
          <w:tcPr>
            <w:tcW w:w="7792" w:type="dxa"/>
            <w:gridSpan w:val="5"/>
          </w:tcPr>
          <w:p w14:paraId="516DD53D" w14:textId="77777777" w:rsidR="0068127C" w:rsidRPr="0090741D" w:rsidRDefault="0068127C" w:rsidP="00FE7979">
            <w:pPr>
              <w:jc w:val="center"/>
            </w:pPr>
            <w:r w:rsidRPr="0090741D">
              <w:t>‘Offset10-model’</w:t>
            </w:r>
          </w:p>
        </w:tc>
      </w:tr>
      <w:tr w:rsidR="0068127C" w:rsidRPr="0090741D" w14:paraId="649738B3" w14:textId="77777777" w:rsidTr="00A716BB">
        <w:tc>
          <w:tcPr>
            <w:tcW w:w="1558" w:type="dxa"/>
          </w:tcPr>
          <w:p w14:paraId="29E46A83" w14:textId="77777777" w:rsidR="0068127C" w:rsidRPr="0090741D" w:rsidRDefault="0068127C" w:rsidP="00FE7979">
            <w:r w:rsidRPr="0090741D">
              <w:t>Batch size</w:t>
            </w:r>
          </w:p>
        </w:tc>
        <w:tc>
          <w:tcPr>
            <w:tcW w:w="7792" w:type="dxa"/>
            <w:gridSpan w:val="5"/>
          </w:tcPr>
          <w:p w14:paraId="3AD6FC3B" w14:textId="77777777" w:rsidR="0068127C" w:rsidRPr="0090741D" w:rsidRDefault="0068127C" w:rsidP="00FE7979">
            <w:pPr>
              <w:jc w:val="center"/>
            </w:pPr>
            <w:r w:rsidRPr="0090741D">
              <w:t>512</w:t>
            </w:r>
          </w:p>
        </w:tc>
      </w:tr>
      <w:tr w:rsidR="0068127C" w:rsidRPr="0090741D" w14:paraId="19116D9F" w14:textId="77777777" w:rsidTr="00A716BB">
        <w:tc>
          <w:tcPr>
            <w:tcW w:w="1558" w:type="dxa"/>
          </w:tcPr>
          <w:p w14:paraId="18671FFE" w14:textId="77777777" w:rsidR="0068127C" w:rsidRPr="0090741D" w:rsidRDefault="0068127C" w:rsidP="00FE7979">
            <w:r w:rsidRPr="0090741D">
              <w:t>Learning rate</w:t>
            </w:r>
          </w:p>
        </w:tc>
        <w:tc>
          <w:tcPr>
            <w:tcW w:w="1558" w:type="dxa"/>
          </w:tcPr>
          <w:p w14:paraId="47431B81" w14:textId="77777777" w:rsidR="0068127C" w:rsidRPr="0090741D" w:rsidRDefault="0068127C" w:rsidP="00FE7979">
            <w:r w:rsidRPr="0090741D">
              <w:t>5.5*10</w:t>
            </w:r>
            <w:r w:rsidRPr="0090741D">
              <w:rPr>
                <w:vertAlign w:val="superscript"/>
              </w:rPr>
              <w:t>-5</w:t>
            </w:r>
          </w:p>
        </w:tc>
        <w:tc>
          <w:tcPr>
            <w:tcW w:w="1558" w:type="dxa"/>
          </w:tcPr>
          <w:p w14:paraId="74830198" w14:textId="409B944F" w:rsidR="0068127C" w:rsidRPr="0090741D" w:rsidRDefault="0068127C" w:rsidP="006F0F52">
            <w:pPr>
              <w:spacing w:line="480" w:lineRule="auto"/>
            </w:pPr>
            <w:r w:rsidRPr="0090741D">
              <w:t>6.</w:t>
            </w:r>
            <w:r w:rsidR="00F965EF">
              <w:t>22</w:t>
            </w:r>
            <w:r w:rsidRPr="0090741D">
              <w:t>*10</w:t>
            </w:r>
            <w:r w:rsidRPr="0090741D">
              <w:rPr>
                <w:vertAlign w:val="superscript"/>
              </w:rPr>
              <w:t>-4</w:t>
            </w:r>
          </w:p>
        </w:tc>
        <w:tc>
          <w:tcPr>
            <w:tcW w:w="1558" w:type="dxa"/>
          </w:tcPr>
          <w:p w14:paraId="60E12D56" w14:textId="77777777" w:rsidR="0068127C" w:rsidRPr="0090741D" w:rsidRDefault="0068127C" w:rsidP="006F0F52">
            <w:pPr>
              <w:spacing w:line="480" w:lineRule="auto"/>
            </w:pPr>
            <w:r w:rsidRPr="0090741D">
              <w:t>5.5*10</w:t>
            </w:r>
            <w:r w:rsidRPr="0090741D">
              <w:rPr>
                <w:vertAlign w:val="superscript"/>
              </w:rPr>
              <w:t>-4</w:t>
            </w:r>
          </w:p>
        </w:tc>
        <w:tc>
          <w:tcPr>
            <w:tcW w:w="1559" w:type="dxa"/>
          </w:tcPr>
          <w:p w14:paraId="399525AB" w14:textId="77777777" w:rsidR="0068127C" w:rsidRPr="0090741D" w:rsidRDefault="0068127C" w:rsidP="006F0F52">
            <w:pPr>
              <w:spacing w:line="480" w:lineRule="auto"/>
            </w:pPr>
            <w:r w:rsidRPr="0090741D">
              <w:t>1.0*10</w:t>
            </w:r>
            <w:r w:rsidRPr="0090741D">
              <w:rPr>
                <w:vertAlign w:val="superscript"/>
              </w:rPr>
              <w:t>-3</w:t>
            </w:r>
          </w:p>
        </w:tc>
        <w:tc>
          <w:tcPr>
            <w:tcW w:w="1559" w:type="dxa"/>
          </w:tcPr>
          <w:p w14:paraId="29D2DA67" w14:textId="77777777" w:rsidR="0068127C" w:rsidRPr="0090741D" w:rsidRDefault="0068127C" w:rsidP="006F0F52">
            <w:pPr>
              <w:spacing w:line="480" w:lineRule="auto"/>
            </w:pPr>
            <w:r w:rsidRPr="0090741D">
              <w:t>1.0*10</w:t>
            </w:r>
            <w:r w:rsidRPr="0090741D">
              <w:rPr>
                <w:vertAlign w:val="superscript"/>
              </w:rPr>
              <w:t>-3</w:t>
            </w:r>
          </w:p>
        </w:tc>
      </w:tr>
      <w:tr w:rsidR="0068127C" w:rsidRPr="0090741D" w14:paraId="52F52EFC" w14:textId="77777777" w:rsidTr="00A716BB">
        <w:tc>
          <w:tcPr>
            <w:tcW w:w="1558" w:type="dxa"/>
          </w:tcPr>
          <w:p w14:paraId="4CA73C2F" w14:textId="77777777" w:rsidR="0068127C" w:rsidRPr="0090741D" w:rsidRDefault="0068127C" w:rsidP="00FE7979">
            <w:r w:rsidRPr="0090741D">
              <w:t>Temperature mode</w:t>
            </w:r>
          </w:p>
        </w:tc>
        <w:tc>
          <w:tcPr>
            <w:tcW w:w="7792" w:type="dxa"/>
            <w:gridSpan w:val="5"/>
          </w:tcPr>
          <w:p w14:paraId="46BCC598" w14:textId="77777777" w:rsidR="0068127C" w:rsidRPr="0090741D" w:rsidRDefault="0068127C" w:rsidP="00FE7979">
            <w:pPr>
              <w:jc w:val="center"/>
            </w:pPr>
            <w:r w:rsidRPr="0090741D">
              <w:t>‘Auto’</w:t>
            </w:r>
          </w:p>
        </w:tc>
      </w:tr>
      <w:tr w:rsidR="0068127C" w:rsidRPr="0090741D" w14:paraId="2D0FF209" w14:textId="77777777" w:rsidTr="00A716BB">
        <w:tc>
          <w:tcPr>
            <w:tcW w:w="1558" w:type="dxa"/>
          </w:tcPr>
          <w:p w14:paraId="2318606D" w14:textId="77777777" w:rsidR="0068127C" w:rsidRPr="0090741D" w:rsidRDefault="0068127C" w:rsidP="00FE7979">
            <w:r w:rsidRPr="0090741D">
              <w:lastRenderedPageBreak/>
              <w:t>Minimum temperature</w:t>
            </w:r>
          </w:p>
        </w:tc>
        <w:tc>
          <w:tcPr>
            <w:tcW w:w="1558" w:type="dxa"/>
          </w:tcPr>
          <w:p w14:paraId="7937F821" w14:textId="3E89CB8F" w:rsidR="0068127C" w:rsidRPr="0090741D" w:rsidRDefault="00140525" w:rsidP="00FE7979">
            <w:r w:rsidRPr="0090741D">
              <w:t>1.0*10</w:t>
            </w:r>
            <w:r w:rsidRPr="0090741D">
              <w:rPr>
                <w:vertAlign w:val="superscript"/>
              </w:rPr>
              <w:t>-9</w:t>
            </w:r>
          </w:p>
        </w:tc>
        <w:tc>
          <w:tcPr>
            <w:tcW w:w="1558" w:type="dxa"/>
          </w:tcPr>
          <w:p w14:paraId="73371594" w14:textId="65F148C2" w:rsidR="0068127C" w:rsidRPr="0090741D" w:rsidRDefault="0068127C" w:rsidP="006F0F52">
            <w:pPr>
              <w:spacing w:line="480" w:lineRule="auto"/>
            </w:pPr>
            <w:r w:rsidRPr="0090741D">
              <w:t>1.</w:t>
            </w:r>
            <w:r w:rsidR="00F965EF">
              <w:t>33</w:t>
            </w:r>
          </w:p>
        </w:tc>
        <w:tc>
          <w:tcPr>
            <w:tcW w:w="1558" w:type="dxa"/>
          </w:tcPr>
          <w:p w14:paraId="2343B7E4" w14:textId="77777777" w:rsidR="0068127C" w:rsidRPr="0090741D" w:rsidRDefault="0068127C" w:rsidP="006F0F52">
            <w:pPr>
              <w:spacing w:line="480" w:lineRule="auto"/>
            </w:pPr>
            <w:r w:rsidRPr="0090741D">
              <w:t>0.95</w:t>
            </w:r>
          </w:p>
        </w:tc>
        <w:tc>
          <w:tcPr>
            <w:tcW w:w="1559" w:type="dxa"/>
          </w:tcPr>
          <w:p w14:paraId="77F279AB" w14:textId="77777777" w:rsidR="0068127C" w:rsidRPr="0090741D" w:rsidRDefault="0068127C" w:rsidP="006F0F52">
            <w:pPr>
              <w:spacing w:line="480" w:lineRule="auto"/>
            </w:pPr>
            <w:r w:rsidRPr="0090741D">
              <w:t>1.0*10</w:t>
            </w:r>
            <w:r w:rsidRPr="0090741D">
              <w:rPr>
                <w:vertAlign w:val="superscript"/>
              </w:rPr>
              <w:t>-9</w:t>
            </w:r>
          </w:p>
        </w:tc>
        <w:tc>
          <w:tcPr>
            <w:tcW w:w="1559" w:type="dxa"/>
          </w:tcPr>
          <w:p w14:paraId="2C329F24" w14:textId="4E65EB1A" w:rsidR="0068127C" w:rsidRPr="0090741D" w:rsidRDefault="00140525" w:rsidP="006F0F52">
            <w:pPr>
              <w:spacing w:line="480" w:lineRule="auto"/>
            </w:pPr>
            <w:r>
              <w:t>0.15</w:t>
            </w:r>
          </w:p>
        </w:tc>
      </w:tr>
      <w:tr w:rsidR="0068127C" w:rsidRPr="0090741D" w14:paraId="167B7235" w14:textId="77777777" w:rsidTr="00A716BB">
        <w:tc>
          <w:tcPr>
            <w:tcW w:w="1558" w:type="dxa"/>
          </w:tcPr>
          <w:p w14:paraId="57C50175" w14:textId="0F549672" w:rsidR="0068127C" w:rsidRPr="0090741D" w:rsidRDefault="0068127C" w:rsidP="00FE7979">
            <w:r w:rsidRPr="0090741D">
              <w:t>Output dimensions (# of latents</w:t>
            </w:r>
            <w:ins w:id="1365" w:author="Hannah Suzanne Wirtshafter" w:date="2026-04-30T11:14:00Z">
              <w:r w:rsidR="00F965EF">
                <w:t>+1</w:t>
              </w:r>
            </w:ins>
            <w:r w:rsidRPr="0090741D">
              <w:t>)</w:t>
            </w:r>
          </w:p>
        </w:tc>
        <w:tc>
          <w:tcPr>
            <w:tcW w:w="7792" w:type="dxa"/>
            <w:gridSpan w:val="5"/>
          </w:tcPr>
          <w:p w14:paraId="3BD5DC91" w14:textId="77777777" w:rsidR="0068127C" w:rsidRPr="0090741D" w:rsidRDefault="0068127C" w:rsidP="00FE7979">
            <w:pPr>
              <w:jc w:val="center"/>
            </w:pPr>
            <w:r w:rsidRPr="0090741D">
              <w:t>3</w:t>
            </w:r>
          </w:p>
        </w:tc>
      </w:tr>
      <w:tr w:rsidR="0068127C" w:rsidRPr="0090741D" w14:paraId="340B4FCB" w14:textId="77777777" w:rsidTr="00A716BB">
        <w:tc>
          <w:tcPr>
            <w:tcW w:w="1558" w:type="dxa"/>
          </w:tcPr>
          <w:p w14:paraId="18D91254" w14:textId="77777777" w:rsidR="0068127C" w:rsidRPr="0090741D" w:rsidRDefault="0068127C" w:rsidP="00FE7979">
            <w:r w:rsidRPr="0090741D">
              <w:t>Max iterations</w:t>
            </w:r>
          </w:p>
        </w:tc>
        <w:tc>
          <w:tcPr>
            <w:tcW w:w="1558" w:type="dxa"/>
          </w:tcPr>
          <w:p w14:paraId="5AA0E766" w14:textId="77777777" w:rsidR="0068127C" w:rsidRPr="0090741D" w:rsidRDefault="0068127C" w:rsidP="00FE7979">
            <w:r w:rsidRPr="0090741D">
              <w:t>25000</w:t>
            </w:r>
          </w:p>
        </w:tc>
        <w:tc>
          <w:tcPr>
            <w:tcW w:w="1558" w:type="dxa"/>
          </w:tcPr>
          <w:p w14:paraId="69DA0773" w14:textId="1AA9CE6C" w:rsidR="0068127C" w:rsidRPr="0090741D" w:rsidRDefault="00F965EF" w:rsidP="006F0F52">
            <w:pPr>
              <w:spacing w:line="480" w:lineRule="auto"/>
            </w:pPr>
            <w:r>
              <w:t>21000</w:t>
            </w:r>
          </w:p>
        </w:tc>
        <w:tc>
          <w:tcPr>
            <w:tcW w:w="1558" w:type="dxa"/>
          </w:tcPr>
          <w:p w14:paraId="6C5CA6FC" w14:textId="77777777" w:rsidR="0068127C" w:rsidRPr="0090741D" w:rsidRDefault="0068127C" w:rsidP="006F0F52">
            <w:pPr>
              <w:spacing w:line="480" w:lineRule="auto"/>
            </w:pPr>
            <w:r w:rsidRPr="0090741D">
              <w:t>26500</w:t>
            </w:r>
          </w:p>
        </w:tc>
        <w:tc>
          <w:tcPr>
            <w:tcW w:w="1559" w:type="dxa"/>
          </w:tcPr>
          <w:p w14:paraId="397EF414" w14:textId="77777777" w:rsidR="0068127C" w:rsidRPr="0090741D" w:rsidRDefault="0068127C" w:rsidP="006F0F52">
            <w:pPr>
              <w:spacing w:line="480" w:lineRule="auto"/>
            </w:pPr>
            <w:r w:rsidRPr="0090741D">
              <w:t>30000</w:t>
            </w:r>
          </w:p>
        </w:tc>
        <w:tc>
          <w:tcPr>
            <w:tcW w:w="1559" w:type="dxa"/>
          </w:tcPr>
          <w:p w14:paraId="566677B5" w14:textId="77777777" w:rsidR="0068127C" w:rsidRPr="0090741D" w:rsidRDefault="0068127C" w:rsidP="006F0F52">
            <w:pPr>
              <w:spacing w:line="480" w:lineRule="auto"/>
            </w:pPr>
            <w:r w:rsidRPr="0090741D">
              <w:t>18000</w:t>
            </w:r>
          </w:p>
        </w:tc>
      </w:tr>
      <w:tr w:rsidR="0068127C" w:rsidRPr="0090741D" w14:paraId="41F9BC2C" w14:textId="77777777" w:rsidTr="00A716BB">
        <w:tc>
          <w:tcPr>
            <w:tcW w:w="1558" w:type="dxa"/>
          </w:tcPr>
          <w:p w14:paraId="3100EDF2" w14:textId="77777777" w:rsidR="0068127C" w:rsidRPr="0090741D" w:rsidRDefault="0068127C" w:rsidP="00FE7979">
            <w:r w:rsidRPr="0090741D">
              <w:t>Distance</w:t>
            </w:r>
          </w:p>
        </w:tc>
        <w:tc>
          <w:tcPr>
            <w:tcW w:w="7792" w:type="dxa"/>
            <w:gridSpan w:val="5"/>
          </w:tcPr>
          <w:p w14:paraId="0BB53688" w14:textId="77777777" w:rsidR="0068127C" w:rsidRPr="0090741D" w:rsidRDefault="0068127C" w:rsidP="00FE7979">
            <w:pPr>
              <w:jc w:val="center"/>
            </w:pPr>
            <w:r w:rsidRPr="0090741D">
              <w:t>‘Cosine’</w:t>
            </w:r>
          </w:p>
        </w:tc>
      </w:tr>
      <w:tr w:rsidR="0068127C" w:rsidRPr="0090741D" w14:paraId="550B2328" w14:textId="77777777" w:rsidTr="00A716BB">
        <w:tc>
          <w:tcPr>
            <w:tcW w:w="1558" w:type="dxa"/>
          </w:tcPr>
          <w:p w14:paraId="24B4C9BD" w14:textId="77777777" w:rsidR="0068127C" w:rsidRPr="0090741D" w:rsidRDefault="0068127C" w:rsidP="00FE7979">
            <w:r w:rsidRPr="0090741D">
              <w:t>Conditional</w:t>
            </w:r>
          </w:p>
        </w:tc>
        <w:tc>
          <w:tcPr>
            <w:tcW w:w="7792" w:type="dxa"/>
            <w:gridSpan w:val="5"/>
          </w:tcPr>
          <w:p w14:paraId="46AC24C3" w14:textId="77777777" w:rsidR="0068127C" w:rsidRPr="0090741D" w:rsidRDefault="0068127C" w:rsidP="00FE7979">
            <w:pPr>
              <w:jc w:val="center"/>
            </w:pPr>
            <w:r w:rsidRPr="0090741D">
              <w:t>‘Time delta’</w:t>
            </w:r>
          </w:p>
        </w:tc>
      </w:tr>
      <w:tr w:rsidR="0068127C" w:rsidRPr="0090741D" w14:paraId="24043378" w14:textId="77777777" w:rsidTr="00A716BB">
        <w:tc>
          <w:tcPr>
            <w:tcW w:w="1558" w:type="dxa"/>
          </w:tcPr>
          <w:p w14:paraId="275098F7" w14:textId="77777777" w:rsidR="0068127C" w:rsidRPr="0090741D" w:rsidRDefault="0068127C" w:rsidP="00FE7979">
            <w:r w:rsidRPr="0090741D">
              <w:t>Number of hidden units</w:t>
            </w:r>
          </w:p>
        </w:tc>
        <w:tc>
          <w:tcPr>
            <w:tcW w:w="7792" w:type="dxa"/>
            <w:gridSpan w:val="5"/>
          </w:tcPr>
          <w:p w14:paraId="5A08F0A1" w14:textId="77777777" w:rsidR="0068127C" w:rsidRPr="0090741D" w:rsidRDefault="0068127C" w:rsidP="00FE7979">
            <w:pPr>
              <w:jc w:val="center"/>
            </w:pPr>
            <w:r w:rsidRPr="0090741D">
              <w:t>32</w:t>
            </w:r>
          </w:p>
        </w:tc>
      </w:tr>
      <w:tr w:rsidR="0068127C" w:rsidRPr="0090741D" w14:paraId="30EDE7FB" w14:textId="77777777" w:rsidTr="00A716BB">
        <w:tc>
          <w:tcPr>
            <w:tcW w:w="1558" w:type="dxa"/>
          </w:tcPr>
          <w:p w14:paraId="50375A69" w14:textId="77777777" w:rsidR="0068127C" w:rsidRPr="0090741D" w:rsidRDefault="0068127C" w:rsidP="00FE7979">
            <w:r w:rsidRPr="0090741D">
              <w:t>Time offsets</w:t>
            </w:r>
          </w:p>
        </w:tc>
        <w:tc>
          <w:tcPr>
            <w:tcW w:w="7792" w:type="dxa"/>
            <w:gridSpan w:val="5"/>
          </w:tcPr>
          <w:p w14:paraId="7694437C" w14:textId="77777777" w:rsidR="0068127C" w:rsidRPr="0090741D" w:rsidRDefault="0068127C" w:rsidP="00FE7979">
            <w:pPr>
              <w:jc w:val="center"/>
            </w:pPr>
            <w:r w:rsidRPr="0090741D">
              <w:t>1</w:t>
            </w:r>
          </w:p>
        </w:tc>
      </w:tr>
    </w:tbl>
    <w:p w14:paraId="31E94C72" w14:textId="77777777" w:rsidR="0068127C" w:rsidRPr="0090741D" w:rsidRDefault="0068127C" w:rsidP="006F0F52">
      <w:pPr>
        <w:spacing w:line="480" w:lineRule="auto"/>
        <w:rPr>
          <w:b/>
        </w:rPr>
      </w:pPr>
    </w:p>
    <w:p w14:paraId="7841ADD8" w14:textId="77777777" w:rsidR="00E460C1" w:rsidRPr="0090741D" w:rsidRDefault="00E460C1" w:rsidP="00E460C1">
      <w:pPr>
        <w:spacing w:line="480" w:lineRule="auto"/>
      </w:pPr>
      <w:r w:rsidRPr="0090741D">
        <w:t>The number of output dimensions was chosen based on the fewest number of dimensions under which all 5 models consistently outperformed shuffled data for both position and conditioning decoding (Figure S10-12).</w:t>
      </w:r>
    </w:p>
    <w:p w14:paraId="2E13FEF2" w14:textId="77777777" w:rsidR="00E460C1" w:rsidRPr="0090741D" w:rsidRDefault="00E460C1" w:rsidP="00E460C1">
      <w:pPr>
        <w:spacing w:line="480" w:lineRule="auto"/>
        <w:rPr>
          <w:b/>
        </w:rPr>
      </w:pPr>
    </w:p>
    <w:p w14:paraId="50284FBF" w14:textId="77777777" w:rsidR="00E460C1" w:rsidRPr="0090741D" w:rsidRDefault="00E460C1" w:rsidP="00E460C1">
      <w:pPr>
        <w:spacing w:line="480" w:lineRule="auto"/>
        <w:rPr>
          <w:b/>
        </w:rPr>
      </w:pPr>
      <w:r w:rsidRPr="0090741D">
        <w:rPr>
          <w:b/>
        </w:rPr>
        <w:t>Use of CEBRA for conditioning decoding</w:t>
      </w:r>
    </w:p>
    <w:p w14:paraId="35883751" w14:textId="77777777" w:rsidR="00E460C1" w:rsidRPr="0090741D" w:rsidRDefault="00E460C1" w:rsidP="00E460C1">
      <w:pPr>
        <w:spacing w:line="480" w:lineRule="auto"/>
      </w:pPr>
      <w:r w:rsidRPr="0090741D">
        <w:tab/>
        <w:t xml:space="preserve">As in position decoding, the optimal parameters for decoding conditioning were determined for each animal using an extensive grid search across learning rate, temperature, and number of iterations (Figure S11). Models created to compare different sessions of neural activity, such as a model trained on data from session A(n) used to decode session </w:t>
      </w:r>
      <w:proofErr w:type="gramStart"/>
      <w:r w:rsidRPr="0090741D">
        <w:t>B(</w:t>
      </w:r>
      <w:proofErr w:type="gramEnd"/>
      <w:r w:rsidRPr="0090741D">
        <w:t>1), were only trained on cells that occurred in both sessions. Models were trained on spike traces of these cells, with labels corresponding to the CSUS bin during which the signal occurred (either one out of 2 bins or out of 5 bins, see Figures 3c-d). In all cases, 75% of data was used to train the model while 25% of data was held out for verification. All models were run 500 times. Optimal embeddings were determined based on the percent of correctly binned time points. The optimal parameters for each rat are as follows:</w:t>
      </w:r>
    </w:p>
    <w:p w14:paraId="690859D9" w14:textId="77777777" w:rsidR="0068127C" w:rsidRPr="0090741D" w:rsidRDefault="0068127C" w:rsidP="00FE7979"/>
    <w:tbl>
      <w:tblPr>
        <w:tblStyle w:val="TableGrid"/>
        <w:tblW w:w="0" w:type="auto"/>
        <w:tblLook w:val="04A0" w:firstRow="1" w:lastRow="0" w:firstColumn="1" w:lastColumn="0" w:noHBand="0" w:noVBand="1"/>
      </w:tblPr>
      <w:tblGrid>
        <w:gridCol w:w="1526"/>
        <w:gridCol w:w="1487"/>
        <w:gridCol w:w="1963"/>
        <w:gridCol w:w="1418"/>
        <w:gridCol w:w="1487"/>
        <w:gridCol w:w="1469"/>
      </w:tblGrid>
      <w:tr w:rsidR="0068127C" w:rsidRPr="0090741D" w14:paraId="7877A3AB" w14:textId="77777777" w:rsidTr="00A716BB">
        <w:tc>
          <w:tcPr>
            <w:tcW w:w="1558" w:type="dxa"/>
          </w:tcPr>
          <w:p w14:paraId="006BC432" w14:textId="77777777" w:rsidR="0068127C" w:rsidRPr="0090741D" w:rsidRDefault="0068127C" w:rsidP="00FE7979"/>
        </w:tc>
        <w:tc>
          <w:tcPr>
            <w:tcW w:w="1558" w:type="dxa"/>
          </w:tcPr>
          <w:p w14:paraId="4152729A" w14:textId="77777777" w:rsidR="0068127C" w:rsidRPr="0090741D" w:rsidRDefault="0068127C" w:rsidP="00FE7979">
            <w:r w:rsidRPr="0090741D">
              <w:t>Rat 1</w:t>
            </w:r>
          </w:p>
        </w:tc>
        <w:tc>
          <w:tcPr>
            <w:tcW w:w="1558" w:type="dxa"/>
          </w:tcPr>
          <w:p w14:paraId="13035FE1" w14:textId="77777777" w:rsidR="0068127C" w:rsidRPr="0090741D" w:rsidRDefault="0068127C" w:rsidP="00FE7979">
            <w:r w:rsidRPr="0090741D">
              <w:t>Rat 2</w:t>
            </w:r>
          </w:p>
        </w:tc>
        <w:tc>
          <w:tcPr>
            <w:tcW w:w="1558" w:type="dxa"/>
          </w:tcPr>
          <w:p w14:paraId="03820931" w14:textId="77777777" w:rsidR="0068127C" w:rsidRPr="0090741D" w:rsidRDefault="0068127C" w:rsidP="00FE7979">
            <w:r w:rsidRPr="0090741D">
              <w:t>Rat 3</w:t>
            </w:r>
          </w:p>
        </w:tc>
        <w:tc>
          <w:tcPr>
            <w:tcW w:w="1559" w:type="dxa"/>
          </w:tcPr>
          <w:p w14:paraId="2EA75719" w14:textId="77777777" w:rsidR="0068127C" w:rsidRPr="0090741D" w:rsidRDefault="0068127C" w:rsidP="00FE7979">
            <w:r w:rsidRPr="0090741D">
              <w:t>Rat 4</w:t>
            </w:r>
          </w:p>
        </w:tc>
        <w:tc>
          <w:tcPr>
            <w:tcW w:w="1559" w:type="dxa"/>
          </w:tcPr>
          <w:p w14:paraId="64C519B2" w14:textId="77777777" w:rsidR="0068127C" w:rsidRPr="0090741D" w:rsidRDefault="0068127C" w:rsidP="00FE7979">
            <w:r w:rsidRPr="0090741D">
              <w:t>Rat 5</w:t>
            </w:r>
          </w:p>
        </w:tc>
      </w:tr>
      <w:tr w:rsidR="0068127C" w:rsidRPr="0090741D" w14:paraId="40D41318" w14:textId="77777777" w:rsidTr="00A716BB">
        <w:tc>
          <w:tcPr>
            <w:tcW w:w="1558" w:type="dxa"/>
          </w:tcPr>
          <w:p w14:paraId="20CEC771" w14:textId="77777777" w:rsidR="0068127C" w:rsidRPr="0090741D" w:rsidRDefault="0068127C" w:rsidP="00FE7979">
            <w:r w:rsidRPr="0090741D">
              <w:lastRenderedPageBreak/>
              <w:t>Model Architecture</w:t>
            </w:r>
          </w:p>
        </w:tc>
        <w:tc>
          <w:tcPr>
            <w:tcW w:w="7792" w:type="dxa"/>
            <w:gridSpan w:val="5"/>
          </w:tcPr>
          <w:p w14:paraId="37C5F851" w14:textId="77777777" w:rsidR="0068127C" w:rsidRPr="0090741D" w:rsidRDefault="0068127C" w:rsidP="00FE7979">
            <w:pPr>
              <w:jc w:val="center"/>
            </w:pPr>
            <w:r w:rsidRPr="0090741D">
              <w:t>‘Offset10-model’</w:t>
            </w:r>
          </w:p>
        </w:tc>
      </w:tr>
      <w:tr w:rsidR="0068127C" w:rsidRPr="0090741D" w14:paraId="2255B00D" w14:textId="77777777" w:rsidTr="00A716BB">
        <w:tc>
          <w:tcPr>
            <w:tcW w:w="1558" w:type="dxa"/>
          </w:tcPr>
          <w:p w14:paraId="22ED4721" w14:textId="77777777" w:rsidR="0068127C" w:rsidRPr="0090741D" w:rsidRDefault="0068127C" w:rsidP="00FE7979">
            <w:r w:rsidRPr="0090741D">
              <w:t>Batch size</w:t>
            </w:r>
          </w:p>
        </w:tc>
        <w:tc>
          <w:tcPr>
            <w:tcW w:w="7792" w:type="dxa"/>
            <w:gridSpan w:val="5"/>
          </w:tcPr>
          <w:p w14:paraId="03CE7470" w14:textId="77777777" w:rsidR="0068127C" w:rsidRPr="0090741D" w:rsidRDefault="0068127C" w:rsidP="00FE7979">
            <w:pPr>
              <w:jc w:val="center"/>
            </w:pPr>
            <w:r w:rsidRPr="0090741D">
              <w:t>512</w:t>
            </w:r>
          </w:p>
        </w:tc>
      </w:tr>
      <w:tr w:rsidR="0068127C" w:rsidRPr="0090741D" w14:paraId="0F5E7A8D" w14:textId="77777777" w:rsidTr="00A716BB">
        <w:tc>
          <w:tcPr>
            <w:tcW w:w="1558" w:type="dxa"/>
          </w:tcPr>
          <w:p w14:paraId="4C4FA183" w14:textId="77777777" w:rsidR="0068127C" w:rsidRPr="0090741D" w:rsidRDefault="0068127C" w:rsidP="00FE7979">
            <w:r w:rsidRPr="0090741D">
              <w:t>Learning rate</w:t>
            </w:r>
          </w:p>
        </w:tc>
        <w:tc>
          <w:tcPr>
            <w:tcW w:w="1558" w:type="dxa"/>
          </w:tcPr>
          <w:p w14:paraId="25F400AC" w14:textId="77777777" w:rsidR="0068127C" w:rsidRPr="0090741D" w:rsidRDefault="0068127C" w:rsidP="00FE7979">
            <w:r w:rsidRPr="0090741D">
              <w:t>3.5*10</w:t>
            </w:r>
            <w:r w:rsidRPr="0090741D">
              <w:rPr>
                <w:vertAlign w:val="superscript"/>
              </w:rPr>
              <w:t>-3</w:t>
            </w:r>
          </w:p>
        </w:tc>
        <w:tc>
          <w:tcPr>
            <w:tcW w:w="1558" w:type="dxa"/>
          </w:tcPr>
          <w:p w14:paraId="1CCA9769" w14:textId="670BF094" w:rsidR="0068127C" w:rsidRPr="0090741D" w:rsidRDefault="00F965EF" w:rsidP="00FE7979">
            <w:r>
              <w:t>2.5</w:t>
            </w:r>
            <w:r w:rsidR="0068127C" w:rsidRPr="0090741D">
              <w:t>*10</w:t>
            </w:r>
            <w:r w:rsidR="0068127C" w:rsidRPr="0090741D">
              <w:rPr>
                <w:vertAlign w:val="superscript"/>
              </w:rPr>
              <w:t>-3</w:t>
            </w:r>
          </w:p>
        </w:tc>
        <w:tc>
          <w:tcPr>
            <w:tcW w:w="1558" w:type="dxa"/>
          </w:tcPr>
          <w:p w14:paraId="231F5137" w14:textId="77777777" w:rsidR="0068127C" w:rsidRPr="0090741D" w:rsidRDefault="0068127C" w:rsidP="00FE7979">
            <w:r w:rsidRPr="0090741D">
              <w:t>3.5*10</w:t>
            </w:r>
            <w:r w:rsidRPr="0090741D">
              <w:rPr>
                <w:vertAlign w:val="superscript"/>
              </w:rPr>
              <w:t>-3</w:t>
            </w:r>
          </w:p>
        </w:tc>
        <w:tc>
          <w:tcPr>
            <w:tcW w:w="1559" w:type="dxa"/>
          </w:tcPr>
          <w:p w14:paraId="037B7C0F" w14:textId="77777777" w:rsidR="0068127C" w:rsidRPr="0090741D" w:rsidRDefault="0068127C" w:rsidP="00FE7979">
            <w:r w:rsidRPr="0090741D">
              <w:t>7.5*10</w:t>
            </w:r>
            <w:r w:rsidRPr="0090741D">
              <w:rPr>
                <w:vertAlign w:val="superscript"/>
              </w:rPr>
              <w:t>-3</w:t>
            </w:r>
          </w:p>
        </w:tc>
        <w:tc>
          <w:tcPr>
            <w:tcW w:w="1559" w:type="dxa"/>
          </w:tcPr>
          <w:p w14:paraId="3352ED18" w14:textId="77777777" w:rsidR="0068127C" w:rsidRPr="0090741D" w:rsidRDefault="0068127C" w:rsidP="00FE7979">
            <w:r w:rsidRPr="0090741D">
              <w:t>9.5*10</w:t>
            </w:r>
            <w:r w:rsidRPr="0090741D">
              <w:rPr>
                <w:vertAlign w:val="superscript"/>
              </w:rPr>
              <w:t>-3</w:t>
            </w:r>
          </w:p>
        </w:tc>
      </w:tr>
      <w:tr w:rsidR="0068127C" w:rsidRPr="0090741D" w14:paraId="695F4B89" w14:textId="77777777" w:rsidTr="00A716BB">
        <w:tc>
          <w:tcPr>
            <w:tcW w:w="1558" w:type="dxa"/>
          </w:tcPr>
          <w:p w14:paraId="36903BFB" w14:textId="77777777" w:rsidR="0068127C" w:rsidRPr="0090741D" w:rsidRDefault="0068127C" w:rsidP="00FE7979">
            <w:r w:rsidRPr="0090741D">
              <w:t>Temperature mode</w:t>
            </w:r>
          </w:p>
        </w:tc>
        <w:tc>
          <w:tcPr>
            <w:tcW w:w="1558" w:type="dxa"/>
          </w:tcPr>
          <w:p w14:paraId="5659CDF8" w14:textId="77777777" w:rsidR="0068127C" w:rsidRPr="0090741D" w:rsidRDefault="0068127C" w:rsidP="00FE7979">
            <w:r w:rsidRPr="0090741D">
              <w:t>‘Constant’</w:t>
            </w:r>
          </w:p>
        </w:tc>
        <w:tc>
          <w:tcPr>
            <w:tcW w:w="1558" w:type="dxa"/>
          </w:tcPr>
          <w:p w14:paraId="4E3F8F5D" w14:textId="70343AB9" w:rsidR="0068127C" w:rsidRPr="0090741D" w:rsidRDefault="0068127C" w:rsidP="00FE7979">
            <w:r w:rsidRPr="0090741D">
              <w:t>‘</w:t>
            </w:r>
            <w:del w:id="1366" w:author="Hannah Suzanne Wirtshafter" w:date="2026-04-30T11:40:00Z">
              <w:r w:rsidR="00F965EF" w:rsidDel="003946BC">
                <w:delText>Auto</w:delText>
              </w:r>
            </w:del>
            <w:ins w:id="1367" w:author="Hannah Suzanne Wirtshafter" w:date="2026-04-30T11:40:00Z">
              <w:r w:rsidR="003946BC">
                <w:t>Constant</w:t>
              </w:r>
            </w:ins>
          </w:p>
        </w:tc>
        <w:tc>
          <w:tcPr>
            <w:tcW w:w="1558" w:type="dxa"/>
          </w:tcPr>
          <w:p w14:paraId="776BCEAE" w14:textId="77777777" w:rsidR="0068127C" w:rsidRPr="0090741D" w:rsidRDefault="0068127C" w:rsidP="00FE7979">
            <w:r w:rsidRPr="0090741D">
              <w:t>‘Auto’</w:t>
            </w:r>
          </w:p>
        </w:tc>
        <w:tc>
          <w:tcPr>
            <w:tcW w:w="1559" w:type="dxa"/>
          </w:tcPr>
          <w:p w14:paraId="7DE4D8A0" w14:textId="77777777" w:rsidR="0068127C" w:rsidRPr="0090741D" w:rsidRDefault="0068127C" w:rsidP="00FE7979">
            <w:r w:rsidRPr="0090741D">
              <w:t>‘Constant’</w:t>
            </w:r>
          </w:p>
        </w:tc>
        <w:tc>
          <w:tcPr>
            <w:tcW w:w="1559" w:type="dxa"/>
          </w:tcPr>
          <w:p w14:paraId="4F577639" w14:textId="77777777" w:rsidR="0068127C" w:rsidRPr="0090741D" w:rsidRDefault="0068127C" w:rsidP="00FE7979">
            <w:r w:rsidRPr="0090741D">
              <w:t>‘Constant’</w:t>
            </w:r>
          </w:p>
        </w:tc>
      </w:tr>
      <w:tr w:rsidR="0068127C" w:rsidRPr="0090741D" w14:paraId="45A2E5AA" w14:textId="77777777" w:rsidTr="00A716BB">
        <w:tc>
          <w:tcPr>
            <w:tcW w:w="1558" w:type="dxa"/>
          </w:tcPr>
          <w:p w14:paraId="07E1B704" w14:textId="77777777" w:rsidR="0068127C" w:rsidRPr="0090741D" w:rsidRDefault="0068127C" w:rsidP="00FE7979">
            <w:r w:rsidRPr="0090741D">
              <w:t>Minimum temperature</w:t>
            </w:r>
          </w:p>
        </w:tc>
        <w:tc>
          <w:tcPr>
            <w:tcW w:w="1558" w:type="dxa"/>
          </w:tcPr>
          <w:p w14:paraId="7936CBAC" w14:textId="77777777" w:rsidR="0068127C" w:rsidRPr="0090741D" w:rsidRDefault="0068127C" w:rsidP="00FE7979">
            <w:r w:rsidRPr="0090741D">
              <w:t>2.33</w:t>
            </w:r>
          </w:p>
        </w:tc>
        <w:tc>
          <w:tcPr>
            <w:tcW w:w="1558" w:type="dxa"/>
          </w:tcPr>
          <w:p w14:paraId="463080AB" w14:textId="66080812" w:rsidR="0068127C" w:rsidRPr="0090741D" w:rsidRDefault="003946BC" w:rsidP="00FE7979">
            <w:ins w:id="1368" w:author="Hannah Suzanne Wirtshafter" w:date="2026-04-30T11:41:00Z">
              <w:r>
                <w:t>1.5</w:t>
              </w:r>
            </w:ins>
            <w:del w:id="1369" w:author="Hannah Suzanne Wirtshafter" w:date="2026-04-30T11:41:00Z">
              <w:r w:rsidR="00F965EF" w:rsidDel="003946BC">
                <w:delText>2.5</w:delText>
              </w:r>
            </w:del>
          </w:p>
        </w:tc>
        <w:tc>
          <w:tcPr>
            <w:tcW w:w="1558" w:type="dxa"/>
          </w:tcPr>
          <w:p w14:paraId="4DC4EB46" w14:textId="77777777" w:rsidR="0068127C" w:rsidRPr="0090741D" w:rsidRDefault="0068127C" w:rsidP="00FE7979">
            <w:r w:rsidRPr="0090741D">
              <w:t>1.67</w:t>
            </w:r>
          </w:p>
        </w:tc>
        <w:tc>
          <w:tcPr>
            <w:tcW w:w="1559" w:type="dxa"/>
          </w:tcPr>
          <w:p w14:paraId="1682BD64" w14:textId="77777777" w:rsidR="0068127C" w:rsidRPr="0090741D" w:rsidRDefault="0068127C" w:rsidP="00FE7979">
            <w:r w:rsidRPr="0090741D">
              <w:t>1.67</w:t>
            </w:r>
          </w:p>
        </w:tc>
        <w:tc>
          <w:tcPr>
            <w:tcW w:w="1559" w:type="dxa"/>
          </w:tcPr>
          <w:p w14:paraId="30A85A74" w14:textId="77777777" w:rsidR="0068127C" w:rsidRPr="0090741D" w:rsidRDefault="0068127C" w:rsidP="00FE7979">
            <w:r w:rsidRPr="0090741D">
              <w:t>2.66</w:t>
            </w:r>
          </w:p>
        </w:tc>
      </w:tr>
      <w:tr w:rsidR="0068127C" w:rsidRPr="0090741D" w14:paraId="781232FE" w14:textId="77777777" w:rsidTr="00A716BB">
        <w:tc>
          <w:tcPr>
            <w:tcW w:w="1558" w:type="dxa"/>
          </w:tcPr>
          <w:p w14:paraId="15517637" w14:textId="45D51C88" w:rsidR="0068127C" w:rsidRPr="0090741D" w:rsidRDefault="0068127C" w:rsidP="00FE7979">
            <w:r w:rsidRPr="0090741D">
              <w:t>Output dimensions (# of latents</w:t>
            </w:r>
            <w:ins w:id="1370" w:author="Hannah Suzanne Wirtshafter" w:date="2026-04-30T11:14:00Z">
              <w:r w:rsidR="00F965EF">
                <w:t>+1</w:t>
              </w:r>
            </w:ins>
            <w:r w:rsidRPr="0090741D">
              <w:t>)</w:t>
            </w:r>
          </w:p>
        </w:tc>
        <w:tc>
          <w:tcPr>
            <w:tcW w:w="7792" w:type="dxa"/>
            <w:gridSpan w:val="5"/>
          </w:tcPr>
          <w:p w14:paraId="7130CC15" w14:textId="77777777" w:rsidR="0068127C" w:rsidRPr="0090741D" w:rsidRDefault="0068127C" w:rsidP="00FE7979">
            <w:pPr>
              <w:jc w:val="center"/>
            </w:pPr>
            <w:r w:rsidRPr="0090741D">
              <w:t>3</w:t>
            </w:r>
          </w:p>
        </w:tc>
      </w:tr>
      <w:tr w:rsidR="0068127C" w:rsidRPr="0090741D" w14:paraId="193F4A68" w14:textId="77777777" w:rsidTr="00A716BB">
        <w:tc>
          <w:tcPr>
            <w:tcW w:w="1558" w:type="dxa"/>
          </w:tcPr>
          <w:p w14:paraId="6D3B33BB" w14:textId="77777777" w:rsidR="0068127C" w:rsidRPr="0090741D" w:rsidRDefault="0068127C" w:rsidP="00FE7979">
            <w:r w:rsidRPr="0090741D">
              <w:t>Max iterations</w:t>
            </w:r>
          </w:p>
        </w:tc>
        <w:tc>
          <w:tcPr>
            <w:tcW w:w="1558" w:type="dxa"/>
          </w:tcPr>
          <w:p w14:paraId="133C77B6" w14:textId="77777777" w:rsidR="0068127C" w:rsidRPr="0090741D" w:rsidRDefault="0068127C" w:rsidP="00FE7979">
            <w:r w:rsidRPr="0090741D">
              <w:t>50000</w:t>
            </w:r>
          </w:p>
        </w:tc>
        <w:tc>
          <w:tcPr>
            <w:tcW w:w="1558" w:type="dxa"/>
          </w:tcPr>
          <w:p w14:paraId="11C92E74" w14:textId="47B71807" w:rsidR="0068127C" w:rsidRPr="0090741D" w:rsidRDefault="00F965EF" w:rsidP="00FE7979">
            <w:del w:id="1371" w:author="Hannah Suzanne Wirtshafter" w:date="2026-04-30T11:41:00Z">
              <w:r w:rsidDel="003946BC">
                <w:delText>21000</w:delText>
              </w:r>
            </w:del>
            <w:ins w:id="1372" w:author="Hannah Suzanne Wirtshafter" w:date="2026-04-30T11:41:00Z">
              <w:r w:rsidR="003946BC">
                <w:t>30000</w:t>
              </w:r>
            </w:ins>
          </w:p>
        </w:tc>
        <w:tc>
          <w:tcPr>
            <w:tcW w:w="1558" w:type="dxa"/>
          </w:tcPr>
          <w:p w14:paraId="6E07C77E" w14:textId="77777777" w:rsidR="0068127C" w:rsidRPr="0090741D" w:rsidRDefault="0068127C" w:rsidP="00FE7979">
            <w:r w:rsidRPr="0090741D">
              <w:t>20000</w:t>
            </w:r>
          </w:p>
        </w:tc>
        <w:tc>
          <w:tcPr>
            <w:tcW w:w="1559" w:type="dxa"/>
          </w:tcPr>
          <w:p w14:paraId="3B7D252F" w14:textId="77777777" w:rsidR="0068127C" w:rsidRPr="0090741D" w:rsidRDefault="0068127C" w:rsidP="00FE7979">
            <w:r w:rsidRPr="0090741D">
              <w:t>18000</w:t>
            </w:r>
          </w:p>
        </w:tc>
        <w:tc>
          <w:tcPr>
            <w:tcW w:w="1559" w:type="dxa"/>
          </w:tcPr>
          <w:p w14:paraId="4B085204" w14:textId="77777777" w:rsidR="0068127C" w:rsidRPr="0090741D" w:rsidRDefault="0068127C" w:rsidP="00FE7979">
            <w:r w:rsidRPr="0090741D">
              <w:t>25000</w:t>
            </w:r>
          </w:p>
        </w:tc>
      </w:tr>
      <w:tr w:rsidR="0068127C" w:rsidRPr="0090741D" w14:paraId="6B8DDF4D" w14:textId="77777777" w:rsidTr="00A716BB">
        <w:tc>
          <w:tcPr>
            <w:tcW w:w="1558" w:type="dxa"/>
          </w:tcPr>
          <w:p w14:paraId="2C16414A" w14:textId="77777777" w:rsidR="0068127C" w:rsidRPr="0090741D" w:rsidRDefault="0068127C" w:rsidP="00FE7979">
            <w:r w:rsidRPr="0090741D">
              <w:t>Distance</w:t>
            </w:r>
          </w:p>
        </w:tc>
        <w:tc>
          <w:tcPr>
            <w:tcW w:w="1558" w:type="dxa"/>
          </w:tcPr>
          <w:p w14:paraId="6CD36EA0" w14:textId="77777777" w:rsidR="0068127C" w:rsidRPr="0090741D" w:rsidRDefault="0068127C" w:rsidP="00FE7979">
            <w:r w:rsidRPr="0090741D">
              <w:t>‘Euclidian’</w:t>
            </w:r>
          </w:p>
        </w:tc>
        <w:tc>
          <w:tcPr>
            <w:tcW w:w="1558" w:type="dxa"/>
          </w:tcPr>
          <w:p w14:paraId="0647D98E" w14:textId="599AD4FF" w:rsidR="0068127C" w:rsidRPr="0090741D" w:rsidRDefault="0068127C" w:rsidP="00FE7979">
            <w:r w:rsidRPr="0090741D">
              <w:t>‘</w:t>
            </w:r>
            <w:del w:id="1373" w:author="Hannah Suzanne Wirtshafter" w:date="2026-04-30T11:40:00Z">
              <w:r w:rsidR="00F965EF" w:rsidRPr="0090741D" w:rsidDel="003946BC">
                <w:delText>Euclidian’</w:delText>
              </w:r>
            </w:del>
            <w:ins w:id="1374" w:author="Hannah Suzanne Wirtshafter" w:date="2026-04-30T11:40:00Z">
              <w:r w:rsidR="003946BC">
                <w:t>Cosine</w:t>
              </w:r>
            </w:ins>
          </w:p>
        </w:tc>
        <w:tc>
          <w:tcPr>
            <w:tcW w:w="1558" w:type="dxa"/>
          </w:tcPr>
          <w:p w14:paraId="0D71BF95" w14:textId="77777777" w:rsidR="0068127C" w:rsidRPr="0090741D" w:rsidRDefault="0068127C" w:rsidP="00FE7979">
            <w:r w:rsidRPr="0090741D">
              <w:t>‘Cosine’</w:t>
            </w:r>
          </w:p>
        </w:tc>
        <w:tc>
          <w:tcPr>
            <w:tcW w:w="1559" w:type="dxa"/>
          </w:tcPr>
          <w:p w14:paraId="5FCF63EF" w14:textId="77777777" w:rsidR="0068127C" w:rsidRPr="0090741D" w:rsidRDefault="0068127C" w:rsidP="00FE7979">
            <w:r w:rsidRPr="0090741D">
              <w:t>‘Euclidian’</w:t>
            </w:r>
          </w:p>
        </w:tc>
        <w:tc>
          <w:tcPr>
            <w:tcW w:w="1559" w:type="dxa"/>
          </w:tcPr>
          <w:p w14:paraId="3239B97E" w14:textId="77777777" w:rsidR="0068127C" w:rsidRPr="0090741D" w:rsidRDefault="0068127C" w:rsidP="00FE7979">
            <w:r w:rsidRPr="0090741D">
              <w:t>‘Cosine’</w:t>
            </w:r>
          </w:p>
        </w:tc>
      </w:tr>
      <w:tr w:rsidR="0068127C" w:rsidRPr="0090741D" w14:paraId="077B17B4" w14:textId="77777777" w:rsidTr="00A716BB">
        <w:tc>
          <w:tcPr>
            <w:tcW w:w="1558" w:type="dxa"/>
          </w:tcPr>
          <w:p w14:paraId="3CBC8695" w14:textId="77777777" w:rsidR="0068127C" w:rsidRPr="0090741D" w:rsidRDefault="0068127C" w:rsidP="00FE7979">
            <w:r w:rsidRPr="0090741D">
              <w:t>Conditional</w:t>
            </w:r>
          </w:p>
        </w:tc>
        <w:tc>
          <w:tcPr>
            <w:tcW w:w="7792" w:type="dxa"/>
            <w:gridSpan w:val="5"/>
          </w:tcPr>
          <w:p w14:paraId="2783D47A" w14:textId="77777777" w:rsidR="0068127C" w:rsidRPr="0090741D" w:rsidRDefault="0068127C" w:rsidP="00FE7979">
            <w:pPr>
              <w:jc w:val="center"/>
            </w:pPr>
            <w:r w:rsidRPr="0090741D">
              <w:t>‘Time delta’</w:t>
            </w:r>
          </w:p>
        </w:tc>
      </w:tr>
      <w:tr w:rsidR="0068127C" w:rsidRPr="0090741D" w14:paraId="14A78B45" w14:textId="77777777" w:rsidTr="00A716BB">
        <w:tc>
          <w:tcPr>
            <w:tcW w:w="1558" w:type="dxa"/>
          </w:tcPr>
          <w:p w14:paraId="1848FD87" w14:textId="77777777" w:rsidR="0068127C" w:rsidRPr="0090741D" w:rsidRDefault="0068127C" w:rsidP="00FE7979">
            <w:r w:rsidRPr="0090741D">
              <w:t>Number of hidden units</w:t>
            </w:r>
          </w:p>
        </w:tc>
        <w:tc>
          <w:tcPr>
            <w:tcW w:w="7792" w:type="dxa"/>
            <w:gridSpan w:val="5"/>
          </w:tcPr>
          <w:p w14:paraId="4332F32B" w14:textId="77777777" w:rsidR="0068127C" w:rsidRPr="0090741D" w:rsidRDefault="0068127C" w:rsidP="00FE7979">
            <w:pPr>
              <w:jc w:val="center"/>
            </w:pPr>
            <w:r w:rsidRPr="0090741D">
              <w:t>32</w:t>
            </w:r>
          </w:p>
        </w:tc>
      </w:tr>
      <w:tr w:rsidR="0068127C" w:rsidRPr="0090741D" w14:paraId="2A833484" w14:textId="77777777" w:rsidTr="00A716BB">
        <w:tc>
          <w:tcPr>
            <w:tcW w:w="1558" w:type="dxa"/>
          </w:tcPr>
          <w:p w14:paraId="7A9696F3" w14:textId="77777777" w:rsidR="0068127C" w:rsidRPr="0090741D" w:rsidRDefault="0068127C" w:rsidP="00FE7979">
            <w:r w:rsidRPr="0090741D">
              <w:t>Time offsets</w:t>
            </w:r>
          </w:p>
        </w:tc>
        <w:tc>
          <w:tcPr>
            <w:tcW w:w="7792" w:type="dxa"/>
            <w:gridSpan w:val="5"/>
          </w:tcPr>
          <w:p w14:paraId="7E29F404" w14:textId="77777777" w:rsidR="0068127C" w:rsidRPr="0090741D" w:rsidRDefault="0068127C" w:rsidP="00FE7979">
            <w:pPr>
              <w:jc w:val="center"/>
            </w:pPr>
            <w:r w:rsidRPr="0090741D">
              <w:t>1</w:t>
            </w:r>
          </w:p>
        </w:tc>
      </w:tr>
    </w:tbl>
    <w:p w14:paraId="0682778F" w14:textId="77777777" w:rsidR="0068127C" w:rsidRPr="0090741D" w:rsidRDefault="0068127C" w:rsidP="00A753A4">
      <w:pPr>
        <w:spacing w:line="480" w:lineRule="auto"/>
      </w:pPr>
    </w:p>
    <w:p w14:paraId="3711E2CD" w14:textId="365C9834" w:rsidR="00A753A4" w:rsidRPr="0090741D" w:rsidRDefault="00A753A4" w:rsidP="001107BD">
      <w:pPr>
        <w:spacing w:line="480" w:lineRule="auto"/>
        <w:ind w:firstLine="720"/>
      </w:pPr>
      <w:r w:rsidRPr="0090741D">
        <w:t xml:space="preserve">The number of output dimension was chosen based on the fewest number of dimensions under which all 5 models consistently outperformed shuffled data for both position and conditioning decoding (Figure S10-12). The parameters listed above were used for decoding into 2 or 5 bins, including the use of 3 output dimensions (# of </w:t>
      </w:r>
      <w:proofErr w:type="spellStart"/>
      <w:r w:rsidRPr="0090741D">
        <w:t>latents</w:t>
      </w:r>
      <w:proofErr w:type="spellEnd"/>
      <w:ins w:id="1375" w:author="Hannah Suzanne Wirtshafter" w:date="2026-04-30T11:15:00Z">
        <w:r w:rsidR="00F965EF">
          <w:t xml:space="preserve"> + 1; the third dimension is used for plotting and normalization purposes, per CEBRA</w:t>
        </w:r>
      </w:ins>
      <w:r w:rsidR="00F965EF">
        <w:fldChar w:fldCharType="begin">
          <w:fldData xml:space="preserve">PEVuZE5vdGU+PENpdGU+PEF1dGhvcj5TY2huZWlkZXI8L0F1dGhvcj48WWVhcj4yMDIzPC9ZZWFy
PjxSZWNOdW0+MTY1MDwvUmVjTnVtPjxEaXNwbGF5VGV4dD48c3R5bGUgZmFjZT0ic3VwZXJzY3Jp
cHQiPjE4PC9zdHlsZT48L0Rpc3BsYXlUZXh0PjxyZWNvcmQ+PHJlYy1udW1iZXI+MTY1MDwvcmVj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F965EF">
        <w:instrText xml:space="preserve"> ADDIN EN.CITE </w:instrText>
      </w:r>
      <w:r w:rsidR="00F965EF">
        <w:fldChar w:fldCharType="begin">
          <w:fldData xml:space="preserve">PEVuZE5vdGU+PENpdGU+PEF1dGhvcj5TY2huZWlkZXI8L0F1dGhvcj48WWVhcj4yMDIzPC9ZZWFy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</w:fldData>
        </w:fldChar>
      </w:r>
      <w:r w:rsidR="00F965EF">
        <w:instrText xml:space="preserve"> ADDIN EN.CITE.DATA </w:instrText>
      </w:r>
      <w:r w:rsidR="00F965EF">
        <w:fldChar w:fldCharType="end"/>
      </w:r>
      <w:r w:rsidR="00F965EF">
        <w:fldChar w:fldCharType="separate"/>
      </w:r>
      <w:r w:rsidR="00F965EF" w:rsidRPr="00F965EF">
        <w:rPr>
          <w:noProof/>
          <w:vertAlign w:val="superscript"/>
        </w:rPr>
        <w:t>18</w:t>
      </w:r>
      <w:r w:rsidR="00F965EF">
        <w:fldChar w:fldCharType="end"/>
      </w:r>
      <w:r w:rsidRPr="0090741D">
        <w:t xml:space="preserve">). </w:t>
      </w:r>
    </w:p>
    <w:p w14:paraId="44369B4E" w14:textId="74B147D5" w:rsidR="00A753A4" w:rsidRPr="0090741D" w:rsidRDefault="00A753A4" w:rsidP="00A753A4">
      <w:pPr>
        <w:spacing w:line="480" w:lineRule="auto"/>
        <w:ind w:firstLine="720"/>
      </w:pPr>
      <w:r w:rsidRPr="0090741D">
        <w:t xml:space="preserve"> The accuracy of results was computed from the entries in the confusion matrix:</w:t>
      </w:r>
    </w:p>
    <w:p w14:paraId="46EDEA0A" w14:textId="77777777" w:rsidR="0068127C" w:rsidRPr="0090741D" w:rsidRDefault="0068127C" w:rsidP="00FE7979">
      <w:pPr>
        <w:ind w:firstLine="720"/>
      </w:pPr>
    </w:p>
    <w:p w14:paraId="30385E52" w14:textId="77777777" w:rsidR="0068127C" w:rsidRPr="0090741D" w:rsidRDefault="0068127C" w:rsidP="00FE7979">
      <w:pPr>
        <w:ind w:firstLine="720"/>
      </w:pPr>
      <m:oMathPara>
        <m:oMath>
          <m:r>
            <w:rPr>
              <w:rFonts w:ascii="Cambria Math" w:hAnsi="Cambria Math"/>
            </w:rPr>
            <m:t>Accuracy=</m:t>
          </m:r>
          <m:f>
            <m:fPr>
              <m:ctrlPr>
                <w:rPr>
                  <w:rFonts w:ascii="Cambria Math" w:hAnsi="Cambria Math"/>
                  <w:i/>
                </w:rPr>
              </m:ctrlPr>
            </m:fPr>
            <m:num>
              <m:r>
                <w:rPr>
                  <w:rFonts w:ascii="Cambria Math" w:hAnsi="Cambria Math"/>
                </w:rPr>
                <m:t xml:space="preserve">Sum of number of diagonal </m:t>
              </m:r>
              <m:d>
                <m:dPr>
                  <m:ctrlPr>
                    <w:rPr>
                      <w:rFonts w:ascii="Cambria Math" w:hAnsi="Cambria Math"/>
                      <w:i/>
                    </w:rPr>
                  </m:ctrlPr>
                </m:dPr>
                <m:e>
                  <m:r>
                    <w:rPr>
                      <w:rFonts w:ascii="Cambria Math" w:hAnsi="Cambria Math"/>
                    </w:rPr>
                    <m:t>correct</m:t>
                  </m:r>
                </m:e>
              </m:d>
              <m:r>
                <w:rPr>
                  <w:rFonts w:ascii="Cambria Math" w:hAnsi="Cambria Math"/>
                </w:rPr>
                <m:t xml:space="preserve"> elements</m:t>
              </m:r>
            </m:num>
            <m:den>
              <m:r>
                <w:rPr>
                  <w:rFonts w:ascii="Cambria Math" w:hAnsi="Cambria Math"/>
                </w:rPr>
                <m:t>Sum of number of total elements</m:t>
              </m:r>
            </m:den>
          </m:f>
        </m:oMath>
      </m:oMathPara>
    </w:p>
    <w:p w14:paraId="7D873DB6" w14:textId="77777777" w:rsidR="0068127C" w:rsidRPr="0090741D" w:rsidRDefault="0068127C" w:rsidP="00FE7979"/>
    <w:p w14:paraId="7D9D35C8" w14:textId="724C83FB" w:rsidR="00BA1BB6" w:rsidRPr="0090741D" w:rsidDel="00AF551E" w:rsidRDefault="00754521" w:rsidP="00BA1BB6">
      <w:pPr>
        <w:rPr>
          <w:del w:id="1376" w:author="Hannah Suzanne Wirtshafter" w:date="2026-05-13T14:11:00Z"/>
        </w:rPr>
      </w:pPr>
      <w:ins w:id="1377" w:author="Hannah Suzanne Wirtshafter" w:date="2026-05-13T14:26:00Z">
        <w:r>
          <w:t>±±±</w:t>
        </w:r>
      </w:ins>
      <w:del w:id="1378" w:author="Hannah Suzanne Wirtshafter" w:date="2026-05-13T14:11:00Z">
        <w:r w:rsidR="00BA1BB6" w:rsidRPr="0090741D" w:rsidDel="00AF551E">
          <w:delText xml:space="preserve">Precision was calculated for each class </w:delText>
        </w:r>
        <m:oMath>
          <m:r>
            <w:rPr>
              <w:rFonts w:ascii="Cambria Math" w:hAnsi="Cambria Math"/>
            </w:rPr>
            <m:t>i</m:t>
          </m:r>
        </m:oMath>
        <w:r w:rsidR="00BA1BB6" w:rsidRPr="0090741D" w:rsidDel="00AF551E">
          <w:delText xml:space="preserve">, </w:delText>
        </w:r>
        <m:oMath>
          <m:r>
            <w:rPr>
              <w:rFonts w:ascii="Cambria Math" w:hAnsi="Cambria Math"/>
            </w:rPr>
            <m:t>1≤i≤n,</m:t>
          </m:r>
        </m:oMath>
        <w:r w:rsidR="00BA1BB6" w:rsidRPr="0090741D" w:rsidDel="00AF551E">
          <w:delText xml:space="preserve"> where </w:delText>
        </w:r>
        <m:oMath>
          <m:r>
            <w:rPr>
              <w:rFonts w:ascii="Cambria Math" w:hAnsi="Cambria Math"/>
            </w:rPr>
            <m:t>n</m:t>
          </m:r>
        </m:oMath>
        <w:r w:rsidR="00BA1BB6" w:rsidRPr="0090741D" w:rsidDel="00AF551E">
          <w:delText xml:space="preserve"> is the number of classes:</w:delText>
        </w:r>
      </w:del>
    </w:p>
    <w:p w14:paraId="13252F72" w14:textId="5E992398" w:rsidR="00BA1BB6" w:rsidRPr="0090741D" w:rsidDel="00AF551E" w:rsidRDefault="00BA1BB6" w:rsidP="00BA1BB6">
      <w:pPr>
        <w:rPr>
          <w:del w:id="1379" w:author="Hannah Suzanne Wirtshafter" w:date="2026-05-13T14:11:00Z"/>
        </w:rPr>
      </w:pPr>
    </w:p>
    <w:p w14:paraId="1499F093" w14:textId="13F6D404" w:rsidR="00BA1BB6" w:rsidRPr="0090741D" w:rsidDel="00AF551E" w:rsidRDefault="00662EC8" w:rsidP="00BA1BB6">
      <w:pPr>
        <w:rPr>
          <w:del w:id="1380" w:author="Hannah Suzanne Wirtshafter" w:date="2026-05-13T14:11:00Z"/>
        </w:rPr>
      </w:pPr>
      <m:oMathPara>
        <m:oMath>
          <m:sSub>
            <m:sSubPr>
              <m:ctrlPr>
                <w:del w:id="1381" w:author="Hannah Suzanne Wirtshafter" w:date="2026-05-13T14:11:00Z">
                  <w:rPr>
                    <w:rFonts w:ascii="Cambria Math" w:hAnsi="Cambria Math"/>
                    <w:i/>
                  </w:rPr>
                </w:del>
              </m:ctrlPr>
            </m:sSubPr>
            <m:e>
              <m:r>
                <w:del w:id="1382" w:author="Hannah Suzanne Wirtshafter" w:date="2026-05-13T14:11:00Z">
                  <w:rPr>
                    <w:rFonts w:ascii="Cambria Math" w:hAnsi="Cambria Math"/>
                  </w:rPr>
                  <m:t>Precision</m:t>
                </w:del>
              </m:r>
            </m:e>
            <m:sub>
              <m:r>
                <w:del w:id="1383" w:author="Hannah Suzanne Wirtshafter" w:date="2026-05-13T14:11:00Z">
                  <w:rPr>
                    <w:rFonts w:ascii="Cambria Math" w:hAnsi="Cambria Math"/>
                  </w:rPr>
                  <m:t>i</m:t>
                </w:del>
              </m:r>
            </m:sub>
          </m:sSub>
          <m:r>
            <w:del w:id="1384" w:author="Hannah Suzanne Wirtshafter" w:date="2026-05-13T14:11:00Z">
              <w:rPr>
                <w:rFonts w:ascii="Cambria Math" w:hAnsi="Cambria Math"/>
              </w:rPr>
              <m:t>=</m:t>
            </w:del>
          </m:r>
          <m:f>
            <m:fPr>
              <m:ctrlPr>
                <w:del w:id="1385" w:author="Hannah Suzanne Wirtshafter" w:date="2026-05-13T14:11:00Z">
                  <w:rPr>
                    <w:rFonts w:ascii="Cambria Math" w:hAnsi="Cambria Math"/>
                    <w:i/>
                  </w:rPr>
                </w:del>
              </m:ctrlPr>
            </m:fPr>
            <m:num>
              <m:d>
                <m:dPr>
                  <m:ctrlPr>
                    <w:del w:id="1386" w:author="Hannah Suzanne Wirtshafter" w:date="2026-05-13T14:11:00Z">
                      <w:rPr>
                        <w:rFonts w:ascii="Cambria Math" w:hAnsi="Cambria Math"/>
                        <w:i/>
                      </w:rPr>
                    </w:del>
                  </m:ctrlPr>
                </m:dPr>
                <m:e>
                  <m:r>
                    <w:del w:id="1387" w:author="Hannah Suzanne Wirtshafter" w:date="2026-05-13T14:11:00Z">
                      <w:rPr>
                        <w:rFonts w:ascii="Cambria Math" w:hAnsi="Cambria Math"/>
                      </w:rPr>
                      <m:t>T</m:t>
                    </w:del>
                  </m:r>
                  <m:sSub>
                    <m:sSubPr>
                      <m:ctrlPr>
                        <w:del w:id="1388" w:author="Hannah Suzanne Wirtshafter" w:date="2026-05-13T14:11:00Z">
                          <w:rPr>
                            <w:rFonts w:ascii="Cambria Math" w:hAnsi="Cambria Math"/>
                            <w:i/>
                          </w:rPr>
                        </w:del>
                      </m:ctrlPr>
                    </m:sSubPr>
                    <m:e>
                      <m:r>
                        <w:del w:id="1389" w:author="Hannah Suzanne Wirtshafter" w:date="2026-05-13T14:11:00Z">
                          <w:rPr>
                            <w:rFonts w:ascii="Cambria Math" w:hAnsi="Cambria Math"/>
                          </w:rPr>
                          <m:t>P</m:t>
                        </w:del>
                      </m:r>
                    </m:e>
                    <m:sub>
                      <m:r>
                        <w:del w:id="1390" w:author="Hannah Suzanne Wirtshafter" w:date="2026-05-13T14:11:00Z">
                          <w:rPr>
                            <w:rFonts w:ascii="Cambria Math" w:hAnsi="Cambria Math"/>
                          </w:rPr>
                          <m:t>i</m:t>
                        </w:del>
                      </m:r>
                    </m:sub>
                  </m:sSub>
                </m:e>
              </m:d>
            </m:num>
            <m:den>
              <m:r>
                <w:del w:id="1391" w:author="Hannah Suzanne Wirtshafter" w:date="2026-05-13T14:11:00Z">
                  <w:rPr>
                    <w:rFonts w:ascii="Cambria Math" w:hAnsi="Cambria Math"/>
                  </w:rPr>
                  <m:t>T</m:t>
                </w:del>
              </m:r>
              <m:sSub>
                <m:sSubPr>
                  <m:ctrlPr>
                    <w:del w:id="1392" w:author="Hannah Suzanne Wirtshafter" w:date="2026-05-13T14:11:00Z">
                      <w:rPr>
                        <w:rFonts w:ascii="Cambria Math" w:hAnsi="Cambria Math"/>
                        <w:i/>
                      </w:rPr>
                    </w:del>
                  </m:ctrlPr>
                </m:sSubPr>
                <m:e>
                  <m:r>
                    <w:del w:id="1393" w:author="Hannah Suzanne Wirtshafter" w:date="2026-05-13T14:11:00Z">
                      <w:rPr>
                        <w:rFonts w:ascii="Cambria Math" w:hAnsi="Cambria Math"/>
                      </w:rPr>
                      <m:t>P</m:t>
                    </w:del>
                  </m:r>
                </m:e>
                <m:sub>
                  <m:r>
                    <w:del w:id="1394" w:author="Hannah Suzanne Wirtshafter" w:date="2026-05-13T14:11:00Z">
                      <w:rPr>
                        <w:rFonts w:ascii="Cambria Math" w:hAnsi="Cambria Math"/>
                      </w:rPr>
                      <m:t>i</m:t>
                    </w:del>
                  </m:r>
                </m:sub>
              </m:sSub>
              <m:r>
                <w:del w:id="1395" w:author="Hannah Suzanne Wirtshafter" w:date="2026-05-13T14:11:00Z">
                  <w:rPr>
                    <w:rFonts w:ascii="Cambria Math" w:hAnsi="Cambria Math"/>
                  </w:rPr>
                  <m:t>+F</m:t>
                </w:del>
              </m:r>
              <m:sSub>
                <m:sSubPr>
                  <m:ctrlPr>
                    <w:del w:id="1396" w:author="Hannah Suzanne Wirtshafter" w:date="2026-05-13T14:11:00Z">
                      <w:rPr>
                        <w:rFonts w:ascii="Cambria Math" w:hAnsi="Cambria Math"/>
                        <w:i/>
                      </w:rPr>
                    </w:del>
                  </m:ctrlPr>
                </m:sSubPr>
                <m:e>
                  <m:r>
                    <w:del w:id="1397" w:author="Hannah Suzanne Wirtshafter" w:date="2026-05-13T14:11:00Z">
                      <w:rPr>
                        <w:rFonts w:ascii="Cambria Math" w:hAnsi="Cambria Math"/>
                      </w:rPr>
                      <m:t>P</m:t>
                    </w:del>
                  </m:r>
                </m:e>
                <m:sub>
                  <m:r>
                    <w:del w:id="1398" w:author="Hannah Suzanne Wirtshafter" w:date="2026-05-13T14:11:00Z">
                      <w:rPr>
                        <w:rFonts w:ascii="Cambria Math" w:hAnsi="Cambria Math"/>
                      </w:rPr>
                      <m:t>i</m:t>
                    </w:del>
                  </m:r>
                </m:sub>
              </m:sSub>
            </m:den>
          </m:f>
        </m:oMath>
      </m:oMathPara>
    </w:p>
    <w:p w14:paraId="70AEE7CE" w14:textId="7ACE9571" w:rsidR="00BA1BB6" w:rsidRPr="0090741D" w:rsidDel="00AF551E" w:rsidRDefault="00BA1BB6" w:rsidP="00BA1BB6">
      <w:pPr>
        <w:rPr>
          <w:del w:id="1399" w:author="Hannah Suzanne Wirtshafter" w:date="2026-05-13T14:11:00Z"/>
        </w:rPr>
      </w:pPr>
      <w:del w:id="1400" w:author="Hannah Suzanne Wirtshafter" w:date="2026-05-13T14:11:00Z">
        <w:r w:rsidRPr="0090741D" w:rsidDel="00AF551E">
          <w:tab/>
        </w:r>
        <w:r w:rsidRPr="0090741D" w:rsidDel="00AF551E">
          <w:tab/>
          <w:delText>where:</w:delText>
        </w:r>
      </w:del>
    </w:p>
    <w:p w14:paraId="00FFB0B7" w14:textId="6EF2E40C" w:rsidR="00BA1BB6" w:rsidRPr="0090741D" w:rsidDel="00AF551E" w:rsidRDefault="00BA1BB6" w:rsidP="00BA1BB6">
      <w:pPr>
        <w:rPr>
          <w:del w:id="1401" w:author="Hannah Suzanne Wirtshafter" w:date="2026-05-13T14:11:00Z"/>
        </w:rPr>
      </w:pPr>
      <m:oMathPara>
        <m:oMath>
          <m:r>
            <w:del w:id="1402" w:author="Hannah Suzanne Wirtshafter" w:date="2026-05-13T14:11:00Z">
              <w:rPr>
                <w:rFonts w:ascii="Cambria Math" w:hAnsi="Cambria Math"/>
              </w:rPr>
              <m:t xml:space="preserve"> TP=true positives</m:t>
            </w:del>
          </m:r>
        </m:oMath>
      </m:oMathPara>
    </w:p>
    <w:p w14:paraId="6C2B1F17" w14:textId="6A64A783" w:rsidR="00BA1BB6" w:rsidRPr="0090741D" w:rsidDel="00AF551E" w:rsidRDefault="00BA1BB6" w:rsidP="00BA1BB6">
      <w:pPr>
        <w:rPr>
          <w:del w:id="1403" w:author="Hannah Suzanne Wirtshafter" w:date="2026-05-13T14:11:00Z"/>
        </w:rPr>
      </w:pPr>
      <m:oMathPara>
        <m:oMath>
          <m:r>
            <w:del w:id="1404" w:author="Hannah Suzanne Wirtshafter" w:date="2026-05-13T14:11:00Z">
              <w:rPr>
                <w:rFonts w:ascii="Cambria Math" w:hAnsi="Cambria Math"/>
              </w:rPr>
              <m:t>FP=false positives</m:t>
            </w:del>
          </m:r>
        </m:oMath>
      </m:oMathPara>
    </w:p>
    <w:p w14:paraId="4D54A18D" w14:textId="327B3797" w:rsidR="00BA1BB6" w:rsidRPr="0090741D" w:rsidDel="00AF551E" w:rsidRDefault="00BA1BB6" w:rsidP="00BA1BB6">
      <w:pPr>
        <w:rPr>
          <w:del w:id="1405" w:author="Hannah Suzanne Wirtshafter" w:date="2026-05-13T14:11:00Z"/>
        </w:rPr>
      </w:pPr>
    </w:p>
    <w:p w14:paraId="42C68EB1" w14:textId="5AF3A834" w:rsidR="00BA1BB6" w:rsidRPr="0090741D" w:rsidDel="00AF551E" w:rsidRDefault="00BA1BB6" w:rsidP="00BA1BB6">
      <w:pPr>
        <w:rPr>
          <w:del w:id="1406" w:author="Hannah Suzanne Wirtshafter" w:date="2026-05-13T14:11:00Z"/>
        </w:rPr>
      </w:pPr>
      <w:del w:id="1407" w:author="Hannah Suzanne Wirtshafter" w:date="2026-05-13T14:11:00Z">
        <w:r w:rsidRPr="0090741D" w:rsidDel="00AF551E">
          <w:delText>The global precision is given by the average:</w:delText>
        </w:r>
      </w:del>
    </w:p>
    <w:p w14:paraId="565CE86D" w14:textId="5A945324" w:rsidR="00BA1BB6" w:rsidRPr="0090741D" w:rsidDel="00AF551E" w:rsidRDefault="00BA1BB6" w:rsidP="00BA1BB6">
      <w:pPr>
        <w:rPr>
          <w:del w:id="1408" w:author="Hannah Suzanne Wirtshafter" w:date="2026-05-13T14:11:00Z"/>
        </w:rPr>
      </w:pPr>
      <m:oMathPara>
        <m:oMath>
          <m:r>
            <w:del w:id="1409" w:author="Hannah Suzanne Wirtshafter" w:date="2026-05-13T14:11:00Z">
              <w:rPr>
                <w:rFonts w:ascii="Cambria Math" w:hAnsi="Cambria Math"/>
              </w:rPr>
              <m:t>Precision=</m:t>
            </w:del>
          </m:r>
          <m:f>
            <m:fPr>
              <m:ctrlPr>
                <w:del w:id="1410" w:author="Hannah Suzanne Wirtshafter" w:date="2026-05-13T14:11:00Z">
                  <w:rPr>
                    <w:rFonts w:ascii="Cambria Math" w:hAnsi="Cambria Math"/>
                    <w:i/>
                  </w:rPr>
                </w:del>
              </m:ctrlPr>
            </m:fPr>
            <m:num>
              <m:r>
                <w:del w:id="1411" w:author="Hannah Suzanne Wirtshafter" w:date="2026-05-13T14:11:00Z">
                  <w:rPr>
                    <w:rFonts w:ascii="Cambria Math" w:hAnsi="Cambria Math"/>
                  </w:rPr>
                  <m:t>1</m:t>
                </w:del>
              </m:r>
            </m:num>
            <m:den>
              <m:r>
                <w:del w:id="1412" w:author="Hannah Suzanne Wirtshafter" w:date="2026-05-13T14:11:00Z">
                  <w:rPr>
                    <w:rFonts w:ascii="Cambria Math" w:hAnsi="Cambria Math"/>
                  </w:rPr>
                  <m:t>n</m:t>
                </w:del>
              </m:r>
            </m:den>
          </m:f>
          <m:nary>
            <m:naryPr>
              <m:chr m:val="∑"/>
              <m:limLoc m:val="undOvr"/>
              <m:ctrlPr>
                <w:del w:id="1413" w:author="Hannah Suzanne Wirtshafter" w:date="2026-05-13T14:11:00Z">
                  <w:rPr>
                    <w:rFonts w:ascii="Cambria Math" w:hAnsi="Cambria Math"/>
                    <w:i/>
                  </w:rPr>
                </w:del>
              </m:ctrlPr>
            </m:naryPr>
            <m:sub>
              <m:r>
                <w:del w:id="1414" w:author="Hannah Suzanne Wirtshafter" w:date="2026-05-13T14:11:00Z">
                  <w:rPr>
                    <w:rFonts w:ascii="Cambria Math" w:hAnsi="Cambria Math"/>
                  </w:rPr>
                  <m:t>i=1</m:t>
                </w:del>
              </m:r>
            </m:sub>
            <m:sup>
              <m:r>
                <w:del w:id="1415" w:author="Hannah Suzanne Wirtshafter" w:date="2026-05-13T14:11:00Z">
                  <w:rPr>
                    <w:rFonts w:ascii="Cambria Math" w:hAnsi="Cambria Math"/>
                  </w:rPr>
                  <m:t>n</m:t>
                </w:del>
              </m:r>
            </m:sup>
            <m:e>
              <m:sSub>
                <m:sSubPr>
                  <m:ctrlPr>
                    <w:del w:id="1416" w:author="Hannah Suzanne Wirtshafter" w:date="2026-05-13T14:11:00Z">
                      <w:rPr>
                        <w:rFonts w:ascii="Cambria Math" w:hAnsi="Cambria Math"/>
                        <w:i/>
                      </w:rPr>
                    </w:del>
                  </m:ctrlPr>
                </m:sSubPr>
                <m:e>
                  <m:r>
                    <w:del w:id="1417" w:author="Hannah Suzanne Wirtshafter" w:date="2026-05-13T14:11:00Z">
                      <w:rPr>
                        <w:rFonts w:ascii="Cambria Math" w:hAnsi="Cambria Math"/>
                      </w:rPr>
                      <m:t>Precision</m:t>
                    </w:del>
                  </m:r>
                </m:e>
                <m:sub>
                  <m:r>
                    <w:del w:id="1418" w:author="Hannah Suzanne Wirtshafter" w:date="2026-05-13T14:11:00Z">
                      <w:rPr>
                        <w:rFonts w:ascii="Cambria Math" w:hAnsi="Cambria Math"/>
                      </w:rPr>
                      <m:t>i</m:t>
                    </w:del>
                  </m:r>
                </m:sub>
              </m:sSub>
            </m:e>
          </m:nary>
        </m:oMath>
      </m:oMathPara>
    </w:p>
    <w:p w14:paraId="454D8C6B" w14:textId="07467C67" w:rsidR="00BA1BB6" w:rsidRPr="0090741D" w:rsidDel="00AF551E" w:rsidRDefault="00BA1BB6" w:rsidP="00BA1BB6">
      <w:pPr>
        <w:rPr>
          <w:del w:id="1419" w:author="Hannah Suzanne Wirtshafter" w:date="2026-05-13T14:11:00Z"/>
        </w:rPr>
      </w:pPr>
    </w:p>
    <w:p w14:paraId="4B10B126" w14:textId="361F2A40" w:rsidR="00BA1BB6" w:rsidRPr="0090741D" w:rsidDel="00AF551E" w:rsidRDefault="00BA1BB6" w:rsidP="00BA1BB6">
      <w:pPr>
        <w:rPr>
          <w:del w:id="1420" w:author="Hannah Suzanne Wirtshafter" w:date="2026-05-13T14:11:00Z"/>
        </w:rPr>
      </w:pPr>
    </w:p>
    <w:p w14:paraId="5A68D532" w14:textId="21EA478B" w:rsidR="00BA1BB6" w:rsidRPr="0090741D" w:rsidDel="00AF551E" w:rsidRDefault="00BA1BB6" w:rsidP="00A10B7C">
      <w:pPr>
        <w:spacing w:line="480" w:lineRule="auto"/>
        <w:rPr>
          <w:del w:id="1421" w:author="Hannah Suzanne Wirtshafter" w:date="2026-05-13T14:11:00Z"/>
        </w:rPr>
      </w:pPr>
      <w:del w:id="1422" w:author="Hannah Suzanne Wirtshafter" w:date="2026-05-13T14:11:00Z">
        <w:r w:rsidRPr="0090741D" w:rsidDel="00AF551E">
          <w:delText xml:space="preserve">Recall, also known as sensitivity, was calculated for each class </w:delText>
        </w:r>
        <m:oMath>
          <m:r>
            <w:rPr>
              <w:rFonts w:ascii="Cambria Math" w:hAnsi="Cambria Math"/>
            </w:rPr>
            <m:t>i,</m:t>
          </m:r>
        </m:oMath>
        <w:r w:rsidRPr="0090741D" w:rsidDel="00AF551E">
          <w:delText xml:space="preserve"> </w:delText>
        </w:r>
        <m:oMath>
          <m:r>
            <w:rPr>
              <w:rFonts w:ascii="Cambria Math" w:hAnsi="Cambria Math"/>
            </w:rPr>
            <m:t>1≤i≤n,</m:t>
          </m:r>
        </m:oMath>
        <w:r w:rsidRPr="0090741D" w:rsidDel="00AF551E">
          <w:delText xml:space="preserve"> where </w:delText>
        </w:r>
        <m:oMath>
          <m:r>
            <w:rPr>
              <w:rFonts w:ascii="Cambria Math" w:hAnsi="Cambria Math"/>
            </w:rPr>
            <m:t>n</m:t>
          </m:r>
        </m:oMath>
        <w:r w:rsidRPr="0090741D" w:rsidDel="00AF551E">
          <w:delText xml:space="preserve"> is the number of classes:</w:delText>
        </w:r>
      </w:del>
    </w:p>
    <w:p w14:paraId="34E67C80" w14:textId="33C76F98" w:rsidR="0068127C" w:rsidRPr="0090741D" w:rsidDel="00AF551E" w:rsidRDefault="0068127C" w:rsidP="00FE7979">
      <w:pPr>
        <w:rPr>
          <w:del w:id="1423" w:author="Hannah Suzanne Wirtshafter" w:date="2026-05-13T14:11:00Z"/>
        </w:rPr>
      </w:pPr>
    </w:p>
    <w:p w14:paraId="094308BB" w14:textId="3CCF8FAE" w:rsidR="0068127C" w:rsidRPr="0090741D" w:rsidDel="00AF551E" w:rsidRDefault="00662EC8" w:rsidP="00FE7979">
      <w:pPr>
        <w:rPr>
          <w:del w:id="1424" w:author="Hannah Suzanne Wirtshafter" w:date="2026-05-13T14:11:00Z"/>
        </w:rPr>
      </w:pPr>
      <m:oMathPara>
        <m:oMath>
          <m:sSub>
            <m:sSubPr>
              <m:ctrlPr>
                <w:del w:id="1425" w:author="Hannah Suzanne Wirtshafter" w:date="2026-05-13T14:11:00Z">
                  <w:rPr>
                    <w:rFonts w:ascii="Cambria Math" w:hAnsi="Cambria Math"/>
                    <w:i/>
                  </w:rPr>
                </w:del>
              </m:ctrlPr>
            </m:sSubPr>
            <m:e>
              <m:r>
                <w:del w:id="1426" w:author="Hannah Suzanne Wirtshafter" w:date="2026-05-13T14:11:00Z">
                  <w:rPr>
                    <w:rFonts w:ascii="Cambria Math" w:hAnsi="Cambria Math"/>
                  </w:rPr>
                  <m:t>Recall</m:t>
                </w:del>
              </m:r>
            </m:e>
            <m:sub>
              <m:r>
                <w:del w:id="1427" w:author="Hannah Suzanne Wirtshafter" w:date="2026-05-13T14:11:00Z">
                  <w:rPr>
                    <w:rFonts w:ascii="Cambria Math" w:hAnsi="Cambria Math"/>
                  </w:rPr>
                  <m:t>i</m:t>
                </w:del>
              </m:r>
            </m:sub>
          </m:sSub>
          <m:r>
            <w:del w:id="1428" w:author="Hannah Suzanne Wirtshafter" w:date="2026-05-13T14:11:00Z">
              <w:rPr>
                <w:rFonts w:ascii="Cambria Math" w:hAnsi="Cambria Math"/>
              </w:rPr>
              <m:t>=</m:t>
            </w:del>
          </m:r>
          <m:f>
            <m:fPr>
              <m:ctrlPr>
                <w:del w:id="1429" w:author="Hannah Suzanne Wirtshafter" w:date="2026-05-13T14:11:00Z">
                  <w:rPr>
                    <w:rFonts w:ascii="Cambria Math" w:hAnsi="Cambria Math"/>
                    <w:i/>
                  </w:rPr>
                </w:del>
              </m:ctrlPr>
            </m:fPr>
            <m:num>
              <m:d>
                <m:dPr>
                  <m:ctrlPr>
                    <w:del w:id="1430" w:author="Hannah Suzanne Wirtshafter" w:date="2026-05-13T14:11:00Z">
                      <w:rPr>
                        <w:rFonts w:ascii="Cambria Math" w:hAnsi="Cambria Math"/>
                        <w:i/>
                      </w:rPr>
                    </w:del>
                  </m:ctrlPr>
                </m:dPr>
                <m:e>
                  <m:r>
                    <w:del w:id="1431" w:author="Hannah Suzanne Wirtshafter" w:date="2026-05-13T14:11:00Z">
                      <w:rPr>
                        <w:rFonts w:ascii="Cambria Math" w:hAnsi="Cambria Math"/>
                      </w:rPr>
                      <m:t>T</m:t>
                    </w:del>
                  </m:r>
                  <m:sSub>
                    <m:sSubPr>
                      <m:ctrlPr>
                        <w:del w:id="1432" w:author="Hannah Suzanne Wirtshafter" w:date="2026-05-13T14:11:00Z">
                          <w:rPr>
                            <w:rFonts w:ascii="Cambria Math" w:hAnsi="Cambria Math"/>
                            <w:i/>
                          </w:rPr>
                        </w:del>
                      </m:ctrlPr>
                    </m:sSubPr>
                    <m:e>
                      <m:r>
                        <w:del w:id="1433" w:author="Hannah Suzanne Wirtshafter" w:date="2026-05-13T14:11:00Z">
                          <w:rPr>
                            <w:rFonts w:ascii="Cambria Math" w:hAnsi="Cambria Math"/>
                          </w:rPr>
                          <m:t>P</m:t>
                        </w:del>
                      </m:r>
                    </m:e>
                    <m:sub>
                      <m:r>
                        <w:del w:id="1434" w:author="Hannah Suzanne Wirtshafter" w:date="2026-05-13T14:11:00Z">
                          <w:rPr>
                            <w:rFonts w:ascii="Cambria Math" w:hAnsi="Cambria Math"/>
                          </w:rPr>
                          <m:t>i</m:t>
                        </w:del>
                      </m:r>
                    </m:sub>
                  </m:sSub>
                </m:e>
              </m:d>
            </m:num>
            <m:den>
              <m:r>
                <w:del w:id="1435" w:author="Hannah Suzanne Wirtshafter" w:date="2026-05-13T14:11:00Z">
                  <w:rPr>
                    <w:rFonts w:ascii="Cambria Math" w:hAnsi="Cambria Math"/>
                  </w:rPr>
                  <m:t>T</m:t>
                </w:del>
              </m:r>
              <m:sSub>
                <m:sSubPr>
                  <m:ctrlPr>
                    <w:del w:id="1436" w:author="Hannah Suzanne Wirtshafter" w:date="2026-05-13T14:11:00Z">
                      <w:rPr>
                        <w:rFonts w:ascii="Cambria Math" w:hAnsi="Cambria Math"/>
                        <w:i/>
                      </w:rPr>
                    </w:del>
                  </m:ctrlPr>
                </m:sSubPr>
                <m:e>
                  <m:r>
                    <w:del w:id="1437" w:author="Hannah Suzanne Wirtshafter" w:date="2026-05-13T14:11:00Z">
                      <w:rPr>
                        <w:rFonts w:ascii="Cambria Math" w:hAnsi="Cambria Math"/>
                      </w:rPr>
                      <m:t>P</m:t>
                    </w:del>
                  </m:r>
                </m:e>
                <m:sub>
                  <m:r>
                    <w:del w:id="1438" w:author="Hannah Suzanne Wirtshafter" w:date="2026-05-13T14:11:00Z">
                      <w:rPr>
                        <w:rFonts w:ascii="Cambria Math" w:hAnsi="Cambria Math"/>
                      </w:rPr>
                      <m:t>i</m:t>
                    </w:del>
                  </m:r>
                </m:sub>
              </m:sSub>
              <m:r>
                <w:del w:id="1439" w:author="Hannah Suzanne Wirtshafter" w:date="2026-05-13T14:11:00Z">
                  <w:rPr>
                    <w:rFonts w:ascii="Cambria Math" w:hAnsi="Cambria Math"/>
                  </w:rPr>
                  <m:t>+F</m:t>
                </w:del>
              </m:r>
              <m:sSub>
                <m:sSubPr>
                  <m:ctrlPr>
                    <w:del w:id="1440" w:author="Hannah Suzanne Wirtshafter" w:date="2026-05-13T14:11:00Z">
                      <w:rPr>
                        <w:rFonts w:ascii="Cambria Math" w:hAnsi="Cambria Math"/>
                        <w:i/>
                      </w:rPr>
                    </w:del>
                  </m:ctrlPr>
                </m:sSubPr>
                <m:e>
                  <m:r>
                    <w:del w:id="1441" w:author="Hannah Suzanne Wirtshafter" w:date="2026-05-13T14:11:00Z">
                      <w:rPr>
                        <w:rFonts w:ascii="Cambria Math" w:hAnsi="Cambria Math"/>
                      </w:rPr>
                      <m:t>N</m:t>
                    </w:del>
                  </m:r>
                </m:e>
                <m:sub>
                  <m:r>
                    <w:del w:id="1442" w:author="Hannah Suzanne Wirtshafter" w:date="2026-05-13T14:11:00Z">
                      <w:rPr>
                        <w:rFonts w:ascii="Cambria Math" w:hAnsi="Cambria Math"/>
                      </w:rPr>
                      <m:t>i</m:t>
                    </w:del>
                  </m:r>
                </m:sub>
              </m:sSub>
            </m:den>
          </m:f>
        </m:oMath>
      </m:oMathPara>
    </w:p>
    <w:p w14:paraId="44E10A05" w14:textId="01C7CFA5" w:rsidR="0068127C" w:rsidRPr="0090741D" w:rsidDel="00AF551E" w:rsidRDefault="0068127C" w:rsidP="00FE7979">
      <w:pPr>
        <w:rPr>
          <w:del w:id="1443" w:author="Hannah Suzanne Wirtshafter" w:date="2026-05-13T14:11:00Z"/>
        </w:rPr>
      </w:pPr>
    </w:p>
    <w:p w14:paraId="084A4447" w14:textId="60A37A07" w:rsidR="0068127C" w:rsidRPr="0090741D" w:rsidDel="00AF551E" w:rsidRDefault="0068127C" w:rsidP="00FE7979">
      <w:pPr>
        <w:rPr>
          <w:del w:id="1444" w:author="Hannah Suzanne Wirtshafter" w:date="2026-05-13T14:11:00Z"/>
        </w:rPr>
      </w:pPr>
      <w:del w:id="1445" w:author="Hannah Suzanne Wirtshafter" w:date="2026-05-13T14:11:00Z">
        <w:r w:rsidRPr="0090741D" w:rsidDel="00AF551E">
          <w:tab/>
        </w:r>
        <w:r w:rsidRPr="0090741D" w:rsidDel="00AF551E">
          <w:tab/>
          <w:delText>where:</w:delText>
        </w:r>
      </w:del>
    </w:p>
    <w:p w14:paraId="2429FED5" w14:textId="27C49B5C" w:rsidR="0068127C" w:rsidRPr="0090741D" w:rsidDel="00AF551E" w:rsidRDefault="0068127C" w:rsidP="00FE7979">
      <w:pPr>
        <w:rPr>
          <w:del w:id="1446" w:author="Hannah Suzanne Wirtshafter" w:date="2026-05-13T14:11:00Z"/>
        </w:rPr>
      </w:pPr>
      <m:oMathPara>
        <m:oMath>
          <m:r>
            <w:del w:id="1447" w:author="Hannah Suzanne Wirtshafter" w:date="2026-05-13T14:11:00Z">
              <w:rPr>
                <w:rFonts w:ascii="Cambria Math" w:hAnsi="Cambria Math"/>
              </w:rPr>
              <m:t>TP=true positives</m:t>
            </w:del>
          </m:r>
        </m:oMath>
      </m:oMathPara>
    </w:p>
    <w:p w14:paraId="7A21FD34" w14:textId="23A7E6B1" w:rsidR="0068127C" w:rsidRPr="0090741D" w:rsidDel="00AF551E" w:rsidRDefault="0068127C" w:rsidP="00FE7979">
      <w:pPr>
        <w:rPr>
          <w:del w:id="1448" w:author="Hannah Suzanne Wirtshafter" w:date="2026-05-13T14:11:00Z"/>
        </w:rPr>
      </w:pPr>
      <m:oMathPara>
        <m:oMath>
          <m:r>
            <w:del w:id="1449" w:author="Hannah Suzanne Wirtshafter" w:date="2026-05-13T14:11:00Z">
              <w:rPr>
                <w:rFonts w:ascii="Cambria Math" w:hAnsi="Cambria Math"/>
              </w:rPr>
              <m:t>FN=false negatives</m:t>
            </w:del>
          </m:r>
        </m:oMath>
      </m:oMathPara>
    </w:p>
    <w:p w14:paraId="04FBAD34" w14:textId="7B49D569" w:rsidR="0068127C" w:rsidRPr="0090741D" w:rsidDel="00AF551E" w:rsidRDefault="0068127C" w:rsidP="00FE7979">
      <w:pPr>
        <w:rPr>
          <w:del w:id="1450" w:author="Hannah Suzanne Wirtshafter" w:date="2026-05-13T14:11:00Z"/>
        </w:rPr>
      </w:pPr>
    </w:p>
    <w:p w14:paraId="4E4A2446" w14:textId="31AA9679" w:rsidR="00BA1BB6" w:rsidRPr="0090741D" w:rsidDel="00AF551E" w:rsidRDefault="00BA1BB6" w:rsidP="00BA1BB6">
      <w:pPr>
        <w:rPr>
          <w:del w:id="1451" w:author="Hannah Suzanne Wirtshafter" w:date="2026-05-13T14:11:00Z"/>
        </w:rPr>
      </w:pPr>
      <w:del w:id="1452" w:author="Hannah Suzanne Wirtshafter" w:date="2026-05-13T14:11:00Z">
        <w:r w:rsidRPr="0090741D" w:rsidDel="00AF551E">
          <w:delText xml:space="preserve">The global recall </w:delText>
        </w:r>
        <w:r w:rsidR="00CD675D" w:rsidRPr="0090741D" w:rsidDel="00AF551E">
          <w:delText xml:space="preserve">is </w:delText>
        </w:r>
        <w:r w:rsidRPr="0090741D" w:rsidDel="00AF551E">
          <w:delText>given by the average:</w:delText>
        </w:r>
      </w:del>
    </w:p>
    <w:p w14:paraId="0D5E711E" w14:textId="785B5CF2" w:rsidR="00BA1BB6" w:rsidRPr="0090741D" w:rsidDel="00AF551E" w:rsidRDefault="00BA1BB6" w:rsidP="00BA1BB6">
      <w:pPr>
        <w:rPr>
          <w:del w:id="1453" w:author="Hannah Suzanne Wirtshafter" w:date="2026-05-13T14:11:00Z"/>
        </w:rPr>
      </w:pPr>
    </w:p>
    <w:p w14:paraId="7B263DA6" w14:textId="1CB73756" w:rsidR="00BA1BB6" w:rsidRPr="0090741D" w:rsidDel="00AF551E" w:rsidRDefault="00BA1BB6" w:rsidP="00BA1BB6">
      <w:pPr>
        <w:rPr>
          <w:del w:id="1454" w:author="Hannah Suzanne Wirtshafter" w:date="2026-05-13T14:11:00Z"/>
        </w:rPr>
      </w:pPr>
      <m:oMathPara>
        <m:oMath>
          <m:r>
            <w:del w:id="1455" w:author="Hannah Suzanne Wirtshafter" w:date="2026-05-13T14:11:00Z">
              <w:rPr>
                <w:rFonts w:ascii="Cambria Math" w:hAnsi="Cambria Math"/>
              </w:rPr>
              <m:t>Recall=</m:t>
            </w:del>
          </m:r>
          <m:f>
            <m:fPr>
              <m:ctrlPr>
                <w:del w:id="1456" w:author="Hannah Suzanne Wirtshafter" w:date="2026-05-13T14:11:00Z">
                  <w:rPr>
                    <w:rFonts w:ascii="Cambria Math" w:hAnsi="Cambria Math"/>
                    <w:i/>
                  </w:rPr>
                </w:del>
              </m:ctrlPr>
            </m:fPr>
            <m:num>
              <m:r>
                <w:del w:id="1457" w:author="Hannah Suzanne Wirtshafter" w:date="2026-05-13T14:11:00Z">
                  <w:rPr>
                    <w:rFonts w:ascii="Cambria Math" w:hAnsi="Cambria Math"/>
                  </w:rPr>
                  <m:t>1</m:t>
                </w:del>
              </m:r>
            </m:num>
            <m:den>
              <m:r>
                <w:del w:id="1458" w:author="Hannah Suzanne Wirtshafter" w:date="2026-05-13T14:11:00Z">
                  <w:rPr>
                    <w:rFonts w:ascii="Cambria Math" w:hAnsi="Cambria Math"/>
                  </w:rPr>
                  <m:t>n</m:t>
                </w:del>
              </m:r>
            </m:den>
          </m:f>
          <m:r>
            <w:del w:id="1459" w:author="Hannah Suzanne Wirtshafter" w:date="2026-05-13T14:11:00Z">
              <w:rPr>
                <w:rFonts w:ascii="Cambria Math" w:hAnsi="Cambria Math"/>
              </w:rPr>
              <m:t xml:space="preserve"> </m:t>
            </w:del>
          </m:r>
          <m:nary>
            <m:naryPr>
              <m:chr m:val="∑"/>
              <m:limLoc m:val="undOvr"/>
              <m:ctrlPr>
                <w:del w:id="1460" w:author="Hannah Suzanne Wirtshafter" w:date="2026-05-13T14:11:00Z">
                  <w:rPr>
                    <w:rFonts w:ascii="Cambria Math" w:hAnsi="Cambria Math"/>
                    <w:i/>
                  </w:rPr>
                </w:del>
              </m:ctrlPr>
            </m:naryPr>
            <m:sub>
              <m:r>
                <w:del w:id="1461" w:author="Hannah Suzanne Wirtshafter" w:date="2026-05-13T14:11:00Z">
                  <w:rPr>
                    <w:rFonts w:ascii="Cambria Math" w:hAnsi="Cambria Math"/>
                  </w:rPr>
                  <m:t>i=1</m:t>
                </w:del>
              </m:r>
            </m:sub>
            <m:sup>
              <m:r>
                <w:del w:id="1462" w:author="Hannah Suzanne Wirtshafter" w:date="2026-05-13T14:11:00Z">
                  <w:rPr>
                    <w:rFonts w:ascii="Cambria Math" w:hAnsi="Cambria Math"/>
                  </w:rPr>
                  <m:t>n</m:t>
                </w:del>
              </m:r>
            </m:sup>
            <m:e>
              <m:sSub>
                <m:sSubPr>
                  <m:ctrlPr>
                    <w:del w:id="1463" w:author="Hannah Suzanne Wirtshafter" w:date="2026-05-13T14:11:00Z">
                      <w:rPr>
                        <w:rFonts w:ascii="Cambria Math" w:hAnsi="Cambria Math"/>
                        <w:i/>
                      </w:rPr>
                    </w:del>
                  </m:ctrlPr>
                </m:sSubPr>
                <m:e>
                  <m:r>
                    <w:del w:id="1464" w:author="Hannah Suzanne Wirtshafter" w:date="2026-05-13T14:11:00Z">
                      <w:rPr>
                        <w:rFonts w:ascii="Cambria Math" w:hAnsi="Cambria Math"/>
                      </w:rPr>
                      <m:t>Recall</m:t>
                    </w:del>
                  </m:r>
                </m:e>
                <m:sub>
                  <m:r>
                    <w:del w:id="1465" w:author="Hannah Suzanne Wirtshafter" w:date="2026-05-13T14:11:00Z">
                      <w:rPr>
                        <w:rFonts w:ascii="Cambria Math" w:hAnsi="Cambria Math"/>
                      </w:rPr>
                      <m:t>i</m:t>
                    </w:del>
                  </m:r>
                </m:sub>
              </m:sSub>
            </m:e>
          </m:nary>
        </m:oMath>
      </m:oMathPara>
    </w:p>
    <w:p w14:paraId="46305A5D" w14:textId="3BD2A5F3" w:rsidR="0068127C" w:rsidRPr="0090741D" w:rsidDel="00AF551E" w:rsidRDefault="0068127C" w:rsidP="00FE7979">
      <w:pPr>
        <w:rPr>
          <w:del w:id="1466" w:author="Hannah Suzanne Wirtshafter" w:date="2026-05-13T14:11:00Z"/>
        </w:rPr>
      </w:pPr>
    </w:p>
    <w:p w14:paraId="66B2DE5D" w14:textId="053FCA76" w:rsidR="00AA73A7" w:rsidRPr="0090741D" w:rsidDel="00AF551E" w:rsidRDefault="00AA73A7" w:rsidP="00AA73A7">
      <w:pPr>
        <w:rPr>
          <w:del w:id="1467" w:author="Hannah Suzanne Wirtshafter" w:date="2026-05-13T14:11:00Z"/>
        </w:rPr>
      </w:pPr>
      <w:del w:id="1468" w:author="Hannah Suzanne Wirtshafter" w:date="2026-05-13T14:11:00Z">
        <w:r w:rsidRPr="0090741D" w:rsidDel="00AF551E">
          <w:delText xml:space="preserve">The F1 score was calculated for each class </w:delText>
        </w:r>
        <m:oMath>
          <m:r>
            <w:rPr>
              <w:rFonts w:ascii="Cambria Math" w:hAnsi="Cambria Math"/>
            </w:rPr>
            <m:t>i,</m:t>
          </m:r>
        </m:oMath>
        <w:r w:rsidRPr="0090741D" w:rsidDel="00AF551E">
          <w:delText xml:space="preserve"> </w:delText>
        </w:r>
        <m:oMath>
          <m:r>
            <w:rPr>
              <w:rFonts w:ascii="Cambria Math" w:hAnsi="Cambria Math"/>
            </w:rPr>
            <m:t>1≤i≤n,</m:t>
          </m:r>
        </m:oMath>
        <w:r w:rsidRPr="0090741D" w:rsidDel="00AF551E">
          <w:delText xml:space="preserve"> where </w:delText>
        </w:r>
        <m:oMath>
          <m:r>
            <w:rPr>
              <w:rFonts w:ascii="Cambria Math" w:hAnsi="Cambria Math"/>
            </w:rPr>
            <m:t>n</m:t>
          </m:r>
        </m:oMath>
        <w:r w:rsidRPr="0090741D" w:rsidDel="00AF551E">
          <w:delText xml:space="preserve"> is the number of classes:</w:delText>
        </w:r>
      </w:del>
    </w:p>
    <w:p w14:paraId="770985CD" w14:textId="7B46C277" w:rsidR="00AA73A7" w:rsidRPr="0090741D" w:rsidDel="00AF551E" w:rsidRDefault="00AA73A7" w:rsidP="00AA73A7">
      <w:pPr>
        <w:rPr>
          <w:del w:id="1469" w:author="Hannah Suzanne Wirtshafter" w:date="2026-05-13T14:11:00Z"/>
        </w:rPr>
      </w:pPr>
    </w:p>
    <w:p w14:paraId="435EF884" w14:textId="501662E5" w:rsidR="00AA73A7" w:rsidRPr="0090741D" w:rsidDel="00AF551E" w:rsidRDefault="00662EC8" w:rsidP="00AA73A7">
      <w:pPr>
        <w:rPr>
          <w:del w:id="1470" w:author="Hannah Suzanne Wirtshafter" w:date="2026-05-13T14:11:00Z"/>
        </w:rPr>
      </w:pPr>
      <m:oMathPara>
        <m:oMath>
          <m:sSub>
            <m:sSubPr>
              <m:ctrlPr>
                <w:del w:id="1471" w:author="Hannah Suzanne Wirtshafter" w:date="2026-05-13T14:11:00Z">
                  <w:rPr>
                    <w:rFonts w:ascii="Cambria Math" w:hAnsi="Cambria Math"/>
                    <w:i/>
                  </w:rPr>
                </w:del>
              </m:ctrlPr>
            </m:sSubPr>
            <m:e>
              <m:r>
                <w:del w:id="1472" w:author="Hannah Suzanne Wirtshafter" w:date="2026-05-13T14:11:00Z">
                  <w:rPr>
                    <w:rFonts w:ascii="Cambria Math" w:hAnsi="Cambria Math"/>
                  </w:rPr>
                  <m:t>F1</m:t>
                </w:del>
              </m:r>
            </m:e>
            <m:sub>
              <m:r>
                <w:del w:id="1473" w:author="Hannah Suzanne Wirtshafter" w:date="2026-05-13T14:11:00Z">
                  <w:rPr>
                    <w:rFonts w:ascii="Cambria Math" w:hAnsi="Cambria Math"/>
                  </w:rPr>
                  <m:t>i</m:t>
                </w:del>
              </m:r>
            </m:sub>
          </m:sSub>
          <m:r>
            <w:del w:id="1474" w:author="Hannah Suzanne Wirtshafter" w:date="2026-05-13T14:11:00Z">
              <w:rPr>
                <w:rFonts w:ascii="Cambria Math" w:hAnsi="Cambria Math"/>
              </w:rPr>
              <m:t xml:space="preserve">=2* </m:t>
            </w:del>
          </m:r>
          <m:f>
            <m:fPr>
              <m:ctrlPr>
                <w:del w:id="1475" w:author="Hannah Suzanne Wirtshafter" w:date="2026-05-13T14:11:00Z">
                  <w:rPr>
                    <w:rFonts w:ascii="Cambria Math" w:hAnsi="Cambria Math"/>
                    <w:i/>
                  </w:rPr>
                </w:del>
              </m:ctrlPr>
            </m:fPr>
            <m:num>
              <m:sSub>
                <m:sSubPr>
                  <m:ctrlPr>
                    <w:del w:id="1476" w:author="Hannah Suzanne Wirtshafter" w:date="2026-05-13T14:11:00Z">
                      <w:rPr>
                        <w:rFonts w:ascii="Cambria Math" w:hAnsi="Cambria Math"/>
                        <w:i/>
                      </w:rPr>
                    </w:del>
                  </m:ctrlPr>
                </m:sSubPr>
                <m:e>
                  <m:r>
                    <w:del w:id="1477" w:author="Hannah Suzanne Wirtshafter" w:date="2026-05-13T14:11:00Z">
                      <w:rPr>
                        <w:rFonts w:ascii="Cambria Math" w:hAnsi="Cambria Math"/>
                      </w:rPr>
                      <m:t>Precision</m:t>
                    </w:del>
                  </m:r>
                </m:e>
                <m:sub>
                  <m:r>
                    <w:del w:id="1478" w:author="Hannah Suzanne Wirtshafter" w:date="2026-05-13T14:11:00Z">
                      <w:rPr>
                        <w:rFonts w:ascii="Cambria Math" w:hAnsi="Cambria Math"/>
                      </w:rPr>
                      <m:t>i</m:t>
                    </w:del>
                  </m:r>
                </m:sub>
              </m:sSub>
              <m:r>
                <w:del w:id="1479" w:author="Hannah Suzanne Wirtshafter" w:date="2026-05-13T14:11:00Z">
                  <w:rPr>
                    <w:rFonts w:ascii="Cambria Math" w:hAnsi="Cambria Math"/>
                  </w:rPr>
                  <m:t>*</m:t>
                </w:del>
              </m:r>
              <m:sSub>
                <m:sSubPr>
                  <m:ctrlPr>
                    <w:del w:id="1480" w:author="Hannah Suzanne Wirtshafter" w:date="2026-05-13T14:11:00Z">
                      <w:rPr>
                        <w:rFonts w:ascii="Cambria Math" w:hAnsi="Cambria Math"/>
                        <w:i/>
                      </w:rPr>
                    </w:del>
                  </m:ctrlPr>
                </m:sSubPr>
                <m:e>
                  <m:r>
                    <w:del w:id="1481" w:author="Hannah Suzanne Wirtshafter" w:date="2026-05-13T14:11:00Z">
                      <w:rPr>
                        <w:rFonts w:ascii="Cambria Math" w:hAnsi="Cambria Math"/>
                      </w:rPr>
                      <m:t>Recall</m:t>
                    </w:del>
                  </m:r>
                </m:e>
                <m:sub>
                  <m:r>
                    <w:del w:id="1482" w:author="Hannah Suzanne Wirtshafter" w:date="2026-05-13T14:11:00Z">
                      <w:rPr>
                        <w:rFonts w:ascii="Cambria Math" w:hAnsi="Cambria Math"/>
                      </w:rPr>
                      <m:t>i</m:t>
                    </w:del>
                  </m:r>
                </m:sub>
              </m:sSub>
              <m:r>
                <w:del w:id="1483" w:author="Hannah Suzanne Wirtshafter" w:date="2026-05-13T14:11:00Z">
                  <w:rPr>
                    <w:rFonts w:ascii="Cambria Math" w:hAnsi="Cambria Math"/>
                  </w:rPr>
                  <m:t xml:space="preserve"> </m:t>
                </w:del>
              </m:r>
            </m:num>
            <m:den>
              <m:sSub>
                <m:sSubPr>
                  <m:ctrlPr>
                    <w:del w:id="1484" w:author="Hannah Suzanne Wirtshafter" w:date="2026-05-13T14:11:00Z">
                      <w:rPr>
                        <w:rFonts w:ascii="Cambria Math" w:hAnsi="Cambria Math"/>
                        <w:i/>
                      </w:rPr>
                    </w:del>
                  </m:ctrlPr>
                </m:sSubPr>
                <m:e>
                  <m:r>
                    <w:del w:id="1485" w:author="Hannah Suzanne Wirtshafter" w:date="2026-05-13T14:11:00Z">
                      <w:rPr>
                        <w:rFonts w:ascii="Cambria Math" w:hAnsi="Cambria Math"/>
                      </w:rPr>
                      <m:t>Precision</m:t>
                    </w:del>
                  </m:r>
                </m:e>
                <m:sub>
                  <m:r>
                    <w:del w:id="1486" w:author="Hannah Suzanne Wirtshafter" w:date="2026-05-13T14:11:00Z">
                      <w:rPr>
                        <w:rFonts w:ascii="Cambria Math" w:hAnsi="Cambria Math"/>
                      </w:rPr>
                      <m:t>i</m:t>
                    </w:del>
                  </m:r>
                </m:sub>
              </m:sSub>
              <m:r>
                <w:del w:id="1487" w:author="Hannah Suzanne Wirtshafter" w:date="2026-05-13T14:11:00Z">
                  <w:rPr>
                    <w:rFonts w:ascii="Cambria Math" w:hAnsi="Cambria Math"/>
                  </w:rPr>
                  <m:t>+</m:t>
                </w:del>
              </m:r>
              <m:sSub>
                <m:sSubPr>
                  <m:ctrlPr>
                    <w:del w:id="1488" w:author="Hannah Suzanne Wirtshafter" w:date="2026-05-13T14:11:00Z">
                      <w:rPr>
                        <w:rFonts w:ascii="Cambria Math" w:hAnsi="Cambria Math"/>
                        <w:i/>
                      </w:rPr>
                    </w:del>
                  </m:ctrlPr>
                </m:sSubPr>
                <m:e>
                  <m:r>
                    <w:del w:id="1489" w:author="Hannah Suzanne Wirtshafter" w:date="2026-05-13T14:11:00Z">
                      <w:rPr>
                        <w:rFonts w:ascii="Cambria Math" w:hAnsi="Cambria Math"/>
                      </w:rPr>
                      <m:t>Recall</m:t>
                    </w:del>
                  </m:r>
                </m:e>
                <m:sub>
                  <m:r>
                    <w:del w:id="1490" w:author="Hannah Suzanne Wirtshafter" w:date="2026-05-13T14:11:00Z">
                      <w:rPr>
                        <w:rFonts w:ascii="Cambria Math" w:hAnsi="Cambria Math"/>
                      </w:rPr>
                      <m:t>i</m:t>
                    </w:del>
                  </m:r>
                </m:sub>
              </m:sSub>
            </m:den>
          </m:f>
        </m:oMath>
      </m:oMathPara>
    </w:p>
    <w:p w14:paraId="025F26D3" w14:textId="05DCCD47" w:rsidR="00A10B7C" w:rsidRPr="0090741D" w:rsidDel="00AF551E" w:rsidRDefault="00A10B7C" w:rsidP="00AA73A7">
      <w:pPr>
        <w:rPr>
          <w:del w:id="1491" w:author="Hannah Suzanne Wirtshafter" w:date="2026-05-13T14:11:00Z"/>
        </w:rPr>
      </w:pPr>
    </w:p>
    <w:p w14:paraId="2D70C149" w14:textId="78DBA820" w:rsidR="00AA73A7" w:rsidRPr="0090741D" w:rsidDel="00AF551E" w:rsidRDefault="00AA73A7" w:rsidP="00AA73A7">
      <w:pPr>
        <w:rPr>
          <w:del w:id="1492" w:author="Hannah Suzanne Wirtshafter" w:date="2026-05-13T14:11:00Z"/>
        </w:rPr>
      </w:pPr>
      <w:del w:id="1493" w:author="Hannah Suzanne Wirtshafter" w:date="2026-05-13T14:11:00Z">
        <w:r w:rsidRPr="0090741D" w:rsidDel="00AF551E">
          <w:delText>The global F1 score is given by the average:</w:delText>
        </w:r>
      </w:del>
    </w:p>
    <w:p w14:paraId="59B3E57C" w14:textId="7AF403E5" w:rsidR="00AA73A7" w:rsidRPr="0090741D" w:rsidDel="00AF551E" w:rsidRDefault="00AA73A7" w:rsidP="00AA73A7">
      <w:pPr>
        <w:rPr>
          <w:del w:id="1494" w:author="Hannah Suzanne Wirtshafter" w:date="2026-05-13T14:11:00Z"/>
        </w:rPr>
      </w:pPr>
      <w:del w:id="1495" w:author="Hannah Suzanne Wirtshafter" w:date="2026-05-13T14:11:00Z">
        <w:r w:rsidRPr="0090741D" w:rsidDel="00AF551E">
          <w:delText xml:space="preserve"> </w:delText>
        </w:r>
      </w:del>
    </w:p>
    <w:p w14:paraId="6577A953" w14:textId="5AE4A0EE" w:rsidR="00AA73A7" w:rsidRPr="0090741D" w:rsidDel="00AF551E" w:rsidRDefault="00AA73A7" w:rsidP="00AA73A7">
      <w:pPr>
        <w:rPr>
          <w:del w:id="1496" w:author="Hannah Suzanne Wirtshafter" w:date="2026-05-13T14:11:00Z"/>
        </w:rPr>
      </w:pPr>
      <m:oMathPara>
        <m:oMath>
          <m:r>
            <w:del w:id="1497" w:author="Hannah Suzanne Wirtshafter" w:date="2026-05-13T14:11:00Z">
              <w:rPr>
                <w:rFonts w:ascii="Cambria Math" w:hAnsi="Cambria Math"/>
              </w:rPr>
              <m:t>F1=</m:t>
            </w:del>
          </m:r>
          <m:f>
            <m:fPr>
              <m:ctrlPr>
                <w:del w:id="1498" w:author="Hannah Suzanne Wirtshafter" w:date="2026-05-13T14:11:00Z">
                  <w:rPr>
                    <w:rFonts w:ascii="Cambria Math" w:hAnsi="Cambria Math"/>
                    <w:i/>
                  </w:rPr>
                </w:del>
              </m:ctrlPr>
            </m:fPr>
            <m:num>
              <m:r>
                <w:del w:id="1499" w:author="Hannah Suzanne Wirtshafter" w:date="2026-05-13T14:11:00Z">
                  <w:rPr>
                    <w:rFonts w:ascii="Cambria Math" w:hAnsi="Cambria Math"/>
                  </w:rPr>
                  <m:t>1</m:t>
                </w:del>
              </m:r>
            </m:num>
            <m:den>
              <m:r>
                <w:del w:id="1500" w:author="Hannah Suzanne Wirtshafter" w:date="2026-05-13T14:11:00Z">
                  <w:rPr>
                    <w:rFonts w:ascii="Cambria Math" w:hAnsi="Cambria Math"/>
                  </w:rPr>
                  <m:t>n</m:t>
                </w:del>
              </m:r>
            </m:den>
          </m:f>
          <m:r>
            <w:del w:id="1501" w:author="Hannah Suzanne Wirtshafter" w:date="2026-05-13T14:11:00Z">
              <w:rPr>
                <w:rFonts w:ascii="Cambria Math" w:hAnsi="Cambria Math"/>
              </w:rPr>
              <m:t xml:space="preserve"> </m:t>
            </w:del>
          </m:r>
          <m:nary>
            <m:naryPr>
              <m:chr m:val="∑"/>
              <m:limLoc m:val="undOvr"/>
              <m:ctrlPr>
                <w:del w:id="1502" w:author="Hannah Suzanne Wirtshafter" w:date="2026-05-13T14:11:00Z">
                  <w:rPr>
                    <w:rFonts w:ascii="Cambria Math" w:hAnsi="Cambria Math"/>
                    <w:i/>
                  </w:rPr>
                </w:del>
              </m:ctrlPr>
            </m:naryPr>
            <m:sub>
              <m:r>
                <w:del w:id="1503" w:author="Hannah Suzanne Wirtshafter" w:date="2026-05-13T14:11:00Z">
                  <w:rPr>
                    <w:rFonts w:ascii="Cambria Math" w:hAnsi="Cambria Math"/>
                  </w:rPr>
                  <m:t>i=1</m:t>
                </w:del>
              </m:r>
            </m:sub>
            <m:sup>
              <m:r>
                <w:del w:id="1504" w:author="Hannah Suzanne Wirtshafter" w:date="2026-05-13T14:11:00Z">
                  <w:rPr>
                    <w:rFonts w:ascii="Cambria Math" w:hAnsi="Cambria Math"/>
                  </w:rPr>
                  <m:t>n</m:t>
                </w:del>
              </m:r>
            </m:sup>
            <m:e>
              <m:sSub>
                <m:sSubPr>
                  <m:ctrlPr>
                    <w:del w:id="1505" w:author="Hannah Suzanne Wirtshafter" w:date="2026-05-13T14:11:00Z">
                      <w:rPr>
                        <w:rFonts w:ascii="Cambria Math" w:hAnsi="Cambria Math"/>
                        <w:i/>
                      </w:rPr>
                    </w:del>
                  </m:ctrlPr>
                </m:sSubPr>
                <m:e>
                  <m:r>
                    <w:del w:id="1506" w:author="Hannah Suzanne Wirtshafter" w:date="2026-05-13T14:11:00Z">
                      <w:rPr>
                        <w:rFonts w:ascii="Cambria Math" w:hAnsi="Cambria Math"/>
                      </w:rPr>
                      <m:t>F1</m:t>
                    </w:del>
                  </m:r>
                </m:e>
                <m:sub>
                  <m:r>
                    <w:del w:id="1507" w:author="Hannah Suzanne Wirtshafter" w:date="2026-05-13T14:11:00Z">
                      <w:rPr>
                        <w:rFonts w:ascii="Cambria Math" w:hAnsi="Cambria Math"/>
                      </w:rPr>
                      <m:t>i</m:t>
                    </w:del>
                  </m:r>
                </m:sub>
              </m:sSub>
            </m:e>
          </m:nary>
        </m:oMath>
      </m:oMathPara>
    </w:p>
    <w:p w14:paraId="3AA7C8D8" w14:textId="0FFEC3B3" w:rsidR="00AA73A7" w:rsidRPr="0090741D" w:rsidDel="00AF551E" w:rsidRDefault="00AA73A7" w:rsidP="00AA73A7">
      <w:pPr>
        <w:rPr>
          <w:del w:id="1508" w:author="Hannah Suzanne Wirtshafter" w:date="2026-05-13T14:11:00Z"/>
        </w:rPr>
      </w:pPr>
    </w:p>
    <w:p w14:paraId="51D0CB54" w14:textId="3BA65975" w:rsidR="00AA73A7" w:rsidRPr="0090741D" w:rsidDel="00AF551E" w:rsidRDefault="00AA73A7" w:rsidP="00AA73A7">
      <w:pPr>
        <w:rPr>
          <w:del w:id="1509" w:author="Hannah Suzanne Wirtshafter" w:date="2026-05-13T14:11:00Z"/>
        </w:rPr>
      </w:pPr>
    </w:p>
    <w:p w14:paraId="52152C95" w14:textId="2338A56A" w:rsidR="00AA73A7" w:rsidRPr="0090741D" w:rsidDel="00AF551E" w:rsidRDefault="00AA73A7" w:rsidP="007B1658">
      <w:pPr>
        <w:spacing w:line="480" w:lineRule="auto"/>
        <w:rPr>
          <w:del w:id="1510" w:author="Hannah Suzanne Wirtshafter" w:date="2026-05-13T14:11:00Z"/>
        </w:rPr>
      </w:pPr>
      <w:del w:id="1511" w:author="Hannah Suzanne Wirtshafter" w:date="2026-05-13T14:11:00Z">
        <w:r w:rsidRPr="0090741D" w:rsidDel="00AF551E">
          <w:delText xml:space="preserve">The area under the receiver operating characteristic (ROC) curve was calculated for each class </w:delText>
        </w:r>
        <m:oMath>
          <m:r>
            <w:rPr>
              <w:rFonts w:ascii="Cambria Math" w:hAnsi="Cambria Math"/>
            </w:rPr>
            <m:t>i,</m:t>
          </m:r>
        </m:oMath>
        <w:r w:rsidRPr="0090741D" w:rsidDel="00AF551E">
          <w:delText xml:space="preserve"> </w:delText>
        </w:r>
        <m:oMath>
          <m:r>
            <w:rPr>
              <w:rFonts w:ascii="Cambria Math" w:hAnsi="Cambria Math"/>
            </w:rPr>
            <m:t>1≤i≤n,</m:t>
          </m:r>
        </m:oMath>
        <w:r w:rsidRPr="0090741D" w:rsidDel="00AF551E">
          <w:delText xml:space="preserve"> where </w:delText>
        </w:r>
        <m:oMath>
          <m:r>
            <w:rPr>
              <w:rFonts w:ascii="Cambria Math" w:hAnsi="Cambria Math"/>
            </w:rPr>
            <m:t>n</m:t>
          </m:r>
        </m:oMath>
        <w:r w:rsidRPr="0090741D" w:rsidDel="00AF551E">
          <w:delText xml:space="preserve"> is the number of classes:</w:delText>
        </w:r>
      </w:del>
    </w:p>
    <w:p w14:paraId="115C2C85" w14:textId="4F2E997E" w:rsidR="00AA73A7" w:rsidRPr="0090741D" w:rsidDel="00AF551E" w:rsidRDefault="00AA73A7" w:rsidP="00AA73A7">
      <w:pPr>
        <w:rPr>
          <w:del w:id="1512" w:author="Hannah Suzanne Wirtshafter" w:date="2026-05-13T14:11:00Z"/>
        </w:rPr>
      </w:pPr>
    </w:p>
    <w:p w14:paraId="18249C5F" w14:textId="56E073F3" w:rsidR="00AA73A7" w:rsidRPr="0090741D" w:rsidDel="00AF551E" w:rsidRDefault="00662EC8" w:rsidP="00AA73A7">
      <w:pPr>
        <w:rPr>
          <w:del w:id="1513" w:author="Hannah Suzanne Wirtshafter" w:date="2026-05-13T14:11:00Z"/>
        </w:rPr>
      </w:pPr>
      <m:oMathPara>
        <m:oMath>
          <m:sSub>
            <m:sSubPr>
              <m:ctrlPr>
                <w:del w:id="1514" w:author="Hannah Suzanne Wirtshafter" w:date="2026-05-13T14:11:00Z">
                  <w:rPr>
                    <w:rFonts w:ascii="Cambria Math" w:hAnsi="Cambria Math"/>
                    <w:i/>
                  </w:rPr>
                </w:del>
              </m:ctrlPr>
            </m:sSubPr>
            <m:e>
              <m:r>
                <w:del w:id="1515" w:author="Hannah Suzanne Wirtshafter" w:date="2026-05-13T14:11:00Z">
                  <w:rPr>
                    <w:rFonts w:ascii="Cambria Math" w:hAnsi="Cambria Math"/>
                  </w:rPr>
                  <m:t>AUC</m:t>
                </w:del>
              </m:r>
            </m:e>
            <m:sub>
              <m:r>
                <w:del w:id="1516" w:author="Hannah Suzanne Wirtshafter" w:date="2026-05-13T14:11:00Z">
                  <w:rPr>
                    <w:rFonts w:ascii="Cambria Math" w:hAnsi="Cambria Math"/>
                  </w:rPr>
                  <m:t>i</m:t>
                </w:del>
              </m:r>
            </m:sub>
          </m:sSub>
          <m:r>
            <w:del w:id="1517" w:author="Hannah Suzanne Wirtshafter" w:date="2026-05-13T14:11:00Z">
              <w:rPr>
                <w:rFonts w:ascii="Cambria Math" w:hAnsi="Cambria Math"/>
              </w:rPr>
              <m:t>=roc_auc_score(</m:t>
            </w:del>
          </m:r>
          <m:sSub>
            <m:sSubPr>
              <m:ctrlPr>
                <w:del w:id="1518" w:author="Hannah Suzanne Wirtshafter" w:date="2026-05-13T14:11:00Z">
                  <w:rPr>
                    <w:rFonts w:ascii="Cambria Math" w:hAnsi="Cambria Math"/>
                    <w:i/>
                  </w:rPr>
                </w:del>
              </m:ctrlPr>
            </m:sSubPr>
            <m:e>
              <m:r>
                <w:del w:id="1519" w:author="Hannah Suzanne Wirtshafter" w:date="2026-05-13T14:11:00Z">
                  <w:rPr>
                    <w:rFonts w:ascii="Cambria Math" w:hAnsi="Cambria Math"/>
                  </w:rPr>
                  <m:t>y</m:t>
                </w:del>
              </m:r>
            </m:e>
            <m:sub>
              <m:r>
                <w:del w:id="1520" w:author="Hannah Suzanne Wirtshafter" w:date="2026-05-13T14:11:00Z">
                  <w:rPr>
                    <w:rFonts w:ascii="Cambria Math" w:hAnsi="Cambria Math"/>
                  </w:rPr>
                  <m:t>true-bin</m:t>
                </w:del>
              </m:r>
            </m:sub>
          </m:sSub>
          <m:d>
            <m:dPr>
              <m:begChr m:val="["/>
              <m:endChr m:val="]"/>
              <m:ctrlPr>
                <w:del w:id="1521" w:author="Hannah Suzanne Wirtshafter" w:date="2026-05-13T14:11:00Z">
                  <w:rPr>
                    <w:rFonts w:ascii="Cambria Math" w:hAnsi="Cambria Math"/>
                    <w:i/>
                  </w:rPr>
                </w:del>
              </m:ctrlPr>
            </m:dPr>
            <m:e>
              <m:r>
                <w:del w:id="1522" w:author="Hannah Suzanne Wirtshafter" w:date="2026-05-13T14:11:00Z">
                  <w:rPr>
                    <w:rFonts w:ascii="Cambria Math" w:hAnsi="Cambria Math"/>
                  </w:rPr>
                  <m:t>:,i</m:t>
                </w:del>
              </m:r>
            </m:e>
          </m:d>
          <m:r>
            <w:del w:id="1523" w:author="Hannah Suzanne Wirtshafter" w:date="2026-05-13T14:11:00Z">
              <w:rPr>
                <w:rFonts w:ascii="Cambria Math" w:hAnsi="Cambria Math"/>
              </w:rPr>
              <m:t xml:space="preserve">, </m:t>
            </w:del>
          </m:r>
          <m:sSub>
            <m:sSubPr>
              <m:ctrlPr>
                <w:del w:id="1524" w:author="Hannah Suzanne Wirtshafter" w:date="2026-05-13T14:11:00Z">
                  <w:rPr>
                    <w:rFonts w:ascii="Cambria Math" w:hAnsi="Cambria Math"/>
                    <w:i/>
                  </w:rPr>
                </w:del>
              </m:ctrlPr>
            </m:sSubPr>
            <m:e>
              <m:r>
                <w:del w:id="1525" w:author="Hannah Suzanne Wirtshafter" w:date="2026-05-13T14:11:00Z">
                  <w:rPr>
                    <w:rFonts w:ascii="Cambria Math" w:hAnsi="Cambria Math"/>
                  </w:rPr>
                  <m:t>y</m:t>
                </w:del>
              </m:r>
            </m:e>
            <m:sub>
              <m:r>
                <w:del w:id="1526" w:author="Hannah Suzanne Wirtshafter" w:date="2026-05-13T14:11:00Z">
                  <w:rPr>
                    <w:rFonts w:ascii="Cambria Math" w:hAnsi="Cambria Math"/>
                  </w:rPr>
                  <m:t>pred-prob</m:t>
                </w:del>
              </m:r>
            </m:sub>
          </m:sSub>
          <m:r>
            <w:del w:id="1527" w:author="Hannah Suzanne Wirtshafter" w:date="2026-05-13T14:11:00Z">
              <w:rPr>
                <w:rFonts w:ascii="Cambria Math" w:hAnsi="Cambria Math"/>
              </w:rPr>
              <m:t xml:space="preserve"> </m:t>
            </w:del>
          </m:r>
          <m:d>
            <m:dPr>
              <m:begChr m:val="["/>
              <m:endChr m:val="]"/>
              <m:ctrlPr>
                <w:del w:id="1528" w:author="Hannah Suzanne Wirtshafter" w:date="2026-05-13T14:11:00Z">
                  <w:rPr>
                    <w:rFonts w:ascii="Cambria Math" w:hAnsi="Cambria Math"/>
                    <w:i/>
                  </w:rPr>
                </w:del>
              </m:ctrlPr>
            </m:dPr>
            <m:e>
              <m:r>
                <w:del w:id="1529" w:author="Hannah Suzanne Wirtshafter" w:date="2026-05-13T14:11:00Z">
                  <w:rPr>
                    <w:rFonts w:ascii="Cambria Math" w:hAnsi="Cambria Math"/>
                  </w:rPr>
                  <m:t>:,i</m:t>
                </w:del>
              </m:r>
            </m:e>
          </m:d>
          <m:r>
            <w:del w:id="1530" w:author="Hannah Suzanne Wirtshafter" w:date="2026-05-13T14:11:00Z">
              <w:rPr>
                <w:rFonts w:ascii="Cambria Math" w:hAnsi="Cambria Math"/>
              </w:rPr>
              <m:t>)</m:t>
            </w:del>
          </m:r>
        </m:oMath>
      </m:oMathPara>
    </w:p>
    <w:p w14:paraId="4F8FA8E0" w14:textId="7BCD0E1C" w:rsidR="00AA73A7" w:rsidRPr="0090741D" w:rsidDel="00AF551E" w:rsidRDefault="00AA73A7" w:rsidP="00AA73A7">
      <w:pPr>
        <w:rPr>
          <w:del w:id="1531" w:author="Hannah Suzanne Wirtshafter" w:date="2026-05-13T14:11:00Z"/>
        </w:rPr>
      </w:pPr>
    </w:p>
    <w:p w14:paraId="554E7456" w14:textId="078A2B0B" w:rsidR="00AA73A7" w:rsidRPr="0090741D" w:rsidDel="00AF551E" w:rsidRDefault="00AA73A7" w:rsidP="00AA73A7">
      <w:pPr>
        <w:rPr>
          <w:del w:id="1532" w:author="Hannah Suzanne Wirtshafter" w:date="2026-05-13T14:11:00Z"/>
        </w:rPr>
      </w:pPr>
      <w:del w:id="1533" w:author="Hannah Suzanne Wirtshafter" w:date="2026-05-13T14:11:00Z">
        <w:r w:rsidRPr="0090741D" w:rsidDel="00AF551E">
          <w:delText xml:space="preserve">The global value is given by the average: </w:delText>
        </w:r>
      </w:del>
    </w:p>
    <w:p w14:paraId="3DD1F4B6" w14:textId="5AA1EEBB" w:rsidR="00AA73A7" w:rsidRPr="0090741D" w:rsidDel="00AF551E" w:rsidRDefault="00AA73A7" w:rsidP="00AA73A7">
      <w:pPr>
        <w:rPr>
          <w:del w:id="1534" w:author="Hannah Suzanne Wirtshafter" w:date="2026-05-13T14:11:00Z"/>
        </w:rPr>
      </w:pPr>
    </w:p>
    <w:p w14:paraId="3AA5D26B" w14:textId="1015A7DE" w:rsidR="00AA73A7" w:rsidRPr="0090741D" w:rsidDel="00AF551E" w:rsidRDefault="00AA73A7" w:rsidP="00AA73A7">
      <w:pPr>
        <w:rPr>
          <w:del w:id="1535" w:author="Hannah Suzanne Wirtshafter" w:date="2026-05-13T14:11:00Z"/>
        </w:rPr>
      </w:pPr>
      <m:oMathPara>
        <m:oMath>
          <m:r>
            <w:del w:id="1536" w:author="Hannah Suzanne Wirtshafter" w:date="2026-05-13T14:11:00Z">
              <w:rPr>
                <w:rFonts w:ascii="Cambria Math" w:hAnsi="Cambria Math"/>
              </w:rPr>
              <m:t>ROC AUC=</m:t>
            </w:del>
          </m:r>
          <m:f>
            <m:fPr>
              <m:ctrlPr>
                <w:del w:id="1537" w:author="Hannah Suzanne Wirtshafter" w:date="2026-05-13T14:11:00Z">
                  <w:rPr>
                    <w:rFonts w:ascii="Cambria Math" w:hAnsi="Cambria Math"/>
                    <w:i/>
                  </w:rPr>
                </w:del>
              </m:ctrlPr>
            </m:fPr>
            <m:num>
              <m:r>
                <w:del w:id="1538" w:author="Hannah Suzanne Wirtshafter" w:date="2026-05-13T14:11:00Z">
                  <w:rPr>
                    <w:rFonts w:ascii="Cambria Math" w:hAnsi="Cambria Math"/>
                  </w:rPr>
                  <m:t>1</m:t>
                </w:del>
              </m:r>
            </m:num>
            <m:den>
              <m:r>
                <w:del w:id="1539" w:author="Hannah Suzanne Wirtshafter" w:date="2026-05-13T14:11:00Z">
                  <w:rPr>
                    <w:rFonts w:ascii="Cambria Math" w:hAnsi="Cambria Math"/>
                  </w:rPr>
                  <m:t>n</m:t>
                </w:del>
              </m:r>
            </m:den>
          </m:f>
          <m:r>
            <w:del w:id="1540" w:author="Hannah Suzanne Wirtshafter" w:date="2026-05-13T14:11:00Z">
              <w:rPr>
                <w:rFonts w:ascii="Cambria Math" w:hAnsi="Cambria Math"/>
              </w:rPr>
              <m:t xml:space="preserve"> </m:t>
            </w:del>
          </m:r>
          <m:nary>
            <m:naryPr>
              <m:chr m:val="∑"/>
              <m:limLoc m:val="undOvr"/>
              <m:ctrlPr>
                <w:del w:id="1541" w:author="Hannah Suzanne Wirtshafter" w:date="2026-05-13T14:11:00Z">
                  <w:rPr>
                    <w:rFonts w:ascii="Cambria Math" w:hAnsi="Cambria Math"/>
                    <w:i/>
                  </w:rPr>
                </w:del>
              </m:ctrlPr>
            </m:naryPr>
            <m:sub>
              <m:r>
                <w:del w:id="1542" w:author="Hannah Suzanne Wirtshafter" w:date="2026-05-13T14:11:00Z">
                  <w:rPr>
                    <w:rFonts w:ascii="Cambria Math" w:hAnsi="Cambria Math"/>
                  </w:rPr>
                  <m:t>i=1</m:t>
                </w:del>
              </m:r>
            </m:sub>
            <m:sup>
              <m:r>
                <w:del w:id="1543" w:author="Hannah Suzanne Wirtshafter" w:date="2026-05-13T14:11:00Z">
                  <w:rPr>
                    <w:rFonts w:ascii="Cambria Math" w:hAnsi="Cambria Math"/>
                  </w:rPr>
                  <m:t>n</m:t>
                </w:del>
              </m:r>
            </m:sup>
            <m:e>
              <m:sSub>
                <m:sSubPr>
                  <m:ctrlPr>
                    <w:del w:id="1544" w:author="Hannah Suzanne Wirtshafter" w:date="2026-05-13T14:11:00Z">
                      <w:rPr>
                        <w:rFonts w:ascii="Cambria Math" w:hAnsi="Cambria Math"/>
                        <w:i/>
                      </w:rPr>
                    </w:del>
                  </m:ctrlPr>
                </m:sSubPr>
                <m:e>
                  <m:r>
                    <w:del w:id="1545" w:author="Hannah Suzanne Wirtshafter" w:date="2026-05-13T14:11:00Z">
                      <w:rPr>
                        <w:rFonts w:ascii="Cambria Math" w:hAnsi="Cambria Math"/>
                      </w:rPr>
                      <m:t>AUC</m:t>
                    </w:del>
                  </m:r>
                </m:e>
                <m:sub>
                  <m:r>
                    <w:del w:id="1546" w:author="Hannah Suzanne Wirtshafter" w:date="2026-05-13T14:11:00Z">
                      <w:rPr>
                        <w:rFonts w:ascii="Cambria Math" w:hAnsi="Cambria Math"/>
                      </w:rPr>
                      <m:t>i</m:t>
                    </w:del>
                  </m:r>
                </m:sub>
              </m:sSub>
            </m:e>
          </m:nary>
          <m:r>
            <w:del w:id="1547" w:author="Hannah Suzanne Wirtshafter" w:date="2026-05-13T14:11:00Z">
              <w:rPr>
                <w:rFonts w:ascii="Cambria Math" w:hAnsi="Cambria Math"/>
              </w:rPr>
              <m:t xml:space="preserve"> </m:t>
            </w:del>
          </m:r>
        </m:oMath>
      </m:oMathPara>
    </w:p>
    <w:p w14:paraId="068626B8" w14:textId="29D5AC6B" w:rsidR="00AA73A7" w:rsidRPr="0090741D" w:rsidDel="00AF551E" w:rsidRDefault="00AA73A7" w:rsidP="00AA73A7">
      <w:pPr>
        <w:rPr>
          <w:del w:id="1548" w:author="Hannah Suzanne Wirtshafter" w:date="2026-05-13T14:11:00Z"/>
        </w:rPr>
      </w:pPr>
    </w:p>
    <w:p w14:paraId="63881E22" w14:textId="26FB8B71" w:rsidR="00AA73A7" w:rsidRPr="0090741D" w:rsidDel="00AF551E" w:rsidRDefault="00AA73A7" w:rsidP="00AA73A7">
      <w:pPr>
        <w:rPr>
          <w:del w:id="1549" w:author="Hannah Suzanne Wirtshafter" w:date="2026-05-13T14:11:00Z"/>
        </w:rPr>
      </w:pPr>
      <w:del w:id="1550" w:author="Hannah Suzanne Wirtshafter" w:date="2026-05-13T14:11:00Z">
        <w:r w:rsidRPr="0090741D" w:rsidDel="00AF551E">
          <w:tab/>
        </w:r>
        <w:r w:rsidRPr="0090741D" w:rsidDel="00AF551E">
          <w:tab/>
          <w:delText>where:</w:delText>
        </w:r>
      </w:del>
    </w:p>
    <w:p w14:paraId="77F8EE84" w14:textId="6267E3C8" w:rsidR="00AA73A7" w:rsidRPr="0090741D" w:rsidDel="00AF551E" w:rsidRDefault="00662EC8" w:rsidP="00AA73A7">
      <w:pPr>
        <w:rPr>
          <w:del w:id="1551" w:author="Hannah Suzanne Wirtshafter" w:date="2026-05-13T14:11:00Z"/>
        </w:rPr>
      </w:pPr>
      <m:oMathPara>
        <m:oMath>
          <m:sSub>
            <m:sSubPr>
              <m:ctrlPr>
                <w:del w:id="1552" w:author="Hannah Suzanne Wirtshafter" w:date="2026-05-13T14:11:00Z">
                  <w:rPr>
                    <w:rFonts w:ascii="Cambria Math" w:hAnsi="Cambria Math"/>
                    <w:i/>
                  </w:rPr>
                </w:del>
              </m:ctrlPr>
            </m:sSubPr>
            <m:e>
              <m:r>
                <w:del w:id="1553" w:author="Hannah Suzanne Wirtshafter" w:date="2026-05-13T14:11:00Z">
                  <w:rPr>
                    <w:rFonts w:ascii="Cambria Math" w:hAnsi="Cambria Math"/>
                  </w:rPr>
                  <m:t>y</m:t>
                </w:del>
              </m:r>
            </m:e>
            <m:sub>
              <m:r>
                <w:del w:id="1554" w:author="Hannah Suzanne Wirtshafter" w:date="2026-05-13T14:11:00Z">
                  <w:rPr>
                    <w:rFonts w:ascii="Cambria Math" w:hAnsi="Cambria Math"/>
                  </w:rPr>
                  <m:t>true-bin</m:t>
                </w:del>
              </m:r>
            </m:sub>
          </m:sSub>
          <m:r>
            <w:del w:id="1555" w:author="Hannah Suzanne Wirtshafter" w:date="2026-05-13T14:11:00Z">
              <w:rPr>
                <w:rFonts w:ascii="Cambria Math" w:hAnsi="Cambria Math"/>
              </w:rPr>
              <m:t>=binarized true labels</m:t>
            </w:del>
          </m:r>
        </m:oMath>
      </m:oMathPara>
    </w:p>
    <w:p w14:paraId="0DBE722E" w14:textId="015B4E62" w:rsidR="0068127C" w:rsidRPr="0090741D" w:rsidDel="00AF551E" w:rsidRDefault="00AA73A7" w:rsidP="00AA73A7">
      <w:pPr>
        <w:rPr>
          <w:del w:id="1556" w:author="Hannah Suzanne Wirtshafter" w:date="2026-05-13T14:11:00Z"/>
        </w:rPr>
      </w:pPr>
      <m:oMathPara>
        <m:oMath>
          <m:r>
            <w:del w:id="1557" w:author="Hannah Suzanne Wirtshafter" w:date="2026-05-13T14:11:00Z">
              <w:rPr>
                <w:rFonts w:ascii="Cambria Math" w:hAnsi="Cambria Math"/>
              </w:rPr>
              <m:t>y</m:t>
            </w:del>
          </m:r>
          <m:sSub>
            <m:sSubPr>
              <m:ctrlPr>
                <w:del w:id="1558" w:author="Hannah Suzanne Wirtshafter" w:date="2026-05-13T14:11:00Z">
                  <w:rPr>
                    <w:rFonts w:ascii="Cambria Math" w:hAnsi="Cambria Math"/>
                    <w:i/>
                  </w:rPr>
                </w:del>
              </m:ctrlPr>
            </m:sSubPr>
            <m:e>
              <m:r>
                <w:del w:id="1559" w:author="Hannah Suzanne Wirtshafter" w:date="2026-05-13T14:11:00Z">
                  <m:rPr>
                    <m:sty m:val="p"/>
                  </m:rPr>
                  <w:rPr>
                    <w:rFonts w:ascii="Cambria Math" w:hAnsi="Cambria Math"/>
                  </w:rPr>
                  <w:softHyphen/>
                </w:del>
              </m:r>
            </m:e>
            <m:sub>
              <m:r>
                <w:del w:id="1560" w:author="Hannah Suzanne Wirtshafter" w:date="2026-05-13T14:11:00Z">
                  <w:rPr>
                    <w:rFonts w:ascii="Cambria Math" w:hAnsi="Cambria Math"/>
                  </w:rPr>
                  <m:t>pred-prob</m:t>
                </w:del>
              </m:r>
            </m:sub>
          </m:sSub>
          <m:r>
            <w:del w:id="1561" w:author="Hannah Suzanne Wirtshafter" w:date="2026-05-13T14:11:00Z">
              <w:rPr>
                <w:rFonts w:ascii="Cambria Math" w:hAnsi="Cambria Math"/>
              </w:rPr>
              <m:t>=predicted probabilities for each class</m:t>
            </w:del>
          </m:r>
        </m:oMath>
      </m:oMathPara>
    </w:p>
    <w:p w14:paraId="275B7265" w14:textId="26DAC25F" w:rsidR="00AA73A7" w:rsidRPr="0090741D" w:rsidDel="00AF551E" w:rsidRDefault="00AA73A7" w:rsidP="00AA73A7">
      <w:pPr>
        <w:rPr>
          <w:del w:id="1562" w:author="Hannah Suzanne Wirtshafter" w:date="2026-05-13T14:11:00Z"/>
        </w:rPr>
      </w:pPr>
    </w:p>
    <w:p w14:paraId="20EF8543" w14:textId="5FBECD50" w:rsidR="00F965EF" w:rsidRDefault="00F965EF" w:rsidP="006F0F52">
      <w:pPr>
        <w:spacing w:line="480" w:lineRule="auto"/>
        <w:rPr>
          <w:ins w:id="1563" w:author="Hannah Suzanne Wirtshafter" w:date="2026-04-30T11:16:00Z"/>
          <w:b/>
        </w:rPr>
      </w:pPr>
    </w:p>
    <w:p w14:paraId="6BD95E91" w14:textId="77777777" w:rsidR="00F965EF" w:rsidRPr="00F965EF" w:rsidRDefault="00F965EF" w:rsidP="00F965EF">
      <w:pPr>
        <w:spacing w:line="480" w:lineRule="auto"/>
        <w:rPr>
          <w:ins w:id="1564" w:author="Hannah Suzanne Wirtshafter" w:date="2026-04-30T11:16:00Z"/>
          <w:b/>
        </w:rPr>
      </w:pPr>
      <w:ins w:id="1565" w:author="Hannah Suzanne Wirtshafter" w:date="2026-04-30T11:16:00Z">
        <w:r w:rsidRPr="00F965EF">
          <w:rPr>
            <w:b/>
            <w:bCs/>
          </w:rPr>
          <w:t>Geometry Preservation Analysis</w:t>
        </w:r>
      </w:ins>
    </w:p>
    <w:p w14:paraId="37BCCBB3" w14:textId="35E6BB56" w:rsidR="008B19BE" w:rsidRDefault="00F965EF" w:rsidP="008B19BE">
      <w:pPr>
        <w:spacing w:line="480" w:lineRule="auto"/>
        <w:rPr>
          <w:ins w:id="1566" w:author="Hannah Suzanne Wirtshafter" w:date="2026-04-30T11:18:00Z"/>
        </w:rPr>
      </w:pPr>
      <w:ins w:id="1567" w:author="Hannah Suzanne Wirtshafter" w:date="2026-04-30T11:16:00Z">
        <w:r w:rsidRPr="00F965EF">
          <w:rPr>
            <w:rPrChange w:id="1568" w:author="Hannah Suzanne Wirtshafter" w:date="2026-04-30T11:16:00Z">
              <w:rPr>
                <w:b/>
              </w:rPr>
            </w:rPrChange>
          </w:rPr>
          <w:t xml:space="preserve">To quantify whether CEBRA embeddings preserved task geometry across environments, we </w:t>
        </w:r>
      </w:ins>
      <w:ins w:id="1569" w:author="Hannah Suzanne Wirtshafter" w:date="2026-05-08T13:21:00Z">
        <w:r w:rsidR="007A4667">
          <w:t>created 20 models for each session in each animal</w:t>
        </w:r>
      </w:ins>
      <w:ins w:id="1570" w:author="Hannah Suzanne Wirtshafter" w:date="2026-05-08T13:22:00Z">
        <w:r w:rsidR="007A4667">
          <w:t xml:space="preserve">. We used these models to </w:t>
        </w:r>
      </w:ins>
      <w:ins w:id="1571" w:author="Hannah Suzanne Wirtshafter" w:date="2026-04-30T11:16:00Z">
        <w:r w:rsidRPr="00F965EF">
          <w:rPr>
            <w:rPrChange w:id="1572" w:author="Hannah Suzanne Wirtshafter" w:date="2026-04-30T11:16:00Z">
              <w:rPr>
                <w:b/>
              </w:rPr>
            </w:rPrChange>
          </w:rPr>
          <w:t xml:space="preserve">compare the pairwise organization of task embeddings between environments A and B. For each rat/session and CEBRA run, embeddings from each environment were first reduced to one embedding per </w:t>
        </w:r>
        <w:r w:rsidRPr="00F965EF">
          <w:rPr>
            <w:rPrChange w:id="1573" w:author="Hannah Suzanne Wirtshafter" w:date="2026-04-30T11:16:00Z">
              <w:rPr>
                <w:b/>
              </w:rPr>
            </w:rPrChange>
          </w:rPr>
          <w:lastRenderedPageBreak/>
          <w:t>task bin by averaging all time points belonging to the same CSUS bin. CSUS bins were kept in the same order across environments, so corresponding rows represented the same task states.</w:t>
        </w:r>
      </w:ins>
    </w:p>
    <w:p w14:paraId="3926A7E3" w14:textId="77777777" w:rsidR="008B19BE" w:rsidRDefault="008B19BE" w:rsidP="008B19BE">
      <w:pPr>
        <w:spacing w:line="480" w:lineRule="auto"/>
        <w:rPr>
          <w:ins w:id="1574" w:author="Hannah Suzanne Wirtshafter" w:date="2026-04-30T11:18:00Z"/>
        </w:rPr>
      </w:pPr>
    </w:p>
    <w:p w14:paraId="2B84A175" w14:textId="184F66C7" w:rsidR="00F965EF" w:rsidRPr="00F965EF" w:rsidRDefault="00F965EF" w:rsidP="008B19BE">
      <w:pPr>
        <w:spacing w:line="480" w:lineRule="auto"/>
        <w:rPr>
          <w:ins w:id="1575" w:author="Hannah Suzanne Wirtshafter" w:date="2026-04-30T11:16:00Z"/>
          <w:rPrChange w:id="1576" w:author="Hannah Suzanne Wirtshafter" w:date="2026-04-30T11:16:00Z">
            <w:rPr>
              <w:ins w:id="1577" w:author="Hannah Suzanne Wirtshafter" w:date="2026-04-30T11:16:00Z"/>
              <w:b/>
            </w:rPr>
          </w:rPrChange>
        </w:rPr>
      </w:pPr>
      <w:ins w:id="1578" w:author="Hannah Suzanne Wirtshafter" w:date="2026-04-30T11:16:00Z">
        <w:r w:rsidRPr="00F965EF">
          <w:rPr>
            <w:rPrChange w:id="1579" w:author="Hannah Suzanne Wirtshafter" w:date="2026-04-30T11:16:00Z">
              <w:rPr>
                <w:b/>
              </w:rPr>
            </w:rPrChange>
          </w:rPr>
          <w:t xml:space="preserve">For each run, embedding dimensions were z-scored separately within each environment. We then computed the pairwise Euclidean distance matrix among task-bin embeddings in environment A and separately in environment B. </w:t>
        </w:r>
      </w:ins>
      <w:ins w:id="1580" w:author="Hannah Suzanne Wirtshafter" w:date="2026-04-30T11:18:00Z">
        <w:r w:rsidR="008B19BE">
          <w:t>Because the resulting distance matrices are symmetric, we extracted the unique pairwise distances (excluding self-distances) and correlated these values across environments.</w:t>
        </w:r>
      </w:ins>
      <w:ins w:id="1581" w:author="Hannah Suzanne Wirtshafter" w:date="2026-04-30T11:16:00Z">
        <w:r w:rsidRPr="00F965EF">
          <w:rPr>
            <w:rPrChange w:id="1582" w:author="Hannah Suzanne Wirtshafter" w:date="2026-04-30T11:16:00Z">
              <w:rPr>
                <w:b/>
              </w:rPr>
            </w:rPrChange>
          </w:rPr>
          <w:t xml:space="preserve"> The geometry-preservation score was defined as the Spearman correlation between these two distance vectors. Thus, each CEBRA run produced one real geometry-preservation score, reflecting how similarly task states were arranged across environments.</w:t>
        </w:r>
      </w:ins>
    </w:p>
    <w:p w14:paraId="2919D30A" w14:textId="77777777" w:rsidR="00B329A8" w:rsidRDefault="00B329A8" w:rsidP="00B329A8">
      <w:pPr>
        <w:spacing w:line="480" w:lineRule="auto"/>
        <w:rPr>
          <w:ins w:id="1583" w:author="Hannah Suzanne Wirtshafter" w:date="2026-05-08T13:49:00Z"/>
        </w:rPr>
      </w:pPr>
    </w:p>
    <w:p w14:paraId="6E16B4C3" w14:textId="16E6A377" w:rsidR="00B329A8" w:rsidRPr="00B329A8" w:rsidRDefault="00DB6CB6" w:rsidP="00B329A8">
      <w:pPr>
        <w:spacing w:line="480" w:lineRule="auto"/>
        <w:rPr>
          <w:ins w:id="1584" w:author="Hannah Suzanne Wirtshafter" w:date="2026-05-08T13:49:00Z"/>
        </w:rPr>
      </w:pPr>
      <w:ins w:id="1585" w:author="Hannah Suzanne Wirtshafter" w:date="2026-05-08T13:42:00Z">
        <w:r w:rsidRPr="00DB6CB6">
          <w:t xml:space="preserve">To assess significance, we generated a task-bin correspondence null distribution separately for each rat. </w:t>
        </w:r>
      </w:ins>
      <w:ins w:id="1586" w:author="Hannah Suzanne Wirtshafter" w:date="2026-05-08T13:49:00Z">
        <w:r w:rsidR="00B329A8" w:rsidRPr="00B329A8">
          <w:t>For each rat, the observed statistic was a single rat-level value: the mean real geometry-preservation score across the 20 independently trained CEBRA model runs. To generate the null distribution, we repeated the following procedure 500 times. On each null iteration, the B1 task-bin correspondence was randomly permuted separately within each of the 20 model runs. This produced one shuffled geometry-preservation score per model run. The 20 shuffled scores were then averaged, yielding one shuffled rat-level mean for that null iteration. Repeating this procedure 500 times produced a null distribution of 500 shuffled rat-level means. One-sided permutation p-values were calculated as the proportion of shuffled rat-level means greater than or equal to the observed rat-level mean, since higher correlations indicate stronger preservation of representational geometry.</w:t>
        </w:r>
      </w:ins>
    </w:p>
    <w:p w14:paraId="371036DC" w14:textId="06D6D7A5" w:rsidR="008B19BE" w:rsidRDefault="008B19BE" w:rsidP="00F965EF">
      <w:pPr>
        <w:spacing w:line="480" w:lineRule="auto"/>
        <w:rPr>
          <w:ins w:id="1587" w:author="Hannah Suzanne Wirtshafter" w:date="2026-04-30T11:19:00Z"/>
        </w:rPr>
      </w:pPr>
    </w:p>
    <w:p w14:paraId="606A7C97" w14:textId="25658052" w:rsidR="008B19BE" w:rsidRDefault="008B19BE" w:rsidP="00F965EF">
      <w:pPr>
        <w:spacing w:line="480" w:lineRule="auto"/>
        <w:rPr>
          <w:ins w:id="1588" w:author="Hannah Suzanne Wirtshafter" w:date="2026-04-30T11:19:00Z"/>
        </w:rPr>
      </w:pPr>
      <w:ins w:id="1589" w:author="Hannah Suzanne Wirtshafter" w:date="2026-04-30T11:19:00Z">
        <w:r>
          <w:lastRenderedPageBreak/>
          <w:t xml:space="preserve">The same </w:t>
        </w:r>
      </w:ins>
      <w:ins w:id="1590" w:author="Hannah Suzanne Wirtshafter" w:date="2026-04-30T11:20:00Z">
        <w:r>
          <w:t xml:space="preserve">general </w:t>
        </w:r>
      </w:ins>
      <w:ins w:id="1591" w:author="Hannah Suzanne Wirtshafter" w:date="2026-04-30T11:19:00Z">
        <w:r>
          <w:t>method was used to compare geometry across r</w:t>
        </w:r>
      </w:ins>
      <w:ins w:id="1592" w:author="Hannah Suzanne Wirtshafter" w:date="2026-04-30T11:20:00Z">
        <w:r>
          <w:t>ats, except the distance matrix was computed across rats</w:t>
        </w:r>
      </w:ins>
      <w:ins w:id="1593" w:author="Hannah Suzanne Wirtshafter" w:date="2026-04-30T11:21:00Z">
        <w:r>
          <w:t xml:space="preserve"> using the rat’s mean task trajectories</w:t>
        </w:r>
      </w:ins>
      <w:ins w:id="1594" w:author="Hannah Suzanne Wirtshafter" w:date="2026-04-30T11:20:00Z">
        <w:r>
          <w:t xml:space="preserve"> </w:t>
        </w:r>
      </w:ins>
      <w:ins w:id="1595" w:author="Hannah Suzanne Wirtshafter" w:date="2026-04-30T11:21:00Z">
        <w:r>
          <w:t xml:space="preserve">(averaged across A(n) and </w:t>
        </w:r>
        <w:proofErr w:type="gramStart"/>
        <w:r>
          <w:t>B(</w:t>
        </w:r>
        <w:proofErr w:type="gramEnd"/>
        <w:r>
          <w:t xml:space="preserve">1)), </w:t>
        </w:r>
      </w:ins>
      <w:ins w:id="1596" w:author="Hannah Suzanne Wirtshafter" w:date="2026-04-30T11:20:00Z">
        <w:r>
          <w:t xml:space="preserve">rather than within rat. </w:t>
        </w:r>
      </w:ins>
    </w:p>
    <w:p w14:paraId="19F8048C" w14:textId="77777777" w:rsidR="008B19BE" w:rsidRPr="00F965EF" w:rsidRDefault="008B19BE" w:rsidP="00F965EF">
      <w:pPr>
        <w:spacing w:line="480" w:lineRule="auto"/>
        <w:rPr>
          <w:ins w:id="1597" w:author="Hannah Suzanne Wirtshafter" w:date="2026-04-30T11:16:00Z"/>
          <w:rPrChange w:id="1598" w:author="Hannah Suzanne Wirtshafter" w:date="2026-04-30T11:16:00Z">
            <w:rPr>
              <w:ins w:id="1599" w:author="Hannah Suzanne Wirtshafter" w:date="2026-04-30T11:16:00Z"/>
              <w:b/>
            </w:rPr>
          </w:rPrChange>
        </w:rPr>
      </w:pPr>
    </w:p>
    <w:p w14:paraId="580153AD" w14:textId="77777777" w:rsidR="00F965EF" w:rsidRDefault="00F965EF" w:rsidP="006F0F52">
      <w:pPr>
        <w:spacing w:line="480" w:lineRule="auto"/>
        <w:rPr>
          <w:ins w:id="1600" w:author="Hannah Suzanne Wirtshafter" w:date="2026-04-30T11:16:00Z"/>
          <w:b/>
        </w:rPr>
      </w:pPr>
    </w:p>
    <w:p w14:paraId="5E2F0DE0" w14:textId="435CBE67" w:rsidR="0068127C" w:rsidRPr="0090741D" w:rsidRDefault="0068127C" w:rsidP="006F0F52">
      <w:pPr>
        <w:spacing w:line="480" w:lineRule="auto"/>
        <w:rPr>
          <w:b/>
        </w:rPr>
      </w:pPr>
      <w:r w:rsidRPr="0090741D">
        <w:rPr>
          <w:b/>
        </w:rPr>
        <w:t>Model consistency</w:t>
      </w:r>
    </w:p>
    <w:p w14:paraId="390C3E91" w14:textId="182F6309" w:rsidR="00111313" w:rsidRPr="0090741D" w:rsidRDefault="00111313" w:rsidP="00111313">
      <w:pPr>
        <w:spacing w:line="480" w:lineRule="auto"/>
        <w:ind w:firstLine="720"/>
        <w:rPr>
          <w:bCs/>
          <w:color w:val="000000" w:themeColor="text1"/>
        </w:rPr>
      </w:pPr>
      <w:r w:rsidRPr="0090741D">
        <w:t xml:space="preserve">Model consistency was computed using a built-in CEBRA function which relies on the function </w:t>
      </w:r>
      <w:r w:rsidRPr="0090741D">
        <w:rPr>
          <w:color w:val="000000" w:themeColor="text1"/>
        </w:rPr>
        <w:t>‘</w:t>
      </w:r>
      <w:r w:rsidRPr="0090741D">
        <w:rPr>
          <w:bCs/>
        </w:rPr>
        <w:t>sklearn.metrics</w:t>
      </w:r>
      <w:r w:rsidRPr="0090741D">
        <w:rPr>
          <w:bCs/>
          <w:color w:val="000000" w:themeColor="text1"/>
        </w:rPr>
        <w:t>.consistency_score’</w:t>
      </w:r>
      <w:r w:rsidRPr="0090741D">
        <w:rPr>
          <w:bCs/>
          <w:color w:val="000000" w:themeColor="text1"/>
        </w:rPr>
        <w:fldChar w:fldCharType="begin"/>
      </w:r>
      <w:r w:rsidR="00BC1C6E">
        <w:rPr>
          <w:bCs/>
          <w:color w:val="000000" w:themeColor="text1"/>
        </w:rPr>
        <w:instrText xml:space="preserve"> ADDIN EN.CITE &lt;EndNote&gt;&lt;Cite&gt;&lt;Author&gt;Pedregosa&lt;/Author&gt;&lt;Year&gt;2011&lt;/Year&gt;&lt;RecNum&gt;1655&lt;/RecNum&gt;&lt;DisplayText&gt;&lt;style face="superscript"&gt;19&lt;/style&gt;&lt;/DisplayText&gt;&lt;record&gt;&lt;rec-number&gt;1655&lt;/rec-number&gt;&lt;foreign-keys&gt;&lt;key app="EN" db-id="wwx99pvv4axx23ew20rxw9eq2z22xxzes0sv" timestamp="1716944891"&gt;1655&lt;/key&gt;&lt;/foreign-keys&gt;&lt;ref-type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Pr="0090741D">
        <w:rPr>
          <w:bCs/>
          <w:color w:val="000000" w:themeColor="text1"/>
        </w:rPr>
        <w:fldChar w:fldCharType="separate"/>
      </w:r>
      <w:r w:rsidR="00BC1C6E" w:rsidRPr="00BC1C6E">
        <w:rPr>
          <w:bCs/>
          <w:noProof/>
          <w:color w:val="000000" w:themeColor="text1"/>
          <w:vertAlign w:val="superscript"/>
        </w:rPr>
        <w:t>19</w:t>
      </w:r>
      <w:r w:rsidRPr="0090741D">
        <w:rPr>
          <w:bCs/>
          <w:color w:val="000000" w:themeColor="text1"/>
        </w:rPr>
        <w:fldChar w:fldCharType="end"/>
      </w:r>
      <w:r w:rsidRPr="0090741D">
        <w:rPr>
          <w:bCs/>
          <w:color w:val="000000" w:themeColor="text1"/>
        </w:rPr>
        <w:t xml:space="preserve">. The function compares the embeddings from different models by calculating pairwise consistency scores. This comparison involves measuring the similarity of the embeddings using statistical metrics; i.e. this metric calculates how similar a model’s labels are for similar instances in the data set. </w:t>
      </w:r>
    </w:p>
    <w:p w14:paraId="25C9010B" w14:textId="77777777" w:rsidR="00111313" w:rsidRPr="0090741D" w:rsidRDefault="00111313" w:rsidP="00111313">
      <w:pPr>
        <w:spacing w:line="480" w:lineRule="auto"/>
        <w:rPr>
          <w:bCs/>
        </w:rPr>
      </w:pPr>
      <w:r w:rsidRPr="0090741D">
        <w:rPr>
          <w:b/>
          <w:bCs/>
        </w:rPr>
        <w:tab/>
      </w:r>
      <w:r w:rsidRPr="0090741D">
        <w:rPr>
          <w:bCs/>
        </w:rPr>
        <w:t>To determine consistency between environments and across animals, the data was fit to each model 20 times. The model with the lowest loss was selected and compared to other models with the lowest loss. Models were created using each individual animal’s optimal parameters (see above).</w:t>
      </w:r>
    </w:p>
    <w:p w14:paraId="76DEA62B" w14:textId="34F4A2C7" w:rsidR="0068127C" w:rsidRDefault="0068127C" w:rsidP="006F0F52">
      <w:pPr>
        <w:spacing w:line="480" w:lineRule="auto"/>
        <w:rPr>
          <w:ins w:id="1601" w:author="Hannah Suzanne Wirtshafter" w:date="2026-04-30T11:19:00Z"/>
          <w:b/>
        </w:rPr>
      </w:pPr>
    </w:p>
    <w:p w14:paraId="36BBA4E7" w14:textId="77777777" w:rsidR="008B19BE" w:rsidRPr="008B19BE" w:rsidRDefault="008B19BE" w:rsidP="008B19BE">
      <w:pPr>
        <w:spacing w:line="480" w:lineRule="auto"/>
        <w:rPr>
          <w:ins w:id="1602" w:author="Hannah Suzanne Wirtshafter" w:date="2026-04-30T11:19:00Z"/>
          <w:b/>
        </w:rPr>
      </w:pPr>
      <w:ins w:id="1603" w:author="Hannah Suzanne Wirtshafter" w:date="2026-04-30T11:19:00Z">
        <w:r w:rsidRPr="008B19BE">
          <w:rPr>
            <w:b/>
            <w:bCs/>
          </w:rPr>
          <w:t>Procrustes-Aligned Cross-Rat Embedding Visualization</w:t>
        </w:r>
      </w:ins>
    </w:p>
    <w:p w14:paraId="57B1FD4C" w14:textId="1BD9B85F" w:rsidR="008B19BE" w:rsidRPr="008B19BE" w:rsidRDefault="008B19BE">
      <w:pPr>
        <w:spacing w:line="480" w:lineRule="auto"/>
        <w:ind w:firstLine="720"/>
        <w:rPr>
          <w:ins w:id="1604" w:author="Hannah Suzanne Wirtshafter" w:date="2026-04-30T11:19:00Z"/>
          <w:rPrChange w:id="1605" w:author="Hannah Suzanne Wirtshafter" w:date="2026-04-30T11:19:00Z">
            <w:rPr>
              <w:ins w:id="1606" w:author="Hannah Suzanne Wirtshafter" w:date="2026-04-30T11:19:00Z"/>
              <w:b/>
            </w:rPr>
          </w:rPrChange>
        </w:rPr>
        <w:pPrChange w:id="1607" w:author="Hannah Suzanne Wirtshafter" w:date="2026-04-30T11:22:00Z">
          <w:pPr>
            <w:spacing w:line="480" w:lineRule="auto"/>
          </w:pPr>
        </w:pPrChange>
      </w:pPr>
      <w:ins w:id="1608" w:author="Hannah Suzanne Wirtshafter" w:date="2026-04-30T11:19:00Z">
        <w:r w:rsidRPr="008B19BE">
          <w:rPr>
            <w:rPrChange w:id="1609" w:author="Hannah Suzanne Wirtshafter" w:date="2026-04-30T11:19:00Z">
              <w:rPr>
                <w:b/>
              </w:rPr>
            </w:rPrChange>
          </w:rPr>
          <w:t>To visualize shared task structure across rats, we generated one representative task trajectory per rat from the binned CEBRA embeddings. For each rat, environment A and B embeddings were first averaged across CEBRA runs to obtain one embedding per task bin in each environment. Embedding dimensions were z-scored separately within each environment. Because the within-rat geometry analysis showed that task geometry was conserved across environments, environment B was Procrustes-aligned</w:t>
        </w:r>
      </w:ins>
      <w:ins w:id="1610" w:author="Hannah Suzanne Wirtshafter" w:date="2026-05-08T14:38:00Z">
        <w:r w:rsidR="000009F3">
          <w:fldChar w:fldCharType="begin"/>
        </w:r>
      </w:ins>
      <w:r w:rsidR="00DF1942">
        <w:instrText xml:space="preserve"> ADDIN EN.CITE &lt;EndNote&gt;&lt;Cite&gt;&lt;Author&gt;Schönemann&lt;/Author&gt;&lt;Year&gt;1966&lt;/Year&gt;&lt;RecNum&gt;1835&lt;/RecNum&gt;&lt;DisplayText&gt;&lt;style face="superscript"&gt;20,21&lt;/style&gt;&lt;/DisplayText&gt;&lt;record&gt;&lt;rec-number&gt;1835&lt;/rec-number&gt;&lt;foreign-keys&gt;&lt;key app="EN" db-id="wwx99pvv4axx23ew20rxw9eq2z22xxzes0sv" timestamp="1778188195"&gt;1835&lt;/key&gt;&lt;/foreign-keys&gt;&lt;ref-type name="Journal Article"&gt;17&lt;/ref-type&gt;&lt;contributors&gt;&lt;authors&gt;&lt;author&gt;Schönemann, Peter H&lt;/author&gt;&lt;/authors&gt;&lt;/contributors&gt;&lt;titles&gt;&lt;title&gt;A generalized solution of the orthogonal procrustes problem&lt;/title&gt;&lt;secondary-title&gt;Psychometrika&lt;/secondary-title&gt;&lt;/titles&gt;&lt;periodical&gt;&lt;full-title&gt;Psychometrika&lt;/full-title&gt;&lt;/periodical&gt;&lt;pages&gt;1-10&lt;/pages&gt;&lt;volume&gt;31&lt;/volume&gt;&lt;number&gt;1&lt;/number&gt;&lt;dates&gt;&lt;year&gt;1966&lt;/year&gt;&lt;/dates&gt;&lt;isbn&gt;0033-3123&lt;/isbn&gt;&lt;urls&gt;&lt;/urls&gt;&lt;/record&gt;&lt;/Cite&gt;&lt;Cite&gt;&lt;Author&gt;Virtanen&lt;/Author&gt;&lt;Year&gt;2020&lt;/Year&gt;&lt;RecNum&gt;1836&lt;/RecNum&gt;&lt;record&gt;&lt;rec-number&gt;1836&lt;/rec-number&gt;&lt;foreign-keys&gt;&lt;key app="EN" db-id="wwx99pvv4axx23ew20rxw9eq2z22xxzes0sv" timestamp="1778188270"&gt;1836&lt;/key&gt;&lt;/foreign-keys&gt;&lt;ref-type name="Journal Article"&gt;17&lt;/ref-type&gt;&lt;contributors&gt;&lt;authors&gt;&lt;author&gt;Virtanen, Pauli&lt;/author&gt;&lt;author&gt;Gommers, Ralf&lt;/author&gt;&lt;author&gt;Oliphant, Travis E&lt;/author&gt;&lt;author&gt;Haberland, Matt&lt;/author&gt;&lt;author&gt;Reddy, Tyler&lt;/author&gt;&lt;author&gt;Cournapeau, David&lt;/author&gt;&lt;author&gt;Burovski, Evgeni&lt;/author&gt;&lt;author&gt;Peterson, Pearu&lt;/author&gt;&lt;author&gt;Weckesser, Warren&lt;/author&gt;&lt;author&gt;Bright, Jonathan&lt;/author&gt;&lt;/authors&gt;&lt;/contributors&gt;&lt;titles&gt;&lt;title&gt;Fundamental algorithms for scientific computing in Python&lt;/title&gt;&lt;secondary-title&gt;Nat. Methods&lt;/secondary-title&gt;&lt;/titles&gt;&lt;periodical&gt;&lt;full-title&gt;Nat. Methods&lt;/full-title&gt;&lt;/periodical&gt;&lt;pages&gt;261-272&lt;/pages&gt;&lt;volume&gt;17&lt;/volume&gt;&lt;number&gt;3&lt;/number&gt;&lt;dates&gt;&lt;year&gt;2020&lt;/year&gt;&lt;/dates&gt;&lt;urls&gt;&lt;/urls&gt;&lt;/record&gt;&lt;/Cite&gt;&lt;/EndNote&gt;</w:instrText>
      </w:r>
      <w:ins w:id="1611" w:author="Hannah Suzanne Wirtshafter" w:date="2026-05-08T14:38:00Z">
        <w:r w:rsidR="000009F3">
          <w:fldChar w:fldCharType="separate"/>
        </w:r>
      </w:ins>
      <w:r w:rsidR="00DF1942" w:rsidRPr="00DF1942">
        <w:rPr>
          <w:noProof/>
          <w:vertAlign w:val="superscript"/>
        </w:rPr>
        <w:t>20,21</w:t>
      </w:r>
      <w:ins w:id="1612" w:author="Hannah Suzanne Wirtshafter" w:date="2026-05-08T14:38:00Z">
        <w:r w:rsidR="000009F3">
          <w:fldChar w:fldCharType="end"/>
        </w:r>
      </w:ins>
      <w:ins w:id="1613" w:author="Hannah Suzanne Wirtshafter" w:date="2026-04-30T11:19:00Z">
        <w:r w:rsidRPr="008B19BE">
          <w:rPr>
            <w:rPrChange w:id="1614" w:author="Hannah Suzanne Wirtshafter" w:date="2026-04-30T11:19:00Z">
              <w:rPr>
                <w:b/>
              </w:rPr>
            </w:rPrChange>
          </w:rPr>
          <w:t xml:space="preserve"> to environment A within each rat using </w:t>
        </w:r>
        <w:r w:rsidRPr="008B19BE">
          <w:rPr>
            <w:rPrChange w:id="1615" w:author="Hannah Suzanne Wirtshafter" w:date="2026-04-30T11:19:00Z">
              <w:rPr>
                <w:b/>
              </w:rPr>
            </w:rPrChange>
          </w:rPr>
          <w:lastRenderedPageBreak/>
          <w:t>corresponding task bins. The aligned B embedding was then averaged with the A embedding to obtain a single representative A/B task trajectory for that rat.</w:t>
        </w:r>
      </w:ins>
    </w:p>
    <w:p w14:paraId="624F331C" w14:textId="559359F1" w:rsidR="008B19BE" w:rsidRPr="008B19BE" w:rsidRDefault="008B19BE">
      <w:pPr>
        <w:spacing w:line="480" w:lineRule="auto"/>
        <w:ind w:firstLine="720"/>
        <w:rPr>
          <w:ins w:id="1616" w:author="Hannah Suzanne Wirtshafter" w:date="2026-04-30T11:19:00Z"/>
          <w:rPrChange w:id="1617" w:author="Hannah Suzanne Wirtshafter" w:date="2026-04-30T11:19:00Z">
            <w:rPr>
              <w:ins w:id="1618" w:author="Hannah Suzanne Wirtshafter" w:date="2026-04-30T11:19:00Z"/>
              <w:b/>
            </w:rPr>
          </w:rPrChange>
        </w:rPr>
        <w:pPrChange w:id="1619" w:author="Hannah Suzanne Wirtshafter" w:date="2026-04-30T11:22:00Z">
          <w:pPr>
            <w:spacing w:line="480" w:lineRule="auto"/>
          </w:pPr>
        </w:pPrChange>
      </w:pPr>
      <w:ins w:id="1620" w:author="Hannah Suzanne Wirtshafter" w:date="2026-04-30T11:19:00Z">
        <w:r w:rsidRPr="008B19BE">
          <w:rPr>
            <w:rPrChange w:id="1621" w:author="Hannah Suzanne Wirtshafter" w:date="2026-04-30T11:19:00Z">
              <w:rPr>
                <w:b/>
              </w:rPr>
            </w:rPrChange>
          </w:rPr>
          <w:t>To compare trajectories across rats, each rat’s representative A/B trajectory was Procrustes-aligned to a common reference rat trajectory. Procrustes alignment allowed rotation, reflection, translation, and uniform scaling while preserving relative geometry. The aligned trajectories were plotted in a shared coordinate system, with points corresponding to task bins and lines connecting bins in task order. This visualization was used as a qualitative illustration of the conserved task manifold across rats, complementary to the quantitative cross-rat distance-geometry correlation analysis.</w:t>
        </w:r>
      </w:ins>
    </w:p>
    <w:p w14:paraId="28156E9B" w14:textId="40518559" w:rsidR="008B19BE" w:rsidRDefault="008B19BE" w:rsidP="006F0F52">
      <w:pPr>
        <w:spacing w:line="480" w:lineRule="auto"/>
        <w:rPr>
          <w:ins w:id="1622" w:author="Hannah Suzanne Wirtshafter" w:date="2026-05-14T13:25:00Z"/>
          <w:b/>
        </w:rPr>
      </w:pPr>
    </w:p>
    <w:p w14:paraId="68F35F45" w14:textId="77777777" w:rsidR="00DF4636" w:rsidRPr="00DF4636" w:rsidRDefault="00DF4636" w:rsidP="00DF4636">
      <w:pPr>
        <w:spacing w:before="100" w:beforeAutospacing="1" w:after="100" w:afterAutospacing="1"/>
        <w:rPr>
          <w:ins w:id="1623" w:author="Hannah Suzanne Wirtshafter" w:date="2026-05-14T13:25:00Z"/>
        </w:rPr>
      </w:pPr>
      <w:ins w:id="1624" w:author="Hannah Suzanne Wirtshafter" w:date="2026-05-14T13:25:00Z">
        <w:r w:rsidRPr="00DF4636">
          <w:t>Task-State Graph Preservation</w:t>
        </w:r>
      </w:ins>
    </w:p>
    <w:p w14:paraId="4E0EB09F" w14:textId="77777777" w:rsidR="00C45052" w:rsidRPr="00C45052" w:rsidRDefault="00C45052" w:rsidP="00C45052">
      <w:pPr>
        <w:spacing w:before="100" w:beforeAutospacing="1" w:after="100" w:afterAutospacing="1"/>
        <w:rPr>
          <w:ins w:id="1625" w:author="Hannah Suzanne Wirtshafter" w:date="2026-05-14T13:33:00Z"/>
        </w:rPr>
      </w:pPr>
      <w:bookmarkStart w:id="1626" w:name="_GoBack"/>
      <w:ins w:id="1627" w:author="Hannah Suzanne Wirtshafter" w:date="2026-05-14T13:33:00Z">
        <w:r w:rsidRPr="00C45052">
          <w:t>To visualize conserved task-state organization across animals, we constructed graph-based summaries from the same CSUS5 task-state geometry used in the geometry-preservation analysis.</w:t>
        </w:r>
      </w:ins>
    </w:p>
    <w:p w14:paraId="249A9669" w14:textId="77777777" w:rsidR="00C45052" w:rsidRPr="00C45052" w:rsidRDefault="00C45052" w:rsidP="00C45052">
      <w:pPr>
        <w:spacing w:before="100" w:beforeAutospacing="1" w:after="100" w:afterAutospacing="1"/>
        <w:rPr>
          <w:ins w:id="1628" w:author="Hannah Suzanne Wirtshafter" w:date="2026-05-14T13:33:00Z"/>
        </w:rPr>
      </w:pPr>
      <w:ins w:id="1629" w:author="Hannah Suzanne Wirtshafter" w:date="2026-05-14T13:33:00Z">
        <w:r w:rsidRPr="00C45052">
          <w:t xml:space="preserve">For each rat, CEBRA latent trajectories were summarized by computing the mean latent coordinate for each CSUS5 task bin. The primary graph visualization used the cross-rat Procrustes-aligned mean task trajectories, in which within-rat A/B trajectories were aligned and averaged, then aligned across rats into a shared latent coordinate frame. As in the geometry-preservation analysis, for each rat we computed a 5 × 5 Euclidean distance </w:t>
        </w:r>
        <w:proofErr w:type="gramStart"/>
        <w:r w:rsidRPr="00C45052">
          <w:t>matrix</w:t>
        </w:r>
        <w:proofErr w:type="gramEnd"/>
        <w:r w:rsidRPr="00C45052">
          <w:t xml:space="preserve"> across the five CSUS5 bin centroids (creating representational dissimilarity matrices). These pairwise distances defined the latent relational structure among CSUS5 task states and served as the basis for graph construction.</w:t>
        </w:r>
      </w:ins>
    </w:p>
    <w:p w14:paraId="5988FB08" w14:textId="7EE6077B" w:rsidR="00C45052" w:rsidRDefault="00C45052" w:rsidP="00C45052">
      <w:pPr>
        <w:spacing w:before="100" w:beforeAutospacing="1" w:after="100" w:afterAutospacing="1"/>
        <w:rPr>
          <w:ins w:id="1630" w:author="Hannah Suzanne Wirtshafter" w:date="2026-05-14T13:41:00Z"/>
        </w:rPr>
      </w:pPr>
      <w:ins w:id="1631" w:author="Hannah Suzanne Wirtshafter" w:date="2026-05-14T13:33:00Z">
        <w:r w:rsidRPr="00C45052">
          <w:t>Each CSUS5 bin was represented as a graph node, with node colors following task-bin order from bin 1 to bin 5. For each rat, nearest-neighbor graph edges were derived from the pairwise distances among task states using k = 1 nearest neighbor per node. Graph node positions were plotted using the two aligned latent dimensions. A group-average graph was constructed by averaging rat-level distance matrices elementwise and then applying the same nearest-neighbor graph construction procedure.</w:t>
        </w:r>
      </w:ins>
    </w:p>
    <w:p w14:paraId="7D1D177B" w14:textId="77777777" w:rsidR="00987DEC" w:rsidRPr="00C45052" w:rsidRDefault="00987DEC" w:rsidP="00987DEC">
      <w:pPr>
        <w:spacing w:before="100" w:beforeAutospacing="1" w:after="100" w:afterAutospacing="1"/>
        <w:rPr>
          <w:ins w:id="1632" w:author="Hannah Suzanne Wirtshafter" w:date="2026-05-14T13:41:00Z"/>
        </w:rPr>
      </w:pPr>
      <w:ins w:id="1633" w:author="Hannah Suzanne Wirtshafter" w:date="2026-05-14T13:41:00Z">
        <w:r w:rsidRPr="00C45052">
          <w:t xml:space="preserve">Shuffle controls were generated by randomly permuting CSUS5 bin labels before graph construction, disrupting the correspondence between task-state identity and latent organization while preserving the underlying distance structure. We generated 500 shuffled-label controls. For nearest-neighbor preservation and graph similarity, p-values were computed as one-sided permutation p-values comparing the real mean score against the shuffled null distribution. </w:t>
        </w:r>
      </w:ins>
    </w:p>
    <w:p w14:paraId="59B9F35E" w14:textId="77777777" w:rsidR="00987DEC" w:rsidRPr="00C45052" w:rsidRDefault="00987DEC" w:rsidP="00C45052">
      <w:pPr>
        <w:spacing w:before="100" w:beforeAutospacing="1" w:after="100" w:afterAutospacing="1"/>
        <w:rPr>
          <w:ins w:id="1634" w:author="Hannah Suzanne Wirtshafter" w:date="2026-05-14T13:33:00Z"/>
        </w:rPr>
      </w:pPr>
    </w:p>
    <w:p w14:paraId="67FF7754" w14:textId="77777777" w:rsidR="00967734" w:rsidRDefault="00C45052" w:rsidP="00967734">
      <w:pPr>
        <w:pStyle w:val="p1"/>
        <w:rPr>
          <w:ins w:id="1635" w:author="Hannah Suzanne Wirtshafter" w:date="2026-05-14T13:48:00Z"/>
        </w:rPr>
      </w:pPr>
      <w:ins w:id="1636" w:author="Hannah Suzanne Wirtshafter" w:date="2026-05-14T13:33:00Z">
        <w:r w:rsidRPr="00C45052">
          <w:t xml:space="preserve">We quantified two complementary graph-preservation metrics. </w:t>
        </w:r>
      </w:ins>
      <w:ins w:id="1637" w:author="Hannah Suzanne Wirtshafter" w:date="2026-05-14T13:41:00Z">
        <w:r w:rsidR="00987DEC">
          <w:t>First, nearest-neighbor preservation quantified whether each task state retained the same nearest neighbor across animals. For each rat, nearest-neighbor identities were compared with those obtained from the group-average graph, and preservation was defined as the fraction of task bins whose nearest neighbor matched the group-average nearest neighbor.</w:t>
        </w:r>
        <w:r w:rsidR="00967734">
          <w:t xml:space="preserve"> </w:t>
        </w:r>
      </w:ins>
      <w:ins w:id="1638" w:author="Hannah Suzanne Wirtshafter" w:date="2026-05-14T13:48:00Z">
        <w:r w:rsidR="00967734">
          <w:t>Second, graph similarity quantified how closely each rat’s nearest-neighbor graph matched the group-average graph. For each rat, nearest-neighbor relationships among task states were converted into a binary graph in which task-state pairs were either connected or unconnected. Graph similarity was then computed as the fraction of task-state pairs for which the rat graph and the group-average graph showed the same connectivity pattern (both connected or both unconnected).</w:t>
        </w:r>
      </w:ins>
    </w:p>
    <w:p w14:paraId="3409DA20" w14:textId="19EB2FB8" w:rsidR="00C45052" w:rsidRDefault="00C45052" w:rsidP="00C45052">
      <w:pPr>
        <w:pStyle w:val="p1"/>
        <w:rPr>
          <w:ins w:id="1639" w:author="Hannah Suzanne Wirtshafter" w:date="2026-05-14T13:36:00Z"/>
        </w:rPr>
      </w:pPr>
    </w:p>
    <w:p w14:paraId="5E8FDD8E" w14:textId="77777777" w:rsidR="00C45052" w:rsidRPr="00C45052" w:rsidRDefault="00C45052" w:rsidP="00C45052">
      <w:pPr>
        <w:spacing w:before="100" w:beforeAutospacing="1" w:after="100" w:afterAutospacing="1"/>
        <w:rPr>
          <w:ins w:id="1640" w:author="Hannah Suzanne Wirtshafter" w:date="2026-05-14T13:33:00Z"/>
        </w:rPr>
      </w:pPr>
      <w:ins w:id="1641" w:author="Hannah Suzanne Wirtshafter" w:date="2026-05-14T13:33:00Z">
        <w:r w:rsidRPr="00C45052">
          <w:t>For visualization, the shuffled graph panel shows a representative shuffled-label example selected near the median of the null graph-similarity distribution rather than an extreme or randomly chosen shuffle.</w:t>
        </w:r>
      </w:ins>
    </w:p>
    <w:p w14:paraId="50337D75" w14:textId="77777777" w:rsidR="00C45052" w:rsidRPr="00C45052" w:rsidRDefault="0068437F" w:rsidP="00C45052">
      <w:pPr>
        <w:rPr>
          <w:ins w:id="1642" w:author="Hannah Suzanne Wirtshafter" w:date="2026-05-14T13:33:00Z"/>
        </w:rPr>
      </w:pPr>
      <w:ins w:id="1643" w:author="Hannah Suzanne Wirtshafter" w:date="2026-05-14T13:33:00Z">
        <w:del w:id="1644" w:author="Hannah Suzanne Wirtshafter" w:date="2026-05-14T13:33:00Z">
          <w:r>
            <w:rPr>
              <w:noProof/>
            </w:rPr>
            <w:pict w14:anchorId="678D9C90">
              <v:rect id="_x0000_i1025" alt="" style="width:221.35pt;height:.05pt;mso-width-percent:0;mso-height-percent:0;mso-width-percent:0;mso-height-percent:0" o:hrpct="473" o:hralign="center" o:hrstd="t" o:hr="t" fillcolor="#a0a0a0" stroked="f"/>
            </w:pict>
          </w:r>
        </w:del>
      </w:ins>
    </w:p>
    <w:p w14:paraId="12758AFD" w14:textId="2EFED5FE" w:rsidR="00DF4636" w:rsidRPr="00541340" w:rsidRDefault="00F972D2" w:rsidP="006F0F52">
      <w:pPr>
        <w:spacing w:line="480" w:lineRule="auto"/>
        <w:rPr>
          <w:ins w:id="1645" w:author="Hannah Suzanne Wirtshafter" w:date="2026-05-15T14:18:00Z"/>
          <w:rPrChange w:id="1646" w:author="Hannah Suzanne Wirtshafter" w:date="2026-05-15T14:23:00Z">
            <w:rPr>
              <w:ins w:id="1647" w:author="Hannah Suzanne Wirtshafter" w:date="2026-05-15T14:18:00Z"/>
              <w:b/>
            </w:rPr>
          </w:rPrChange>
        </w:rPr>
      </w:pPr>
      <w:ins w:id="1648" w:author="Hannah Suzanne Wirtshafter" w:date="2026-05-15T14:18:00Z">
        <w:r w:rsidRPr="00541340">
          <w:rPr>
            <w:rPrChange w:id="1649" w:author="Hannah Suzanne Wirtshafter" w:date="2026-05-15T14:23:00Z">
              <w:rPr>
                <w:b/>
              </w:rPr>
            </w:rPrChange>
          </w:rPr>
          <w:t>Cross animal decoding</w:t>
        </w:r>
      </w:ins>
    </w:p>
    <w:p w14:paraId="016437C9" w14:textId="06AA59EB" w:rsidR="00F972D2" w:rsidRPr="00541340" w:rsidRDefault="00F972D2" w:rsidP="006F0F52">
      <w:pPr>
        <w:spacing w:line="480" w:lineRule="auto"/>
        <w:rPr>
          <w:ins w:id="1650" w:author="Hannah Suzanne Wirtshafter" w:date="2026-05-15T14:18:00Z"/>
          <w:rPrChange w:id="1651" w:author="Hannah Suzanne Wirtshafter" w:date="2026-05-15T14:23:00Z">
            <w:rPr>
              <w:ins w:id="1652" w:author="Hannah Suzanne Wirtshafter" w:date="2026-05-15T14:18:00Z"/>
              <w:b/>
            </w:rPr>
          </w:rPrChange>
        </w:rPr>
      </w:pPr>
    </w:p>
    <w:p w14:paraId="339A87B8" w14:textId="77777777" w:rsidR="00F972D2" w:rsidRPr="00541340" w:rsidRDefault="00F972D2" w:rsidP="00F972D2">
      <w:pPr>
        <w:spacing w:line="480" w:lineRule="auto"/>
        <w:rPr>
          <w:ins w:id="1653" w:author="Hannah Suzanne Wirtshafter" w:date="2026-05-15T14:18:00Z"/>
          <w:u w:val="single"/>
          <w:rPrChange w:id="1654" w:author="Hannah Suzanne Wirtshafter" w:date="2026-05-15T14:23:00Z">
            <w:rPr>
              <w:ins w:id="1655" w:author="Hannah Suzanne Wirtshafter" w:date="2026-05-15T14:18:00Z"/>
              <w:b/>
            </w:rPr>
          </w:rPrChange>
        </w:rPr>
      </w:pPr>
      <w:ins w:id="1656" w:author="Hannah Suzanne Wirtshafter" w:date="2026-05-15T14:18:00Z">
        <w:r w:rsidRPr="00541340">
          <w:rPr>
            <w:u w:val="single"/>
            <w:rPrChange w:id="1657" w:author="Hannah Suzanne Wirtshafter" w:date="2026-05-15T14:23:00Z">
              <w:rPr>
                <w:b/>
              </w:rPr>
            </w:rPrChange>
          </w:rPr>
          <w:t>We performed across-animal task-epoch decoding in CEBRA latent space to test whether task-related latent structure learned from one animal could support decoding in another animal without matching neurons across animals. Each rat was embedded independently with its own CEBRA model and neural feature matrix. Transfer between animals was evaluated only after aligning latent spaces, so decoder training and testing never used shared neuron identities.</w:t>
        </w:r>
      </w:ins>
    </w:p>
    <w:p w14:paraId="4A5571B0" w14:textId="77777777" w:rsidR="00F972D2" w:rsidRPr="00541340" w:rsidRDefault="00F972D2" w:rsidP="00F972D2">
      <w:pPr>
        <w:spacing w:line="480" w:lineRule="auto"/>
        <w:rPr>
          <w:ins w:id="1658" w:author="Hannah Suzanne Wirtshafter" w:date="2026-05-15T14:18:00Z"/>
          <w:rPrChange w:id="1659" w:author="Hannah Suzanne Wirtshafter" w:date="2026-05-15T14:23:00Z">
            <w:rPr>
              <w:ins w:id="1660" w:author="Hannah Suzanne Wirtshafter" w:date="2026-05-15T14:18:00Z"/>
              <w:b/>
            </w:rPr>
          </w:rPrChange>
        </w:rPr>
      </w:pPr>
    </w:p>
    <w:p w14:paraId="4AF75097" w14:textId="61F2CB91" w:rsidR="00F972D2" w:rsidRPr="00541340" w:rsidRDefault="00F972D2" w:rsidP="00F972D2">
      <w:pPr>
        <w:spacing w:line="480" w:lineRule="auto"/>
        <w:rPr>
          <w:ins w:id="1661" w:author="Hannah Suzanne Wirtshafter" w:date="2026-05-15T14:18:00Z"/>
          <w:rPrChange w:id="1662" w:author="Hannah Suzanne Wirtshafter" w:date="2026-05-15T14:23:00Z">
            <w:rPr>
              <w:ins w:id="1663" w:author="Hannah Suzanne Wirtshafter" w:date="2026-05-15T14:18:00Z"/>
              <w:b/>
            </w:rPr>
          </w:rPrChange>
        </w:rPr>
      </w:pPr>
      <w:ins w:id="1664" w:author="Hannah Suzanne Wirtshafter" w:date="2026-05-15T14:18:00Z">
        <w:r w:rsidRPr="00541340">
          <w:rPr>
            <w:rPrChange w:id="1665" w:author="Hannah Suzanne Wirtshafter" w:date="2026-05-15T14:23:00Z">
              <w:rPr>
                <w:b/>
              </w:rPr>
            </w:rPrChange>
          </w:rPr>
          <w:t xml:space="preserve">For each rat, </w:t>
        </w:r>
      </w:ins>
      <w:ins w:id="1666" w:author="Hannah Suzanne Wirtshafter" w:date="2026-05-15T14:19:00Z">
        <w:r w:rsidR="00541340" w:rsidRPr="00541340">
          <w:rPr>
            <w:rPrChange w:id="1667" w:author="Hannah Suzanne Wirtshafter" w:date="2026-05-15T14:23:00Z">
              <w:rPr>
                <w:b/>
              </w:rPr>
            </w:rPrChange>
          </w:rPr>
          <w:t>t</w:t>
        </w:r>
      </w:ins>
      <w:ins w:id="1668" w:author="Hannah Suzanne Wirtshafter" w:date="2026-05-15T14:18:00Z">
        <w:r w:rsidRPr="00541340">
          <w:rPr>
            <w:rPrChange w:id="1669" w:author="Hannah Suzanne Wirtshafter" w:date="2026-05-15T14:23:00Z">
              <w:rPr>
                <w:b/>
              </w:rPr>
            </w:rPrChange>
          </w:rPr>
          <w:t>rain</w:t>
        </w:r>
      </w:ins>
      <w:ins w:id="1670" w:author="Hannah Suzanne Wirtshafter" w:date="2026-05-15T14:19:00Z">
        <w:r w:rsidR="00541340" w:rsidRPr="00541340">
          <w:rPr>
            <w:rPrChange w:id="1671" w:author="Hannah Suzanne Wirtshafter" w:date="2026-05-15T14:23:00Z">
              <w:rPr>
                <w:b/>
              </w:rPr>
            </w:rPrChange>
          </w:rPr>
          <w:t>ed</w:t>
        </w:r>
      </w:ins>
      <w:ins w:id="1672" w:author="Hannah Suzanne Wirtshafter" w:date="2026-05-15T14:18:00Z">
        <w:r w:rsidRPr="00541340">
          <w:rPr>
            <w:rPrChange w:id="1673" w:author="Hannah Suzanne Wirtshafter" w:date="2026-05-15T14:23:00Z">
              <w:rPr>
                <w:b/>
              </w:rPr>
            </w:rPrChange>
          </w:rPr>
          <w:t xml:space="preserve"> independent CEBRA models and save per-sample latent embeddings. The saved </w:t>
        </w:r>
      </w:ins>
      <w:ins w:id="1674" w:author="Hannah Suzanne Wirtshafter" w:date="2026-05-15T14:19:00Z">
        <w:r w:rsidR="00541340" w:rsidRPr="00541340">
          <w:rPr>
            <w:rPrChange w:id="1675" w:author="Hannah Suzanne Wirtshafter" w:date="2026-05-15T14:23:00Z">
              <w:rPr>
                <w:b/>
              </w:rPr>
            </w:rPrChange>
          </w:rPr>
          <w:t>models</w:t>
        </w:r>
      </w:ins>
      <w:ins w:id="1676" w:author="Hannah Suzanne Wirtshafter" w:date="2026-05-15T14:18:00Z">
        <w:r w:rsidRPr="00541340">
          <w:rPr>
            <w:rPrChange w:id="1677" w:author="Hannah Suzanne Wirtshafter" w:date="2026-05-15T14:23:00Z">
              <w:rPr>
                <w:b/>
              </w:rPr>
            </w:rPrChange>
          </w:rPr>
          <w:t xml:space="preserve"> contained 20 independent CEBRA runs per rat, with arrays of shape `model runs × samples × latent dimensions`, separately for the A and B session/environment embeddings. Task labels were the binned CS/US epoch labels </w:t>
        </w:r>
      </w:ins>
      <w:ins w:id="1678" w:author="Hannah Suzanne Wirtshafter" w:date="2026-05-15T14:19:00Z">
        <w:r w:rsidR="00541340" w:rsidRPr="00541340">
          <w:rPr>
            <w:rPrChange w:id="1679" w:author="Hannah Suzanne Wirtshafter" w:date="2026-05-15T14:23:00Z">
              <w:rPr>
                <w:b/>
              </w:rPr>
            </w:rPrChange>
          </w:rPr>
          <w:t xml:space="preserve">(CSUS2 or CSUS5) </w:t>
        </w:r>
      </w:ins>
      <w:ins w:id="1680" w:author="Hannah Suzanne Wirtshafter" w:date="2026-05-15T14:18:00Z">
        <w:r w:rsidRPr="00541340">
          <w:rPr>
            <w:rPrChange w:id="1681" w:author="Hannah Suzanne Wirtshafter" w:date="2026-05-15T14:23:00Z">
              <w:rPr>
                <w:b/>
              </w:rPr>
            </w:rPrChange>
          </w:rPr>
          <w:t xml:space="preserve">associated with each time bin. </w:t>
        </w:r>
      </w:ins>
    </w:p>
    <w:p w14:paraId="0CDBA107" w14:textId="77777777" w:rsidR="00F972D2" w:rsidRPr="00541340" w:rsidRDefault="00F972D2" w:rsidP="00F972D2">
      <w:pPr>
        <w:spacing w:line="480" w:lineRule="auto"/>
        <w:rPr>
          <w:ins w:id="1682" w:author="Hannah Suzanne Wirtshafter" w:date="2026-05-15T14:18:00Z"/>
          <w:rPrChange w:id="1683" w:author="Hannah Suzanne Wirtshafter" w:date="2026-05-15T14:23:00Z">
            <w:rPr>
              <w:ins w:id="1684" w:author="Hannah Suzanne Wirtshafter" w:date="2026-05-15T14:18:00Z"/>
              <w:b/>
            </w:rPr>
          </w:rPrChange>
        </w:rPr>
      </w:pPr>
    </w:p>
    <w:p w14:paraId="60BD39CC" w14:textId="1B523928" w:rsidR="00F972D2" w:rsidRPr="00541340" w:rsidRDefault="00F972D2" w:rsidP="00F972D2">
      <w:pPr>
        <w:spacing w:line="480" w:lineRule="auto"/>
        <w:rPr>
          <w:ins w:id="1685" w:author="Hannah Suzanne Wirtshafter" w:date="2026-05-15T14:18:00Z"/>
          <w:rPrChange w:id="1686" w:author="Hannah Suzanne Wirtshafter" w:date="2026-05-15T14:23:00Z">
            <w:rPr>
              <w:ins w:id="1687" w:author="Hannah Suzanne Wirtshafter" w:date="2026-05-15T14:18:00Z"/>
              <w:b/>
            </w:rPr>
          </w:rPrChange>
        </w:rPr>
      </w:pPr>
      <w:ins w:id="1688" w:author="Hannah Suzanne Wirtshafter" w:date="2026-05-15T14:18:00Z">
        <w:r w:rsidRPr="00541340">
          <w:rPr>
            <w:rPrChange w:id="1689" w:author="Hannah Suzanne Wirtshafter" w:date="2026-05-15T14:23:00Z">
              <w:rPr>
                <w:b/>
              </w:rPr>
            </w:rPrChange>
          </w:rPr>
          <w:lastRenderedPageBreak/>
          <w:t xml:space="preserve">We evaluated three train/test environment comparisons: A→A, B→B, and A→B. For each comparison, and for each ordered train-rat/test-rat pair, a decoder was trained on the train rat’s CEBRA latent coordinates and evaluated on the test rat’s latent coordinates after alignment into the train rat’s latent coordinate frame. </w:t>
        </w:r>
      </w:ins>
    </w:p>
    <w:p w14:paraId="565F200C" w14:textId="77777777" w:rsidR="00F972D2" w:rsidRPr="00541340" w:rsidRDefault="00F972D2" w:rsidP="00F972D2">
      <w:pPr>
        <w:spacing w:line="480" w:lineRule="auto"/>
        <w:rPr>
          <w:ins w:id="1690" w:author="Hannah Suzanne Wirtshafter" w:date="2026-05-15T14:18:00Z"/>
          <w:rPrChange w:id="1691" w:author="Hannah Suzanne Wirtshafter" w:date="2026-05-15T14:23:00Z">
            <w:rPr>
              <w:ins w:id="1692" w:author="Hannah Suzanne Wirtshafter" w:date="2026-05-15T14:18:00Z"/>
              <w:b/>
            </w:rPr>
          </w:rPrChange>
        </w:rPr>
      </w:pPr>
    </w:p>
    <w:p w14:paraId="1A5D5D81" w14:textId="2FAB069C" w:rsidR="00F972D2" w:rsidRPr="00541340" w:rsidRDefault="00541340" w:rsidP="00541340">
      <w:pPr>
        <w:spacing w:before="100" w:beforeAutospacing="1" w:after="100" w:afterAutospacing="1"/>
        <w:rPr>
          <w:ins w:id="1693" w:author="Hannah Suzanne Wirtshafter" w:date="2026-05-15T14:18:00Z"/>
          <w:rPrChange w:id="1694" w:author="Hannah Suzanne Wirtshafter" w:date="2026-05-15T14:23:00Z">
            <w:rPr>
              <w:ins w:id="1695" w:author="Hannah Suzanne Wirtshafter" w:date="2026-05-15T14:18:00Z"/>
              <w:b/>
            </w:rPr>
          </w:rPrChange>
        </w:rPr>
        <w:pPrChange w:id="1696" w:author="Hannah Suzanne Wirtshafter" w:date="2026-05-15T14:26:00Z">
          <w:pPr>
            <w:spacing w:line="480" w:lineRule="auto"/>
          </w:pPr>
        </w:pPrChange>
      </w:pPr>
      <w:ins w:id="1697" w:author="Hannah Suzanne Wirtshafter" w:date="2026-05-15T14:26:00Z">
        <w:r w:rsidRPr="00541340">
          <w:t>Before alignment, latent coordinates were z-scored independently within each rat using statistics computed from the alignment subset. This normalization removed differences in latent coordinate scale and variance across rats, allowing alignment to focus on the relative organization of task states rather than absolute embedding magnitude.</w:t>
        </w:r>
        <w:r>
          <w:t xml:space="preserve"> </w:t>
        </w:r>
      </w:ins>
      <w:ins w:id="1698" w:author="Hannah Suzanne Wirtshafter" w:date="2026-05-15T14:18:00Z">
        <w:r w:rsidR="00F972D2" w:rsidRPr="00541340">
          <w:rPr>
            <w:rPrChange w:id="1699" w:author="Hannah Suzanne Wirtshafter" w:date="2026-05-15T14:23:00Z">
              <w:rPr>
                <w:b/>
              </w:rPr>
            </w:rPrChange>
          </w:rPr>
          <w:t>Latent spaces were aligned using orthogonal Procrustes alignment. Specifically, for each split, task-bin mean latent coordinates were computed from the alignment samples for the train and test rats. The Procrustes transform was estimated from matched task-bin means, with the test-rat alignment means treated as the source points and the train-rat alignment means treated as the target points. The transform was then applied to held-out test-rat samples before decoder evaluation. Orthogonal Procrustes was used to preserve the latent coordinate geometry while estimating a rotation between rat-specific latent spaces.</w:t>
        </w:r>
      </w:ins>
    </w:p>
    <w:p w14:paraId="0AD8DBFB" w14:textId="77777777" w:rsidR="00F972D2" w:rsidRPr="00541340" w:rsidRDefault="00F972D2" w:rsidP="00F972D2">
      <w:pPr>
        <w:spacing w:line="480" w:lineRule="auto"/>
        <w:rPr>
          <w:ins w:id="1700" w:author="Hannah Suzanne Wirtshafter" w:date="2026-05-15T14:18:00Z"/>
          <w:rPrChange w:id="1701" w:author="Hannah Suzanne Wirtshafter" w:date="2026-05-15T14:23:00Z">
            <w:rPr>
              <w:ins w:id="1702" w:author="Hannah Suzanne Wirtshafter" w:date="2026-05-15T14:18:00Z"/>
              <w:b/>
            </w:rPr>
          </w:rPrChange>
        </w:rPr>
      </w:pPr>
    </w:p>
    <w:p w14:paraId="3C7BF5EA" w14:textId="00883492" w:rsidR="00F972D2" w:rsidRPr="00541340" w:rsidRDefault="00541340" w:rsidP="00541340">
      <w:pPr>
        <w:spacing w:before="100" w:beforeAutospacing="1" w:after="100" w:afterAutospacing="1"/>
        <w:rPr>
          <w:ins w:id="1703" w:author="Hannah Suzanne Wirtshafter" w:date="2026-05-15T14:18:00Z"/>
          <w:rPrChange w:id="1704" w:author="Hannah Suzanne Wirtshafter" w:date="2026-05-15T14:23:00Z">
            <w:rPr>
              <w:ins w:id="1705" w:author="Hannah Suzanne Wirtshafter" w:date="2026-05-15T14:18:00Z"/>
              <w:b/>
            </w:rPr>
          </w:rPrChange>
        </w:rPr>
        <w:pPrChange w:id="1706" w:author="Hannah Suzanne Wirtshafter" w:date="2026-05-15T14:27:00Z">
          <w:pPr>
            <w:spacing w:line="480" w:lineRule="auto"/>
          </w:pPr>
        </w:pPrChange>
      </w:pPr>
      <w:ins w:id="1707" w:author="Hannah Suzanne Wirtshafter" w:date="2026-05-15T14:27:00Z">
        <w:r w:rsidRPr="00541340">
          <w:t>Samples were randomly divided into non-overlapping alignment and decoding subsets (50% each).</w:t>
        </w:r>
        <w:r>
          <w:t xml:space="preserve"> Alignment </w:t>
        </w:r>
      </w:ins>
      <w:ins w:id="1708" w:author="Hannah Suzanne Wirtshafter" w:date="2026-05-15T14:18:00Z">
        <w:r w:rsidR="00F972D2" w:rsidRPr="00541340">
          <w:rPr>
            <w:rPrChange w:id="1709" w:author="Hannah Suzanne Wirtshafter" w:date="2026-05-15T14:23:00Z">
              <w:rPr>
                <w:b/>
              </w:rPr>
            </w:rPrChange>
          </w:rPr>
          <w:t>was estimated from task-bin means computed only on the alignment subset, and decoder performance was evaluated on held-out individual samples. Output files include an explicit warning for these sample-level fallback runs.</w:t>
        </w:r>
      </w:ins>
    </w:p>
    <w:p w14:paraId="7A95E1A7" w14:textId="77777777" w:rsidR="00F972D2" w:rsidRPr="00541340" w:rsidRDefault="00F972D2" w:rsidP="00F972D2">
      <w:pPr>
        <w:spacing w:line="480" w:lineRule="auto"/>
        <w:rPr>
          <w:ins w:id="1710" w:author="Hannah Suzanne Wirtshafter" w:date="2026-05-15T14:18:00Z"/>
          <w:rPrChange w:id="1711" w:author="Hannah Suzanne Wirtshafter" w:date="2026-05-15T14:23:00Z">
            <w:rPr>
              <w:ins w:id="1712" w:author="Hannah Suzanne Wirtshafter" w:date="2026-05-15T14:18:00Z"/>
              <w:b/>
            </w:rPr>
          </w:rPrChange>
        </w:rPr>
      </w:pPr>
    </w:p>
    <w:p w14:paraId="09FD257B" w14:textId="1BEC56F7" w:rsidR="00F972D2" w:rsidRPr="00541340" w:rsidRDefault="00F972D2" w:rsidP="00F972D2">
      <w:pPr>
        <w:spacing w:line="480" w:lineRule="auto"/>
        <w:rPr>
          <w:ins w:id="1713" w:author="Hannah Suzanne Wirtshafter" w:date="2026-05-15T14:18:00Z"/>
          <w:rPrChange w:id="1714" w:author="Hannah Suzanne Wirtshafter" w:date="2026-05-15T14:23:00Z">
            <w:rPr>
              <w:ins w:id="1715" w:author="Hannah Suzanne Wirtshafter" w:date="2026-05-15T14:18:00Z"/>
              <w:b/>
            </w:rPr>
          </w:rPrChange>
        </w:rPr>
      </w:pPr>
      <w:ins w:id="1716" w:author="Hannah Suzanne Wirtshafter" w:date="2026-05-15T14:18:00Z">
        <w:r w:rsidRPr="00541340">
          <w:rPr>
            <w:rPrChange w:id="1717" w:author="Hannah Suzanne Wirtshafter" w:date="2026-05-15T14:23:00Z">
              <w:rPr>
                <w:b/>
              </w:rPr>
            </w:rPrChange>
          </w:rPr>
          <w:t>For decoding, we used multinomial logistic regression with balanced class weights</w:t>
        </w:r>
      </w:ins>
      <w:ins w:id="1718" w:author="Hannah Suzanne Wirtshafter" w:date="2026-05-15T14:21:00Z">
        <w:r w:rsidR="00541340" w:rsidRPr="00541340">
          <w:rPr>
            <w:rPrChange w:id="1719" w:author="Hannah Suzanne Wirtshafter" w:date="2026-05-15T14:23:00Z">
              <w:rPr>
                <w:b/>
              </w:rPr>
            </w:rPrChange>
          </w:rPr>
          <w:t xml:space="preserve">. </w:t>
        </w:r>
      </w:ins>
      <w:ins w:id="1720" w:author="Hannah Suzanne Wirtshafter" w:date="2026-05-15T14:18:00Z">
        <w:r w:rsidRPr="00541340">
          <w:rPr>
            <w:rPrChange w:id="1721" w:author="Hannah Suzanne Wirtshafter" w:date="2026-05-15T14:23:00Z">
              <w:rPr>
                <w:b/>
              </w:rPr>
            </w:rPrChange>
          </w:rPr>
          <w:t xml:space="preserve">For each split, the decoder was trained on the train </w:t>
        </w:r>
        <w:proofErr w:type="gramStart"/>
        <w:r w:rsidRPr="00541340">
          <w:rPr>
            <w:rPrChange w:id="1722" w:author="Hannah Suzanne Wirtshafter" w:date="2026-05-15T14:23:00Z">
              <w:rPr>
                <w:b/>
              </w:rPr>
            </w:rPrChange>
          </w:rPr>
          <w:t>rat’s</w:t>
        </w:r>
        <w:proofErr w:type="gramEnd"/>
        <w:r w:rsidRPr="00541340">
          <w:rPr>
            <w:rPrChange w:id="1723" w:author="Hannah Suzanne Wirtshafter" w:date="2026-05-15T14:23:00Z">
              <w:rPr>
                <w:b/>
              </w:rPr>
            </w:rPrChange>
          </w:rPr>
          <w:t xml:space="preserve"> held-out decoding samples and task labels, then tested on the aligned held-out samples from the test rat. </w:t>
        </w:r>
      </w:ins>
    </w:p>
    <w:p w14:paraId="4F939BB3" w14:textId="77777777" w:rsidR="00F972D2" w:rsidRPr="00541340" w:rsidRDefault="00F972D2" w:rsidP="00F972D2">
      <w:pPr>
        <w:spacing w:line="480" w:lineRule="auto"/>
        <w:rPr>
          <w:ins w:id="1724" w:author="Hannah Suzanne Wirtshafter" w:date="2026-05-15T14:18:00Z"/>
          <w:rPrChange w:id="1725" w:author="Hannah Suzanne Wirtshafter" w:date="2026-05-15T14:23:00Z">
            <w:rPr>
              <w:ins w:id="1726" w:author="Hannah Suzanne Wirtshafter" w:date="2026-05-15T14:18:00Z"/>
              <w:b/>
            </w:rPr>
          </w:rPrChange>
        </w:rPr>
      </w:pPr>
    </w:p>
    <w:p w14:paraId="6CC90ED2" w14:textId="77777777" w:rsidR="00F972D2" w:rsidRPr="00541340" w:rsidRDefault="00F972D2" w:rsidP="00F972D2">
      <w:pPr>
        <w:spacing w:line="480" w:lineRule="auto"/>
        <w:rPr>
          <w:ins w:id="1727" w:author="Hannah Suzanne Wirtshafter" w:date="2026-05-15T14:18:00Z"/>
          <w:rPrChange w:id="1728" w:author="Hannah Suzanne Wirtshafter" w:date="2026-05-15T14:23:00Z">
            <w:rPr>
              <w:ins w:id="1729" w:author="Hannah Suzanne Wirtshafter" w:date="2026-05-15T14:18:00Z"/>
              <w:b/>
            </w:rPr>
          </w:rPrChange>
        </w:rPr>
      </w:pPr>
      <w:ins w:id="1730" w:author="Hannah Suzanne Wirtshafter" w:date="2026-05-15T14:18:00Z">
        <w:r w:rsidRPr="00541340">
          <w:rPr>
            <w:rPrChange w:id="1731" w:author="Hannah Suzanne Wirtshafter" w:date="2026-05-15T14:23:00Z">
              <w:rPr>
                <w:b/>
              </w:rPr>
            </w:rPrChange>
          </w:rPr>
          <w:t xml:space="preserve">Shuffle controls were computed by randomly permuting the train-rat labels before decoder training. This preserves the test-rat latent structure and label distribution while destroying the relationship between train-rat latent coordinates and task epoch identity. Shuffle decoding was </w:t>
        </w:r>
        <w:r w:rsidRPr="00541340">
          <w:rPr>
            <w:rPrChange w:id="1732" w:author="Hannah Suzanne Wirtshafter" w:date="2026-05-15T14:23:00Z">
              <w:rPr>
                <w:b/>
              </w:rPr>
            </w:rPrChange>
          </w:rPr>
          <w:lastRenderedPageBreak/>
          <w:t>repeated for each split, and real performance was compared against the corresponding shuffle distribution.</w:t>
        </w:r>
      </w:ins>
    </w:p>
    <w:bookmarkEnd w:id="1626"/>
    <w:p w14:paraId="784A8499" w14:textId="77777777" w:rsidR="00F972D2" w:rsidRPr="00541340" w:rsidRDefault="00F972D2" w:rsidP="00F972D2">
      <w:pPr>
        <w:spacing w:line="480" w:lineRule="auto"/>
        <w:rPr>
          <w:ins w:id="1733" w:author="Hannah Suzanne Wirtshafter" w:date="2026-05-15T14:18:00Z"/>
          <w:rPrChange w:id="1734" w:author="Hannah Suzanne Wirtshafter" w:date="2026-05-15T14:23:00Z">
            <w:rPr>
              <w:ins w:id="1735" w:author="Hannah Suzanne Wirtshafter" w:date="2026-05-15T14:18:00Z"/>
              <w:b/>
            </w:rPr>
          </w:rPrChange>
        </w:rPr>
      </w:pPr>
    </w:p>
    <w:p w14:paraId="50483F8C" w14:textId="0D17493C" w:rsidR="00541340" w:rsidRDefault="00541340">
      <w:pPr>
        <w:rPr>
          <w:ins w:id="1736" w:author="Hannah Suzanne Wirtshafter" w:date="2026-05-15T14:23:00Z"/>
          <w:b/>
        </w:rPr>
      </w:pPr>
      <w:ins w:id="1737" w:author="Hannah Suzanne Wirtshafter" w:date="2026-05-15T14:23:00Z">
        <w:r>
          <w:rPr>
            <w:b/>
          </w:rPr>
          <w:br w:type="page"/>
        </w:r>
      </w:ins>
    </w:p>
    <w:p w14:paraId="51613766" w14:textId="77777777" w:rsidR="00F972D2" w:rsidRPr="00F972D2" w:rsidDel="00541340" w:rsidRDefault="00F972D2" w:rsidP="00F972D2">
      <w:pPr>
        <w:spacing w:line="480" w:lineRule="auto"/>
        <w:rPr>
          <w:del w:id="1738" w:author="Hannah Suzanne Wirtshafter" w:date="2026-05-15T14:23:00Z"/>
          <w:b/>
        </w:rPr>
      </w:pPr>
    </w:p>
    <w:p w14:paraId="5699A573" w14:textId="243E7CCD" w:rsidR="0068127C" w:rsidRPr="0090741D" w:rsidDel="00541340" w:rsidRDefault="0068127C" w:rsidP="006F0F52">
      <w:pPr>
        <w:spacing w:line="480" w:lineRule="auto"/>
        <w:rPr>
          <w:del w:id="1739" w:author="Hannah Suzanne Wirtshafter" w:date="2026-05-15T14:23:00Z"/>
          <w:b/>
        </w:rPr>
      </w:pPr>
      <w:del w:id="1740" w:author="Hannah Suzanne Wirtshafter" w:date="2026-05-15T14:23:00Z">
        <w:r w:rsidRPr="0090741D" w:rsidDel="00541340">
          <w:rPr>
            <w:b/>
          </w:rPr>
          <w:br w:type="page"/>
        </w:r>
      </w:del>
    </w:p>
    <w:p w14:paraId="5F6D00EC" w14:textId="77777777" w:rsidR="0068127C" w:rsidRPr="0090741D" w:rsidRDefault="0068127C" w:rsidP="006F0F52">
      <w:pPr>
        <w:spacing w:line="480" w:lineRule="auto"/>
      </w:pPr>
      <w:r w:rsidRPr="0090741D">
        <w:rPr>
          <w:b/>
        </w:rPr>
        <w:t xml:space="preserve">Acknowledgements: </w:t>
      </w:r>
      <w:r w:rsidRPr="0090741D">
        <w:t>This work was supported by an NIA T32 (T32-AG020506/AG/NIA), an NIA R37 (R37-AG008796/AG/NIA), an NINDS R01 (R01 NS113804/NS/NINDS), and a K99 award (K99 MH135062).</w:t>
      </w:r>
    </w:p>
    <w:p w14:paraId="73C936E5" w14:textId="77777777" w:rsidR="0068127C" w:rsidRPr="0090741D" w:rsidRDefault="0068127C" w:rsidP="006F0F52">
      <w:pPr>
        <w:spacing w:line="480" w:lineRule="auto"/>
      </w:pPr>
    </w:p>
    <w:p w14:paraId="094BF53E" w14:textId="77777777" w:rsidR="0068127C" w:rsidRPr="0090741D" w:rsidRDefault="0068127C" w:rsidP="006F0F52">
      <w:pPr>
        <w:spacing w:line="480" w:lineRule="auto"/>
      </w:pPr>
      <w:r w:rsidRPr="0090741D">
        <w:t>This research was supported in part through the computational resources and staff assistance provided by the Quest high performance computing facility at Northwestern University, which is jointly supported by the Office of the Provost, the Office for Research, and Northwestern University Information Technology.</w:t>
      </w:r>
    </w:p>
    <w:p w14:paraId="420BFD5A" w14:textId="77777777" w:rsidR="0068127C" w:rsidRPr="0090741D" w:rsidRDefault="0068127C" w:rsidP="006F0F52">
      <w:pPr>
        <w:spacing w:line="480" w:lineRule="auto"/>
      </w:pPr>
    </w:p>
    <w:p w14:paraId="61033784" w14:textId="3923E65B" w:rsidR="0068127C" w:rsidRPr="0090741D" w:rsidRDefault="0068127C" w:rsidP="006F0F52">
      <w:pPr>
        <w:spacing w:line="480" w:lineRule="auto"/>
      </w:pPr>
      <w:r w:rsidRPr="0090741D">
        <w:t xml:space="preserve">We would like to thank all members of the Disterhoft lab, especially Mackenzie </w:t>
      </w:r>
      <w:proofErr w:type="spellStart"/>
      <w:r w:rsidRPr="0090741D">
        <w:t>Kneisly</w:t>
      </w:r>
      <w:proofErr w:type="spellEnd"/>
      <w:r w:rsidRPr="0090741D">
        <w:t xml:space="preserve">. We would like to thank the following individuals for their assistance </w:t>
      </w:r>
      <w:r w:rsidR="00AA4629" w:rsidRPr="0090741D">
        <w:t>with CEBRA</w:t>
      </w:r>
      <w:r w:rsidRPr="0090741D">
        <w:t>: Mackenzie Mathis</w:t>
      </w:r>
      <w:r w:rsidR="00AA4629" w:rsidRPr="0090741D">
        <w:t xml:space="preserve"> and </w:t>
      </w:r>
      <w:r w:rsidRPr="0090741D">
        <w:t>Steffen Schneider</w:t>
      </w:r>
      <w:r w:rsidR="00B17431" w:rsidRPr="0090741D">
        <w:t>. A</w:t>
      </w:r>
      <w:r w:rsidR="00AA4629" w:rsidRPr="0090741D">
        <w:t>nd</w:t>
      </w:r>
      <w:r w:rsidR="00B17431" w:rsidRPr="0090741D">
        <w:t xml:space="preserve"> additional thank you to David Wirtshafter for his feedback.</w:t>
      </w:r>
    </w:p>
    <w:p w14:paraId="5375AA47" w14:textId="77777777" w:rsidR="0068127C" w:rsidRPr="0090741D" w:rsidRDefault="0068127C" w:rsidP="006F0F52">
      <w:pPr>
        <w:spacing w:line="480" w:lineRule="auto"/>
      </w:pPr>
    </w:p>
    <w:p w14:paraId="64125223" w14:textId="77777777" w:rsidR="0068127C" w:rsidRPr="0090741D" w:rsidRDefault="0068127C" w:rsidP="006F0F52">
      <w:pPr>
        <w:spacing w:line="480" w:lineRule="auto"/>
      </w:pPr>
    </w:p>
    <w:p w14:paraId="2DE5FB95" w14:textId="77777777" w:rsidR="0068127C" w:rsidRPr="0090741D" w:rsidRDefault="0068127C" w:rsidP="006F0F52">
      <w:pPr>
        <w:spacing w:line="480" w:lineRule="auto"/>
      </w:pPr>
      <w:r w:rsidRPr="0090741D">
        <w:rPr>
          <w:b/>
        </w:rPr>
        <w:t xml:space="preserve">Author contributions: </w:t>
      </w:r>
      <w:r w:rsidRPr="0090741D">
        <w:t>Investigation, H.S.W.; Formal Analysis, H.S.W.; Writing –Original Draft, H.S.W.; Writing – Review &amp; Editing, H.S.W., S.A.S., J.F.D.; Funding: H.S.W, J.F.D., Supervision, S.A.S., J.F.D.</w:t>
      </w:r>
    </w:p>
    <w:p w14:paraId="6AF14810" w14:textId="77777777" w:rsidR="0068127C" w:rsidRPr="0090741D" w:rsidRDefault="0068127C" w:rsidP="006F0F52">
      <w:pPr>
        <w:spacing w:line="480" w:lineRule="auto"/>
        <w:rPr>
          <w:b/>
        </w:rPr>
      </w:pPr>
    </w:p>
    <w:p w14:paraId="45666BD9" w14:textId="77777777" w:rsidR="0068127C" w:rsidRPr="0090741D" w:rsidRDefault="0068127C" w:rsidP="006F0F52">
      <w:pPr>
        <w:spacing w:line="480" w:lineRule="auto"/>
      </w:pPr>
      <w:r w:rsidRPr="0090741D">
        <w:rPr>
          <w:b/>
        </w:rPr>
        <w:t xml:space="preserve">Declaration of interests: </w:t>
      </w:r>
      <w:r w:rsidRPr="0090741D">
        <w:t>The authors declare no competing interests.</w:t>
      </w:r>
    </w:p>
    <w:p w14:paraId="05443C2D" w14:textId="77777777" w:rsidR="0068127C" w:rsidRPr="0090741D" w:rsidRDefault="0068127C" w:rsidP="006F0F52">
      <w:pPr>
        <w:spacing w:line="480" w:lineRule="auto"/>
        <w:rPr>
          <w:b/>
        </w:rPr>
      </w:pPr>
      <w:r w:rsidRPr="0090741D">
        <w:rPr>
          <w:b/>
        </w:rPr>
        <w:br w:type="page"/>
      </w:r>
    </w:p>
    <w:p w14:paraId="25C543BF" w14:textId="77777777" w:rsidR="0068127C" w:rsidRPr="0090741D" w:rsidRDefault="0068127C" w:rsidP="006F0F52">
      <w:pPr>
        <w:pStyle w:val="NormalWeb"/>
        <w:shd w:val="clear" w:color="auto" w:fill="FFFFFF"/>
        <w:spacing w:before="0" w:beforeAutospacing="0" w:after="420" w:afterAutospacing="0" w:line="480" w:lineRule="auto"/>
        <w:rPr>
          <w:color w:val="222222"/>
          <w:sz w:val="27"/>
          <w:szCs w:val="27"/>
        </w:rPr>
      </w:pPr>
      <w:r w:rsidRPr="0090741D">
        <w:rPr>
          <w:b/>
          <w:color w:val="222222"/>
          <w:sz w:val="27"/>
          <w:szCs w:val="27"/>
        </w:rPr>
        <w:lastRenderedPageBreak/>
        <w:t>Additional Information</w:t>
      </w:r>
      <w:r w:rsidRPr="0090741D">
        <w:rPr>
          <w:color w:val="222222"/>
          <w:sz w:val="27"/>
          <w:szCs w:val="27"/>
        </w:rPr>
        <w:t xml:space="preserve"> </w:t>
      </w:r>
    </w:p>
    <w:p w14:paraId="1BC4AF1C" w14:textId="77777777" w:rsidR="0068127C" w:rsidRPr="0090741D" w:rsidRDefault="0068127C" w:rsidP="006F0F52">
      <w:pPr>
        <w:pStyle w:val="NormalWeb"/>
        <w:shd w:val="clear" w:color="auto" w:fill="FFFFFF"/>
        <w:spacing w:before="0" w:beforeAutospacing="0" w:after="420" w:afterAutospacing="0" w:line="480" w:lineRule="auto"/>
        <w:rPr>
          <w:color w:val="222222"/>
          <w:sz w:val="27"/>
          <w:szCs w:val="27"/>
        </w:rPr>
      </w:pPr>
      <w:r w:rsidRPr="0090741D">
        <w:rPr>
          <w:color w:val="222222"/>
          <w:sz w:val="27"/>
          <w:szCs w:val="27"/>
        </w:rPr>
        <w:t>Supplementary Information is available for this paper.</w:t>
      </w:r>
    </w:p>
    <w:p w14:paraId="637E8BE7" w14:textId="77777777" w:rsidR="0068127C" w:rsidRPr="0090741D" w:rsidRDefault="0068127C" w:rsidP="006F0F52">
      <w:pPr>
        <w:pStyle w:val="NormalWeb"/>
        <w:shd w:val="clear" w:color="auto" w:fill="FFFFFF"/>
        <w:spacing w:before="0" w:beforeAutospacing="0" w:after="420" w:afterAutospacing="0" w:line="480" w:lineRule="auto"/>
        <w:rPr>
          <w:color w:val="222222"/>
          <w:sz w:val="27"/>
          <w:szCs w:val="27"/>
        </w:rPr>
      </w:pPr>
      <w:r w:rsidRPr="0090741D">
        <w:rPr>
          <w:color w:val="222222"/>
          <w:sz w:val="27"/>
          <w:szCs w:val="27"/>
        </w:rPr>
        <w:t xml:space="preserve">Correspondence and requests for materials should be addressed to Hannah S Wirtshafter, </w:t>
      </w:r>
      <w:proofErr w:type="gramStart"/>
      <w:r w:rsidRPr="0090741D">
        <w:rPr>
          <w:color w:val="222222"/>
          <w:sz w:val="27"/>
          <w:szCs w:val="27"/>
        </w:rPr>
        <w:t>hsw@northwestern.edu .</w:t>
      </w:r>
      <w:proofErr w:type="gramEnd"/>
    </w:p>
    <w:p w14:paraId="08CA08BE" w14:textId="77777777" w:rsidR="0068127C" w:rsidRPr="0090741D" w:rsidRDefault="0068127C" w:rsidP="006F0F52">
      <w:pPr>
        <w:pStyle w:val="NormalWeb"/>
        <w:shd w:val="clear" w:color="auto" w:fill="FFFFFF"/>
        <w:spacing w:before="0" w:beforeAutospacing="0" w:after="420" w:afterAutospacing="0" w:line="480" w:lineRule="auto"/>
        <w:rPr>
          <w:color w:val="222222"/>
          <w:sz w:val="27"/>
          <w:szCs w:val="27"/>
        </w:rPr>
      </w:pPr>
      <w:r w:rsidRPr="0090741D">
        <w:rPr>
          <w:color w:val="222222"/>
          <w:sz w:val="27"/>
          <w:szCs w:val="27"/>
        </w:rPr>
        <w:t>Reprints and permissions information is available at www.nature.com/reprints.</w:t>
      </w:r>
    </w:p>
    <w:p w14:paraId="49BE231C" w14:textId="77777777" w:rsidR="0068127C" w:rsidRPr="0090741D" w:rsidRDefault="0068127C" w:rsidP="006F0F52">
      <w:pPr>
        <w:spacing w:line="480" w:lineRule="auto"/>
        <w:rPr>
          <w:b/>
        </w:rPr>
      </w:pPr>
    </w:p>
    <w:p w14:paraId="1E55CAF5" w14:textId="77777777" w:rsidR="0068127C" w:rsidRPr="0090741D" w:rsidRDefault="0068127C" w:rsidP="006F0F52">
      <w:pPr>
        <w:spacing w:line="480" w:lineRule="auto"/>
      </w:pPr>
      <w:r w:rsidRPr="0090741D">
        <w:br w:type="page"/>
      </w:r>
    </w:p>
    <w:p w14:paraId="5C57CE0D" w14:textId="77777777" w:rsidR="0068127C" w:rsidRPr="0090741D" w:rsidRDefault="0068127C" w:rsidP="006F0F52">
      <w:pPr>
        <w:spacing w:line="480" w:lineRule="auto"/>
        <w:rPr>
          <w:b/>
        </w:rPr>
      </w:pPr>
      <w:r w:rsidRPr="0090741D">
        <w:rPr>
          <w:b/>
        </w:rPr>
        <w:lastRenderedPageBreak/>
        <w:t>Supplementary figures</w:t>
      </w:r>
    </w:p>
    <w:p w14:paraId="2F88B9A4" w14:textId="575176AC" w:rsidR="0068127C" w:rsidRPr="0090741D" w:rsidRDefault="0068127C" w:rsidP="006F0F52">
      <w:pPr>
        <w:spacing w:line="480" w:lineRule="auto"/>
        <w:rPr>
          <w:b/>
        </w:rPr>
      </w:pPr>
    </w:p>
    <w:p w14:paraId="6B428E48" w14:textId="0E264926" w:rsidR="00240CF2" w:rsidRPr="0090741D" w:rsidRDefault="00240CF2" w:rsidP="006F0F52">
      <w:pPr>
        <w:spacing w:line="480" w:lineRule="auto"/>
        <w:rPr>
          <w:b/>
        </w:rPr>
      </w:pPr>
      <w:r w:rsidRPr="0090741D">
        <w:rPr>
          <w:b/>
          <w:noProof/>
        </w:rPr>
        <w:drawing>
          <wp:inline distT="0" distB="0" distL="0" distR="0" wp14:anchorId="29B79DE2" wp14:editId="2743D1EC">
            <wp:extent cx="3875939" cy="5753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1_supps-01.jpg"/>
                    <pic:cNvPicPr/>
                  </pic:nvPicPr>
                  <pic:blipFill>
                    <a:blip r:embed="rId53">
                      <a:extLst>
                        <a:ext uri="{28A0092B-C50C-407E-A947-70E740481C1C}">
                          <a14:useLocalDpi xmlns:a14="http://schemas.microsoft.com/office/drawing/2010/main" val="0"/>
                        </a:ext>
                      </a:extLst>
                    </a:blip>
                    <a:stretch>
                      <a:fillRect/>
                    </a:stretch>
                  </pic:blipFill>
                  <pic:spPr>
                    <a:xfrm>
                      <a:off x="0" y="0"/>
                      <a:ext cx="3888174" cy="5771260"/>
                    </a:xfrm>
                    <a:prstGeom prst="rect">
                      <a:avLst/>
                    </a:prstGeom>
                  </pic:spPr>
                </pic:pic>
              </a:graphicData>
            </a:graphic>
          </wp:inline>
        </w:drawing>
      </w:r>
    </w:p>
    <w:p w14:paraId="2B469827" w14:textId="77777777" w:rsidR="0068127C" w:rsidRPr="0090741D" w:rsidRDefault="0068127C" w:rsidP="006F0F52">
      <w:pPr>
        <w:spacing w:line="480" w:lineRule="auto"/>
      </w:pPr>
      <w:r w:rsidRPr="0090741D">
        <w:rPr>
          <w:b/>
          <w:bCs/>
        </w:rPr>
        <w:t>Figure S1. Photos of testing chambers.</w:t>
      </w:r>
    </w:p>
    <w:p w14:paraId="2641FE11" w14:textId="2D65ADD9" w:rsidR="0068127C" w:rsidRPr="0090741D" w:rsidRDefault="00324E09" w:rsidP="00324E09">
      <w:pPr>
        <w:spacing w:line="480" w:lineRule="auto"/>
        <w:rPr>
          <w:bCs/>
        </w:rPr>
      </w:pPr>
      <w:r w:rsidRPr="0090741D">
        <w:t xml:space="preserve">Photos of testing chambers. Top: Environment A, </w:t>
      </w:r>
      <w:r w:rsidRPr="0090741D">
        <w:rPr>
          <w:bCs/>
        </w:rPr>
        <w:t>an unscented rectangular enclosure with wire floor and walls, and white lighting. Bottom: Environment B, a scented ovular enclosure with white solid floor and walls, and red lighting. Both environments were located at the same spot in the room relative to external cues. The door to the chamber was closed during testing, to accentuate the distinction between the white and red lighting.</w:t>
      </w:r>
    </w:p>
    <w:p w14:paraId="375966DE" w14:textId="436FB81F" w:rsidR="0068127C" w:rsidRPr="0090741D" w:rsidDel="00A71768" w:rsidRDefault="00240CF2" w:rsidP="006F0F52">
      <w:pPr>
        <w:spacing w:line="480" w:lineRule="auto"/>
        <w:rPr>
          <w:del w:id="1741" w:author="Hannah Suzanne Wirtshafter" w:date="2026-05-08T14:50:00Z"/>
          <w:b/>
        </w:rPr>
      </w:pPr>
      <w:del w:id="1742" w:author="Hannah Suzanne Wirtshafter" w:date="2026-05-08T14:50:00Z">
        <w:r w:rsidRPr="0090741D" w:rsidDel="00A71768">
          <w:rPr>
            <w:b/>
            <w:noProof/>
          </w:rPr>
          <w:lastRenderedPageBreak/>
          <w:drawing>
            <wp:inline distT="0" distB="0" distL="0" distR="0" wp14:anchorId="0212D000" wp14:editId="515346B8">
              <wp:extent cx="5943600" cy="32423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1_supps-02.jpg"/>
                      <pic:cNvPicPr/>
                    </pic:nvPicPr>
                    <pic:blipFill>
                      <a:blip r:embed="rId54">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del>
    </w:p>
    <w:p w14:paraId="57D51DAA" w14:textId="00E6FC2B" w:rsidR="00240CF2" w:rsidRPr="0090741D" w:rsidDel="00A71768" w:rsidRDefault="0068127C" w:rsidP="006F0F52">
      <w:pPr>
        <w:spacing w:line="480" w:lineRule="auto"/>
        <w:rPr>
          <w:del w:id="1743" w:author="Hannah Suzanne Wirtshafter" w:date="2026-05-08T14:50:00Z"/>
        </w:rPr>
      </w:pPr>
      <w:del w:id="1744" w:author="Hannah Suzanne Wirtshafter" w:date="2026-05-08T14:50:00Z">
        <w:r w:rsidRPr="0090741D" w:rsidDel="00A71768">
          <w:rPr>
            <w:b/>
            <w:bCs/>
          </w:rPr>
          <w:delText>Figure S2. Learning curves for the five rats.</w:delText>
        </w:r>
        <w:r w:rsidRPr="0090741D" w:rsidDel="00A71768">
          <w:br/>
        </w:r>
        <w:r w:rsidR="006B35C3" w:rsidRPr="0090741D" w:rsidDel="00A71768">
          <w:delText xml:space="preserve">Substantial variability in the number of sessions required to learn the task; average number of sessions </w:delText>
        </w:r>
        <w:r w:rsidR="00F0258F" w:rsidRPr="0090741D" w:rsidDel="00A71768">
          <w:delText xml:space="preserve">was </w:delText>
        </w:r>
        <w:r w:rsidR="006B35C3" w:rsidRPr="0090741D" w:rsidDel="00A71768">
          <w:delText>20 ± 4.2 (including the criterion sessions). The fastest learners (2 rats) reached criterion after 14 sessions, while the slowest rat required 24 sessions to reach criterion.</w:delText>
        </w:r>
      </w:del>
    </w:p>
    <w:p w14:paraId="5F24B380" w14:textId="78AFEE03" w:rsidR="0068127C" w:rsidRPr="0090741D" w:rsidRDefault="0068127C" w:rsidP="006F0F52">
      <w:pPr>
        <w:spacing w:line="480" w:lineRule="auto"/>
        <w:rPr>
          <w:b/>
          <w:noProof/>
        </w:rPr>
      </w:pPr>
    </w:p>
    <w:p w14:paraId="34BE762E" w14:textId="383147DA" w:rsidR="00F240B4" w:rsidRPr="0090741D" w:rsidRDefault="005C43BC" w:rsidP="00F240B4">
      <w:pPr>
        <w:spacing w:line="480" w:lineRule="auto"/>
        <w:rPr>
          <w:b/>
        </w:rPr>
      </w:pPr>
      <w:del w:id="1745" w:author="Hannah Suzanne Wirtshafter" w:date="2026-05-08T15:16:00Z">
        <w:r w:rsidRPr="005C43BC" w:rsidDel="00271971">
          <w:rPr>
            <w:b/>
            <w:noProof/>
          </w:rPr>
          <w:drawing>
            <wp:inline distT="0" distB="0" distL="0" distR="0" wp14:anchorId="7C009609" wp14:editId="6B05C294">
              <wp:extent cx="5943600" cy="3451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451860"/>
                      </a:xfrm>
                      <a:prstGeom prst="rect">
                        <a:avLst/>
                      </a:prstGeom>
                    </pic:spPr>
                  </pic:pic>
                </a:graphicData>
              </a:graphic>
            </wp:inline>
          </w:drawing>
        </w:r>
      </w:del>
      <w:ins w:id="1746" w:author="Hannah Suzanne Wirtshafter" w:date="2026-05-08T15:16:00Z">
        <w:r w:rsidR="00271971">
          <w:rPr>
            <w:b/>
            <w:noProof/>
          </w:rPr>
          <w:drawing>
            <wp:inline distT="0" distB="0" distL="0" distR="0" wp14:anchorId="559E3DFA" wp14:editId="795F52E8">
              <wp:extent cx="5943600" cy="3571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pps_trimmed2-02.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ins>
    </w:p>
    <w:p w14:paraId="7DC15882" w14:textId="77390EA4" w:rsidR="00D01518" w:rsidRPr="0090741D" w:rsidRDefault="00F240B4" w:rsidP="00F240B4">
      <w:pPr>
        <w:spacing w:line="480" w:lineRule="auto"/>
        <w:rPr>
          <w:rFonts w:eastAsiaTheme="minorHAnsi"/>
          <w:b/>
        </w:rPr>
      </w:pPr>
      <w:r w:rsidRPr="0090741D">
        <w:rPr>
          <w:rFonts w:eastAsiaTheme="minorHAnsi"/>
          <w:b/>
        </w:rPr>
        <w:t>Figure S</w:t>
      </w:r>
      <w:ins w:id="1747" w:author="Hannah Suzanne Wirtshafter" w:date="2026-05-08T14:50:00Z">
        <w:r w:rsidR="00A71768">
          <w:rPr>
            <w:rFonts w:eastAsiaTheme="minorHAnsi"/>
            <w:b/>
          </w:rPr>
          <w:t>2</w:t>
        </w:r>
      </w:ins>
      <w:del w:id="1748" w:author="Hannah Suzanne Wirtshafter" w:date="2026-05-08T14:50:00Z">
        <w:r w:rsidRPr="0090741D" w:rsidDel="00A71768">
          <w:rPr>
            <w:rFonts w:eastAsiaTheme="minorHAnsi"/>
            <w:b/>
          </w:rPr>
          <w:delText>3</w:delText>
        </w:r>
      </w:del>
      <w:r w:rsidRPr="0090741D">
        <w:rPr>
          <w:rFonts w:eastAsiaTheme="minorHAnsi"/>
          <w:b/>
        </w:rPr>
        <w:t xml:space="preserve">. Place cells remap based on </w:t>
      </w:r>
      <w:r w:rsidR="00B806B6" w:rsidRPr="0090741D">
        <w:rPr>
          <w:rFonts w:eastAsiaTheme="minorHAnsi"/>
          <w:b/>
        </w:rPr>
        <w:t>comparison</w:t>
      </w:r>
      <w:r w:rsidRPr="0090741D">
        <w:rPr>
          <w:rFonts w:eastAsiaTheme="minorHAnsi"/>
          <w:b/>
        </w:rPr>
        <w:t xml:space="preserve"> to shuffled data.</w:t>
      </w:r>
    </w:p>
    <w:p w14:paraId="78007459" w14:textId="77777777" w:rsidR="00D01518" w:rsidRDefault="00D01518" w:rsidP="00D01518">
      <w:pPr>
        <w:spacing w:line="480" w:lineRule="auto"/>
      </w:pPr>
      <w:r>
        <w:t xml:space="preserve">Distribution of median distances between peak activity locations after randomly shuffling cell identities 500 times. The observed median distance between consecutive sessions in environment A was smaller than nearly all shuffled medians (p = 0.002, dashed blue line), indicating preserved spatial correspondence across sessions. In contrast, the observed median distance between environment A(n) and environment </w:t>
      </w:r>
      <w:proofErr w:type="gramStart"/>
      <w:r>
        <w:t>B(</w:t>
      </w:r>
      <w:proofErr w:type="gramEnd"/>
      <w:r>
        <w:t>1) fell within the shuffled distribution (p = 0.56, dashed yellow line), indicating that peak activity locations were no more spatially aligned across environments than expected by chance. The brown shaded area represents the overlap between shuffled distributions.</w:t>
      </w:r>
    </w:p>
    <w:p w14:paraId="5F334335" w14:textId="36838BF9" w:rsidR="00A12636" w:rsidRPr="0090741D" w:rsidRDefault="00A12636" w:rsidP="006F0F52">
      <w:pPr>
        <w:spacing w:line="480" w:lineRule="auto"/>
      </w:pPr>
    </w:p>
    <w:p w14:paraId="30001382" w14:textId="5BA6B485" w:rsidR="00F240B4" w:rsidRPr="0090741D" w:rsidRDefault="00B806B6" w:rsidP="00F240B4">
      <w:pPr>
        <w:spacing w:line="480" w:lineRule="auto"/>
        <w:rPr>
          <w:rFonts w:eastAsiaTheme="minorHAnsi"/>
          <w:b/>
        </w:rPr>
      </w:pPr>
      <w:del w:id="1749" w:author="Hannah Suzanne Wirtshafter" w:date="2026-05-08T15:16:00Z">
        <w:r w:rsidRPr="0090741D" w:rsidDel="00271971">
          <w:rPr>
            <w:rFonts w:eastAsiaTheme="minorHAnsi"/>
            <w:b/>
            <w:noProof/>
          </w:rPr>
          <w:lastRenderedPageBreak/>
          <w:drawing>
            <wp:inline distT="0" distB="0" distL="0" distR="0" wp14:anchorId="18343A3E" wp14:editId="4CD9C766">
              <wp:extent cx="6529955" cy="60932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1_supps2-04.png"/>
                      <pic:cNvPicPr/>
                    </pic:nvPicPr>
                    <pic:blipFill>
                      <a:blip r:embed="rId57">
                        <a:extLst>
                          <a:ext uri="{28A0092B-C50C-407E-A947-70E740481C1C}">
                            <a14:useLocalDpi xmlns:a14="http://schemas.microsoft.com/office/drawing/2010/main" val="0"/>
                          </a:ext>
                        </a:extLst>
                      </a:blip>
                      <a:stretch>
                        <a:fillRect/>
                      </a:stretch>
                    </pic:blipFill>
                    <pic:spPr>
                      <a:xfrm>
                        <a:off x="0" y="0"/>
                        <a:ext cx="6534590" cy="6097554"/>
                      </a:xfrm>
                      <a:prstGeom prst="rect">
                        <a:avLst/>
                      </a:prstGeom>
                    </pic:spPr>
                  </pic:pic>
                </a:graphicData>
              </a:graphic>
            </wp:inline>
          </w:drawing>
        </w:r>
      </w:del>
      <w:ins w:id="1750" w:author="Hannah Suzanne Wirtshafter" w:date="2026-05-08T15:16:00Z">
        <w:r w:rsidR="00271971">
          <w:rPr>
            <w:rFonts w:eastAsiaTheme="minorHAnsi"/>
            <w:b/>
            <w:noProof/>
          </w:rPr>
          <w:drawing>
            <wp:inline distT="0" distB="0" distL="0" distR="0" wp14:anchorId="25683E5D" wp14:editId="5A1D79A7">
              <wp:extent cx="5943600" cy="55460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pps_trimmed2-03.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5546090"/>
                      </a:xfrm>
                      <a:prstGeom prst="rect">
                        <a:avLst/>
                      </a:prstGeom>
                    </pic:spPr>
                  </pic:pic>
                </a:graphicData>
              </a:graphic>
            </wp:inline>
          </w:drawing>
        </w:r>
      </w:ins>
    </w:p>
    <w:p w14:paraId="0DF93DCB" w14:textId="69005AB3" w:rsidR="00F240B4" w:rsidRPr="0090741D" w:rsidRDefault="00F240B4" w:rsidP="00F240B4">
      <w:pPr>
        <w:pStyle w:val="ListParagraph"/>
        <w:spacing w:line="480" w:lineRule="auto"/>
        <w:ind w:left="-720"/>
        <w:rPr>
          <w:rFonts w:ascii="Times New Roman" w:hAnsi="Times New Roman" w:cs="Times New Roman"/>
          <w:b/>
        </w:rPr>
      </w:pPr>
    </w:p>
    <w:p w14:paraId="2DC446E0" w14:textId="6DC6D02D" w:rsidR="00F240B4" w:rsidRPr="0090741D" w:rsidRDefault="00F240B4" w:rsidP="00F240B4">
      <w:pPr>
        <w:spacing w:line="480" w:lineRule="auto"/>
        <w:rPr>
          <w:b/>
          <w:color w:val="000000" w:themeColor="text1"/>
        </w:rPr>
      </w:pPr>
      <w:r w:rsidRPr="0090741D">
        <w:rPr>
          <w:b/>
          <w:bCs/>
          <w:color w:val="000000" w:themeColor="text1"/>
        </w:rPr>
        <w:t>Figure S</w:t>
      </w:r>
      <w:ins w:id="1751" w:author="Hannah Suzanne Wirtshafter" w:date="2026-05-08T14:50:00Z">
        <w:r w:rsidR="00A71768">
          <w:rPr>
            <w:b/>
            <w:bCs/>
            <w:color w:val="000000" w:themeColor="text1"/>
          </w:rPr>
          <w:t>3</w:t>
        </w:r>
      </w:ins>
      <w:del w:id="1752" w:author="Hannah Suzanne Wirtshafter" w:date="2026-05-08T14:50:00Z">
        <w:r w:rsidRPr="0090741D" w:rsidDel="00A71768">
          <w:rPr>
            <w:b/>
            <w:bCs/>
            <w:color w:val="000000" w:themeColor="text1"/>
          </w:rPr>
          <w:delText>4</w:delText>
        </w:r>
      </w:del>
      <w:r w:rsidRPr="0090741D">
        <w:rPr>
          <w:b/>
          <w:bCs/>
          <w:color w:val="000000" w:themeColor="text1"/>
        </w:rPr>
        <w:t>. A model trained in environment A can decode positions within environment A but not in environment B.</w:t>
      </w:r>
    </w:p>
    <w:p w14:paraId="5DDFC6B5" w14:textId="77777777" w:rsidR="00F240B4" w:rsidRPr="0090741D" w:rsidRDefault="00F240B4" w:rsidP="00F240B4">
      <w:pPr>
        <w:numPr>
          <w:ilvl w:val="0"/>
          <w:numId w:val="17"/>
        </w:numPr>
        <w:spacing w:line="480" w:lineRule="auto"/>
        <w:rPr>
          <w:rFonts w:eastAsiaTheme="minorHAnsi"/>
          <w:b/>
          <w:color w:val="000000" w:themeColor="text1"/>
        </w:rPr>
      </w:pPr>
      <w:r w:rsidRPr="0090741D">
        <w:rPr>
          <w:rFonts w:eastAsiaTheme="minorHAnsi"/>
          <w:color w:val="000000" w:themeColor="text1"/>
        </w:rPr>
        <w:t xml:space="preserve">A model trained on calcium trace and position data from session A(n), using cells present in both A(n) and A(n-1), predicted positions in environment A(n-1) with significantly greater accuracy than that of a model trained on shuffled position data. The model was run 500 times, and the accuracy of predictions was assessed. The model trained on actual data significantly outperformed the shuffled model across rats (double-sided t-tests: Rat </w:t>
      </w:r>
      <w:r w:rsidRPr="0090741D">
        <w:rPr>
          <w:rFonts w:eastAsiaTheme="minorHAnsi"/>
          <w:color w:val="000000" w:themeColor="text1"/>
        </w:rPr>
        <w:lastRenderedPageBreak/>
        <w:t>1: t(998) = -34.3, p = 5.0 × 10</w:t>
      </w:r>
      <w:r w:rsidRPr="0090741D">
        <w:rPr>
          <w:rFonts w:eastAsiaTheme="minorHAnsi"/>
          <w:color w:val="000000" w:themeColor="text1"/>
          <w:vertAlign w:val="superscript"/>
        </w:rPr>
        <w:t>-171</w:t>
      </w:r>
      <w:r w:rsidRPr="0090741D">
        <w:rPr>
          <w:rFonts w:eastAsiaTheme="minorHAnsi"/>
          <w:color w:val="000000" w:themeColor="text1"/>
        </w:rPr>
        <w:t>; Rat 2: t(998) = -72.5, p = 0; Rat 3: t(998) = -1.96, p = 0.05; Rat 4: t(998) = -53.7, p = 2.6 × 10</w:t>
      </w:r>
      <w:r w:rsidRPr="0090741D">
        <w:rPr>
          <w:rFonts w:eastAsiaTheme="minorHAnsi"/>
          <w:color w:val="000000" w:themeColor="text1"/>
          <w:vertAlign w:val="superscript"/>
        </w:rPr>
        <w:t>-299</w:t>
      </w:r>
      <w:r w:rsidRPr="0090741D">
        <w:rPr>
          <w:rFonts w:eastAsiaTheme="minorHAnsi"/>
          <w:color w:val="000000" w:themeColor="text1"/>
        </w:rPr>
        <w:t>; Rat 5: t(998) = -20.0, p = 4.1 × 10</w:t>
      </w:r>
      <w:r w:rsidRPr="0090741D">
        <w:rPr>
          <w:rFonts w:eastAsiaTheme="minorHAnsi"/>
          <w:color w:val="000000" w:themeColor="text1"/>
          <w:vertAlign w:val="superscript"/>
        </w:rPr>
        <w:t>-75</w:t>
      </w:r>
      <w:r w:rsidRPr="0090741D">
        <w:rPr>
          <w:rFonts w:eastAsiaTheme="minorHAnsi"/>
          <w:color w:val="000000" w:themeColor="text1"/>
        </w:rPr>
        <w:t>). Error bars represent standard error. A single asterisk (*) indicates p ≤ 0.05, and three asterisks (***) indicate p &lt; 10</w:t>
      </w:r>
      <w:r w:rsidRPr="0090741D">
        <w:rPr>
          <w:rFonts w:ascii="Cambria Math" w:eastAsiaTheme="minorHAnsi" w:hAnsi="Cambria Math" w:cs="Cambria Math"/>
          <w:color w:val="000000" w:themeColor="text1"/>
        </w:rPr>
        <w:t>⁻⁷⁴</w:t>
      </w:r>
      <w:r w:rsidRPr="0090741D">
        <w:rPr>
          <w:rFonts w:eastAsiaTheme="minorHAnsi"/>
          <w:color w:val="000000" w:themeColor="text1"/>
        </w:rPr>
        <w:t>.</w:t>
      </w:r>
    </w:p>
    <w:p w14:paraId="6CD6E498" w14:textId="77777777" w:rsidR="00F240B4" w:rsidRPr="0090741D" w:rsidRDefault="00F240B4" w:rsidP="00F240B4">
      <w:pPr>
        <w:numPr>
          <w:ilvl w:val="0"/>
          <w:numId w:val="17"/>
        </w:numPr>
        <w:spacing w:line="480" w:lineRule="auto"/>
        <w:rPr>
          <w:rFonts w:eastAsiaTheme="minorHAnsi"/>
          <w:b/>
          <w:color w:val="000000" w:themeColor="text1"/>
        </w:rPr>
      </w:pPr>
      <w:r w:rsidRPr="0090741D">
        <w:rPr>
          <w:rFonts w:eastAsiaTheme="minorHAnsi"/>
          <w:bCs/>
          <w:color w:val="000000" w:themeColor="text1"/>
        </w:rPr>
        <w:t xml:space="preserve">(Top row) Visualization of model performance for decoding animal position in environment A(n). Left: The trained model demonstrated on the training data from session A(n). Middle: The same model applied to held-out trace data (25%) from session A(n). Right: The model applied to predict animal position in session A(n-1). (Bottom row) The same models trained on shuffled position data. Shown here is the model for Rat 4, where the model trained on real data significantly outperformed model trained on shuffled data for decoding position in session A(n-1) (500 simulations, </w:t>
      </w:r>
      <w:proofErr w:type="gramStart"/>
      <w:r w:rsidRPr="0090741D">
        <w:rPr>
          <w:rFonts w:eastAsiaTheme="minorHAnsi"/>
          <w:bCs/>
          <w:color w:val="000000" w:themeColor="text1"/>
        </w:rPr>
        <w:t>t(</w:t>
      </w:r>
      <w:proofErr w:type="gramEnd"/>
      <w:r w:rsidRPr="0090741D">
        <w:rPr>
          <w:rFonts w:eastAsiaTheme="minorHAnsi"/>
          <w:bCs/>
          <w:color w:val="000000" w:themeColor="text1"/>
        </w:rPr>
        <w:t>998) = -53.7, p = 2.6 × 10</w:t>
      </w:r>
      <w:r w:rsidRPr="0090741D">
        <w:rPr>
          <w:rFonts w:eastAsiaTheme="minorHAnsi"/>
          <w:bCs/>
          <w:color w:val="000000" w:themeColor="text1"/>
          <w:vertAlign w:val="superscript"/>
        </w:rPr>
        <w:t>-299</w:t>
      </w:r>
      <w:r w:rsidRPr="0090741D">
        <w:rPr>
          <w:rFonts w:eastAsiaTheme="minorHAnsi"/>
          <w:bCs/>
          <w:color w:val="000000" w:themeColor="text1"/>
        </w:rPr>
        <w:t>). For visualization purposes, distance from the corner of the environment is plotted using normalized values in arbitrary units [</w:t>
      </w:r>
      <w:proofErr w:type="spellStart"/>
      <w:r w:rsidRPr="0090741D">
        <w:rPr>
          <w:rFonts w:eastAsiaTheme="minorHAnsi"/>
          <w:bCs/>
          <w:color w:val="000000" w:themeColor="text1"/>
        </w:rPr>
        <w:t>a.u</w:t>
      </w:r>
      <w:proofErr w:type="spellEnd"/>
      <w:r w:rsidRPr="0090741D">
        <w:rPr>
          <w:rFonts w:eastAsiaTheme="minorHAnsi"/>
          <w:bCs/>
          <w:color w:val="000000" w:themeColor="text1"/>
        </w:rPr>
        <w:t>.].</w:t>
      </w:r>
    </w:p>
    <w:p w14:paraId="0B0C8911" w14:textId="77777777" w:rsidR="00F240B4" w:rsidRPr="0090741D" w:rsidRDefault="00F240B4" w:rsidP="00F240B4">
      <w:pPr>
        <w:numPr>
          <w:ilvl w:val="0"/>
          <w:numId w:val="17"/>
        </w:numPr>
        <w:spacing w:line="480" w:lineRule="auto"/>
        <w:rPr>
          <w:rFonts w:eastAsiaTheme="minorHAnsi"/>
          <w:b/>
          <w:color w:val="000000" w:themeColor="text1"/>
        </w:rPr>
      </w:pPr>
      <w:r w:rsidRPr="0090741D">
        <w:rPr>
          <w:rFonts w:eastAsiaTheme="minorHAnsi"/>
          <w:bCs/>
          <w:color w:val="000000" w:themeColor="text1"/>
        </w:rPr>
        <w:t xml:space="preserve">A model trained on data from session A(n), using cells present in both A(n) and </w:t>
      </w:r>
      <w:proofErr w:type="gramStart"/>
      <w:r w:rsidRPr="0090741D">
        <w:rPr>
          <w:rFonts w:eastAsiaTheme="minorHAnsi"/>
          <w:bCs/>
          <w:color w:val="000000" w:themeColor="text1"/>
        </w:rPr>
        <w:t>B(</w:t>
      </w:r>
      <w:proofErr w:type="gramEnd"/>
      <w:r w:rsidRPr="0090741D">
        <w:rPr>
          <w:rFonts w:eastAsiaTheme="minorHAnsi"/>
          <w:bCs/>
          <w:color w:val="000000" w:themeColor="text1"/>
        </w:rPr>
        <w:t>1), was applied to environment B(1). The model's predictions were significantly less accurate than those of a model trained on shuffled position data (double-sided t-tests: Rat 1: t(998) = 84.1, p = 0; Rat 2: t(998) = 18.8, p = 7.4 × 10</w:t>
      </w:r>
      <w:r w:rsidRPr="0090741D">
        <w:rPr>
          <w:rFonts w:eastAsiaTheme="minorHAnsi"/>
          <w:bCs/>
          <w:color w:val="000000" w:themeColor="text1"/>
          <w:vertAlign w:val="superscript"/>
        </w:rPr>
        <w:t>-68</w:t>
      </w:r>
      <w:r w:rsidRPr="0090741D">
        <w:rPr>
          <w:rFonts w:eastAsiaTheme="minorHAnsi"/>
          <w:bCs/>
          <w:color w:val="000000" w:themeColor="text1"/>
        </w:rPr>
        <w:t>; Rat 3: t(998) = 74.7, p = 0; Rat 4: t(998) = 13.1, p = 2.0 × 10</w:t>
      </w:r>
      <w:r w:rsidRPr="0090741D">
        <w:rPr>
          <w:rFonts w:eastAsiaTheme="minorHAnsi"/>
          <w:bCs/>
          <w:color w:val="000000" w:themeColor="text1"/>
          <w:vertAlign w:val="superscript"/>
        </w:rPr>
        <w:t>-36</w:t>
      </w:r>
      <w:r w:rsidRPr="0090741D">
        <w:rPr>
          <w:rFonts w:eastAsiaTheme="minorHAnsi"/>
          <w:bCs/>
          <w:color w:val="000000" w:themeColor="text1"/>
        </w:rPr>
        <w:t>; Rat 5: t(998) = 154.4, p = 0). Error bars represent standard error. Three asterisks (</w:t>
      </w:r>
      <w:r w:rsidRPr="0090741D">
        <w:rPr>
          <w:rFonts w:eastAsiaTheme="minorHAnsi"/>
          <w:color w:val="000000" w:themeColor="text1"/>
        </w:rPr>
        <w:t>***) indicate p &lt; 10</w:t>
      </w:r>
      <w:r w:rsidRPr="0090741D">
        <w:rPr>
          <w:rFonts w:eastAsiaTheme="minorHAnsi"/>
          <w:color w:val="000000" w:themeColor="text1"/>
          <w:vertAlign w:val="superscript"/>
        </w:rPr>
        <w:t>-35</w:t>
      </w:r>
      <w:r w:rsidRPr="0090741D">
        <w:rPr>
          <w:rFonts w:eastAsiaTheme="minorHAnsi"/>
          <w:color w:val="000000" w:themeColor="text1"/>
        </w:rPr>
        <w:t>.</w:t>
      </w:r>
    </w:p>
    <w:p w14:paraId="7AF30FBD" w14:textId="76D33040" w:rsidR="00F240B4" w:rsidRPr="0090741D" w:rsidRDefault="00F240B4" w:rsidP="00F240B4">
      <w:pPr>
        <w:numPr>
          <w:ilvl w:val="0"/>
          <w:numId w:val="17"/>
        </w:numPr>
        <w:spacing w:line="480" w:lineRule="auto"/>
        <w:rPr>
          <w:rFonts w:eastAsiaTheme="minorHAnsi"/>
          <w:b/>
          <w:color w:val="000000" w:themeColor="text1"/>
        </w:rPr>
      </w:pPr>
      <w:r w:rsidRPr="0090741D">
        <w:rPr>
          <w:rFonts w:eastAsiaTheme="minorHAnsi"/>
          <w:color w:val="000000" w:themeColor="text1"/>
        </w:rPr>
        <w:t xml:space="preserve">(Top row) Model trained on position and calcium trace data from session A(n), using cells present in both A(n) and </w:t>
      </w:r>
      <w:proofErr w:type="gramStart"/>
      <w:r w:rsidRPr="0090741D">
        <w:rPr>
          <w:rFonts w:eastAsiaTheme="minorHAnsi"/>
          <w:color w:val="000000" w:themeColor="text1"/>
        </w:rPr>
        <w:t>B(</w:t>
      </w:r>
      <w:proofErr w:type="gramEnd"/>
      <w:r w:rsidRPr="0090741D">
        <w:rPr>
          <w:rFonts w:eastAsiaTheme="minorHAnsi"/>
          <w:color w:val="000000" w:themeColor="text1"/>
        </w:rPr>
        <w:t xml:space="preserve">1). Left: The model demonstrated on the training data from session A(n). Middle: The same model applied to held-out trace data (25%) from session A(n). Right: The model applied to predict the animal position in session </w:t>
      </w:r>
      <w:proofErr w:type="gramStart"/>
      <w:r w:rsidRPr="0090741D">
        <w:rPr>
          <w:rFonts w:eastAsiaTheme="minorHAnsi"/>
          <w:color w:val="000000" w:themeColor="text1"/>
        </w:rPr>
        <w:t>B(</w:t>
      </w:r>
      <w:proofErr w:type="gramEnd"/>
      <w:r w:rsidRPr="0090741D">
        <w:rPr>
          <w:rFonts w:eastAsiaTheme="minorHAnsi"/>
          <w:color w:val="000000" w:themeColor="text1"/>
        </w:rPr>
        <w:t xml:space="preserve">1). (Bottom row) The same models trained on shuffled position data. Shown here is the </w:t>
      </w:r>
      <w:r w:rsidRPr="0090741D">
        <w:rPr>
          <w:rFonts w:eastAsiaTheme="minorHAnsi"/>
          <w:color w:val="000000" w:themeColor="text1"/>
        </w:rPr>
        <w:lastRenderedPageBreak/>
        <w:t xml:space="preserve">model for Rat 4, </w:t>
      </w:r>
      <w:proofErr w:type="spellStart"/>
      <w:ins w:id="1753" w:author="Sara A Solla" w:date="2026-04-29T18:54:00Z">
        <w:r w:rsidR="006624A9">
          <w:rPr>
            <w:rFonts w:eastAsiaTheme="minorHAnsi"/>
            <w:color w:val="000000" w:themeColor="text1"/>
          </w:rPr>
          <w:t>ß</w:t>
        </w:r>
      </w:ins>
      <w:r w:rsidRPr="0090741D">
        <w:rPr>
          <w:rFonts w:eastAsiaTheme="minorHAnsi"/>
          <w:color w:val="000000" w:themeColor="text1"/>
        </w:rPr>
        <w:t>where</w:t>
      </w:r>
      <w:proofErr w:type="spellEnd"/>
      <w:r w:rsidRPr="0090741D">
        <w:rPr>
          <w:rFonts w:eastAsiaTheme="minorHAnsi"/>
          <w:color w:val="000000" w:themeColor="text1"/>
        </w:rPr>
        <w:t xml:space="preserve"> the shuffled model performed significantly better than the model trained on session A(n) for decoding position in session </w:t>
      </w:r>
      <w:proofErr w:type="gramStart"/>
      <w:r w:rsidRPr="0090741D">
        <w:rPr>
          <w:rFonts w:eastAsiaTheme="minorHAnsi"/>
          <w:color w:val="000000" w:themeColor="text1"/>
        </w:rPr>
        <w:t>B(</w:t>
      </w:r>
      <w:proofErr w:type="gramEnd"/>
      <w:r w:rsidRPr="0090741D">
        <w:rPr>
          <w:rFonts w:eastAsiaTheme="minorHAnsi"/>
          <w:color w:val="000000" w:themeColor="text1"/>
        </w:rPr>
        <w:t>1) (500 simulations, t(998) = 13.1, p = 2.0 × 10</w:t>
      </w:r>
      <w:r w:rsidRPr="0090741D">
        <w:rPr>
          <w:rFonts w:eastAsiaTheme="minorHAnsi"/>
          <w:color w:val="000000" w:themeColor="text1"/>
          <w:vertAlign w:val="superscript"/>
        </w:rPr>
        <w:t>-36</w:t>
      </w:r>
      <w:r w:rsidRPr="0090741D">
        <w:rPr>
          <w:rFonts w:eastAsiaTheme="minorHAnsi"/>
          <w:color w:val="000000" w:themeColor="text1"/>
        </w:rPr>
        <w:t>). For visualization purposes, distance from the corner of the environment is plotted using normalized values in arbitrary units [</w:t>
      </w:r>
      <w:proofErr w:type="spellStart"/>
      <w:r w:rsidRPr="0090741D">
        <w:rPr>
          <w:rFonts w:eastAsiaTheme="minorHAnsi"/>
          <w:color w:val="000000" w:themeColor="text1"/>
        </w:rPr>
        <w:t>a.u</w:t>
      </w:r>
      <w:proofErr w:type="spellEnd"/>
      <w:r w:rsidRPr="0090741D">
        <w:rPr>
          <w:rFonts w:eastAsiaTheme="minorHAnsi"/>
          <w:color w:val="000000" w:themeColor="text1"/>
        </w:rPr>
        <w:t>.].</w:t>
      </w:r>
    </w:p>
    <w:p w14:paraId="5FC7D227" w14:textId="77777777" w:rsidR="001614F3" w:rsidRDefault="001614F3">
      <w:pPr>
        <w:rPr>
          <w:ins w:id="1754" w:author="Hannah Suzanne Wirtshafter" w:date="2026-05-08T15:00:00Z"/>
        </w:rPr>
      </w:pPr>
      <w:ins w:id="1755" w:author="Hannah Suzanne Wirtshafter" w:date="2026-05-08T15:00:00Z">
        <w:r>
          <w:br w:type="page"/>
        </w:r>
      </w:ins>
    </w:p>
    <w:p w14:paraId="6476F335" w14:textId="24CAE316" w:rsidR="001614F3" w:rsidRDefault="00271971">
      <w:pPr>
        <w:rPr>
          <w:ins w:id="1756" w:author="Hannah Suzanne Wirtshafter" w:date="2026-05-08T15:00:00Z"/>
        </w:rPr>
      </w:pPr>
      <w:ins w:id="1757" w:author="Hannah Suzanne Wirtshafter" w:date="2026-05-08T15:18:00Z">
        <w:r>
          <w:rPr>
            <w:noProof/>
          </w:rPr>
          <w:lastRenderedPageBreak/>
          <w:drawing>
            <wp:inline distT="0" distB="0" distL="0" distR="0" wp14:anchorId="167686F4" wp14:editId="6D88388D">
              <wp:extent cx="5943600" cy="7597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upps_trimmed2.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7597775"/>
                      </a:xfrm>
                      <a:prstGeom prst="rect">
                        <a:avLst/>
                      </a:prstGeom>
                    </pic:spPr>
                  </pic:pic>
                </a:graphicData>
              </a:graphic>
            </wp:inline>
          </w:drawing>
        </w:r>
      </w:ins>
    </w:p>
    <w:p w14:paraId="1ADD6407" w14:textId="74BA8D9A" w:rsidR="001614F3" w:rsidRDefault="001614F3" w:rsidP="001614F3">
      <w:pPr>
        <w:pStyle w:val="p1"/>
        <w:numPr>
          <w:ilvl w:val="0"/>
          <w:numId w:val="28"/>
        </w:numPr>
        <w:rPr>
          <w:ins w:id="1758" w:author="Hannah Suzanne Wirtshafter" w:date="2026-05-08T15:01:00Z"/>
        </w:rPr>
      </w:pPr>
      <w:ins w:id="1759" w:author="Hannah Suzanne Wirtshafter" w:date="2026-05-08T15:00:00Z">
        <w:r>
          <w:t xml:space="preserve">Procrustes alignment error across contexts within each rat. To quantify direct alignment of task trajectories across contexts, latent trajectories from day A(n) and day </w:t>
        </w:r>
        <w:proofErr w:type="gramStart"/>
        <w:r>
          <w:t>B(</w:t>
        </w:r>
        <w:proofErr w:type="gramEnd"/>
        <w:r>
          <w:t xml:space="preserve">1) were aligned using the Procrustes algorithm. Alignment quality was quantified as the aligned root mean squared error (RMSE; lower values indicate better alignment). Black circles </w:t>
        </w:r>
        <w:r>
          <w:lastRenderedPageBreak/>
          <w:t xml:space="preserve">indicate the mean aligned RMSE across 20 independent CEBRA runs for each rat; horizontal lines denote ±SEM. Gray violins show shuffled null distributions generated by randomly permuting task-bin identities in the </w:t>
        </w:r>
        <w:proofErr w:type="gramStart"/>
        <w:r>
          <w:t>B(</w:t>
        </w:r>
        <w:proofErr w:type="gramEnd"/>
        <w:r>
          <w:t xml:space="preserve">1) trajectories prior to alignment and averaging the resulting RMSE values across runs. Observed alignment errors were significantly lower than expected by chance in all rats (one-sided permutation p &lt; 0.002; 500 permutations), indicating that task trajectories were substantially more </w:t>
        </w:r>
      </w:ins>
      <w:ins w:id="1760" w:author="Hannah Suzanne Wirtshafter" w:date="2026-05-08T15:01:00Z">
        <w:r>
          <w:t xml:space="preserve">able to be </w:t>
        </w:r>
      </w:ins>
      <w:ins w:id="1761" w:author="Hannah Suzanne Wirtshafter" w:date="2026-05-08T15:00:00Z">
        <w:r>
          <w:t>across contexts than expected from shuffled task-state relationships.</w:t>
        </w:r>
      </w:ins>
    </w:p>
    <w:p w14:paraId="0762BAD6" w14:textId="77777777" w:rsidR="000F4BA7" w:rsidRDefault="000F4BA7" w:rsidP="000F4BA7">
      <w:pPr>
        <w:pStyle w:val="p1"/>
        <w:numPr>
          <w:ilvl w:val="0"/>
          <w:numId w:val="28"/>
        </w:numPr>
        <w:rPr>
          <w:ins w:id="1762" w:author="Hannah Suzanne Wirtshafter" w:date="2026-05-08T15:04:00Z"/>
        </w:rPr>
      </w:pPr>
      <w:ins w:id="1763" w:author="Hannah Suzanne Wirtshafter" w:date="2026-05-08T15:04:00Z">
        <w:r>
          <w:t xml:space="preserve">Cross-rat Procrustes alignment error for task trajectories. To quantify alignment of task trajectories across animals, latent trajectories corresponding to the five CSUS5 task states were aligned between pairs of rats using the Procrustes algorithm. Alignment quality was quantified as Procrustes disparity (lower values indicate better alignment). Comparisons were performed using A(n) versus A(n) (A v A), </w:t>
        </w:r>
        <w:proofErr w:type="gramStart"/>
        <w:r>
          <w:t>B(</w:t>
        </w:r>
        <w:proofErr w:type="gramEnd"/>
        <w:r>
          <w:t xml:space="preserve">1) versus B(1) (B v B), or A(n) versus B(1) (A v B) embeddings across all ten rat pairs. Black circles indicate the mean Procrustes disparity across rat pairs; horizontal lines denote ±SEM. Gray violins show shuffled null distributions generated by randomly permuting task-bin identities prior to alignment. Observed Procrustes disparities were significantly lower than expected by chance for all comparison types (one-sided permutation p &lt; 0.002; 500 permutations), indicating that task trajectories were substantially more </w:t>
        </w:r>
        <w:proofErr w:type="spellStart"/>
        <w:r>
          <w:t>alignable</w:t>
        </w:r>
        <w:proofErr w:type="spellEnd"/>
        <w:r>
          <w:t xml:space="preserve"> across animals than expected from shuffled task-state relationships.</w:t>
        </w:r>
      </w:ins>
    </w:p>
    <w:p w14:paraId="33D73EC3" w14:textId="77777777" w:rsidR="001614F3" w:rsidRDefault="001614F3" w:rsidP="001614F3">
      <w:pPr>
        <w:pStyle w:val="p1"/>
        <w:numPr>
          <w:ilvl w:val="0"/>
          <w:numId w:val="28"/>
        </w:numPr>
        <w:rPr>
          <w:ins w:id="1764" w:author="Hannah Suzanne Wirtshafter" w:date="2026-05-08T15:00:00Z"/>
        </w:rPr>
      </w:pPr>
    </w:p>
    <w:p w14:paraId="6F9DAA91" w14:textId="32D50C5C" w:rsidR="00B806B6" w:rsidRPr="0090741D" w:rsidRDefault="00B806B6">
      <w:pPr>
        <w:pStyle w:val="ListParagraph"/>
        <w:numPr>
          <w:ilvl w:val="0"/>
          <w:numId w:val="28"/>
        </w:numPr>
        <w:pPrChange w:id="1765" w:author="Hannah Suzanne Wirtshafter" w:date="2026-05-08T15:01:00Z">
          <w:pPr/>
        </w:pPrChange>
      </w:pPr>
      <w:r w:rsidRPr="0090741D">
        <w:br w:type="page"/>
      </w:r>
    </w:p>
    <w:p w14:paraId="12DDAC0E" w14:textId="77777777" w:rsidR="00A12636" w:rsidRPr="0090741D" w:rsidRDefault="00A12636" w:rsidP="006F0F52">
      <w:pPr>
        <w:spacing w:line="480" w:lineRule="auto"/>
      </w:pPr>
    </w:p>
    <w:p w14:paraId="689449A8" w14:textId="2B3FF392" w:rsidR="0068127C" w:rsidRPr="0090741D" w:rsidRDefault="00240CF2" w:rsidP="006F0F52">
      <w:pPr>
        <w:spacing w:line="480" w:lineRule="auto"/>
      </w:pPr>
      <w:r w:rsidRPr="0090741D">
        <w:rPr>
          <w:b/>
          <w:noProof/>
        </w:rPr>
        <w:drawing>
          <wp:inline distT="0" distB="0" distL="0" distR="0" wp14:anchorId="4F70003B" wp14:editId="3E54DC46">
            <wp:extent cx="5943600" cy="60528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1_supps-05.jpg"/>
                    <pic:cNvPicPr/>
                  </pic:nvPicPr>
                  <pic:blipFill>
                    <a:blip r:embed="rId60">
                      <a:extLst>
                        <a:ext uri="{28A0092B-C50C-407E-A947-70E740481C1C}">
                          <a14:useLocalDpi xmlns:a14="http://schemas.microsoft.com/office/drawing/2010/main" val="0"/>
                        </a:ext>
                      </a:extLst>
                    </a:blip>
                    <a:stretch>
                      <a:fillRect/>
                    </a:stretch>
                  </pic:blipFill>
                  <pic:spPr>
                    <a:xfrm>
                      <a:off x="0" y="0"/>
                      <a:ext cx="5943600" cy="6052820"/>
                    </a:xfrm>
                    <a:prstGeom prst="rect">
                      <a:avLst/>
                    </a:prstGeom>
                  </pic:spPr>
                </pic:pic>
              </a:graphicData>
            </a:graphic>
          </wp:inline>
        </w:drawing>
      </w:r>
    </w:p>
    <w:p w14:paraId="56886486" w14:textId="77777777" w:rsidR="005A4358" w:rsidRPr="0090741D" w:rsidRDefault="0068127C" w:rsidP="005A4358">
      <w:pPr>
        <w:spacing w:line="480" w:lineRule="auto"/>
        <w:rPr>
          <w:b/>
          <w:bCs/>
        </w:rPr>
      </w:pPr>
      <w:r w:rsidRPr="0090741D">
        <w:rPr>
          <w:b/>
          <w:bCs/>
        </w:rPr>
        <w:t>Figure S5. PCA</w:t>
      </w:r>
      <w:r w:rsidR="00121200" w:rsidRPr="0090741D">
        <w:rPr>
          <w:b/>
          <w:bCs/>
        </w:rPr>
        <w:t xml:space="preserve"> </w:t>
      </w:r>
      <w:r w:rsidR="005A4358" w:rsidRPr="0090741D">
        <w:rPr>
          <w:b/>
          <w:bCs/>
        </w:rPr>
        <w:t xml:space="preserve">computations for session A(n) and session </w:t>
      </w:r>
      <w:proofErr w:type="gramStart"/>
      <w:r w:rsidR="005A4358" w:rsidRPr="0090741D">
        <w:rPr>
          <w:b/>
          <w:bCs/>
        </w:rPr>
        <w:t>B(</w:t>
      </w:r>
      <w:proofErr w:type="gramEnd"/>
      <w:r w:rsidR="005A4358" w:rsidRPr="0090741D">
        <w:rPr>
          <w:b/>
          <w:bCs/>
        </w:rPr>
        <w:t xml:space="preserve">1). </w:t>
      </w:r>
    </w:p>
    <w:p w14:paraId="1BDAA3A0" w14:textId="6643E537" w:rsidR="0068127C" w:rsidRPr="0090741D" w:rsidRDefault="005A4358" w:rsidP="006F0F52">
      <w:pPr>
        <w:spacing w:line="480" w:lineRule="auto"/>
        <w:rPr>
          <w:bCs/>
        </w:rPr>
      </w:pPr>
      <w:r w:rsidRPr="0090741D">
        <w:rPr>
          <w:bCs/>
        </w:rPr>
        <w:t>Only cells present in both sessions were used. Principal component analysis (PCA) revealed that approximately 15-25 principal components (PCs) are needed to account for 95% of the variance in the data. When using the complete cell population (not shown), more than 25 PCs are required to achieve the same variance. Across and within all sessions and representations (spatial and task), the principal angles between manifolds remain highly similar.</w:t>
      </w:r>
    </w:p>
    <w:p w14:paraId="2DC3F2B0" w14:textId="0A3ED520" w:rsidR="0068127C" w:rsidRPr="0090741D" w:rsidRDefault="00240CF2" w:rsidP="006F0F52">
      <w:pPr>
        <w:spacing w:line="480" w:lineRule="auto"/>
      </w:pPr>
      <w:r w:rsidRPr="0090741D">
        <w:rPr>
          <w:b/>
          <w:noProof/>
        </w:rPr>
        <w:lastRenderedPageBreak/>
        <w:drawing>
          <wp:inline distT="0" distB="0" distL="0" distR="0" wp14:anchorId="2782F0F6" wp14:editId="1C8DC32C">
            <wp:extent cx="4216400" cy="70015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1_supps-06.jpg"/>
                    <pic:cNvPicPr/>
                  </pic:nvPicPr>
                  <pic:blipFill>
                    <a:blip r:embed="rId61">
                      <a:extLst>
                        <a:ext uri="{28A0092B-C50C-407E-A947-70E740481C1C}">
                          <a14:useLocalDpi xmlns:a14="http://schemas.microsoft.com/office/drawing/2010/main" val="0"/>
                        </a:ext>
                      </a:extLst>
                    </a:blip>
                    <a:stretch>
                      <a:fillRect/>
                    </a:stretch>
                  </pic:blipFill>
                  <pic:spPr>
                    <a:xfrm>
                      <a:off x="0" y="0"/>
                      <a:ext cx="4221008" cy="7009191"/>
                    </a:xfrm>
                    <a:prstGeom prst="rect">
                      <a:avLst/>
                    </a:prstGeom>
                  </pic:spPr>
                </pic:pic>
              </a:graphicData>
            </a:graphic>
          </wp:inline>
        </w:drawing>
      </w:r>
    </w:p>
    <w:p w14:paraId="5142214E" w14:textId="464FA0BC" w:rsidR="00630BFB" w:rsidRPr="0090741D" w:rsidRDefault="0068127C" w:rsidP="006F0F52">
      <w:pPr>
        <w:spacing w:line="480" w:lineRule="auto"/>
      </w:pPr>
      <w:r w:rsidRPr="0090741D">
        <w:rPr>
          <w:b/>
          <w:bCs/>
        </w:rPr>
        <w:t>Figure S6. ICA computations across different segments of a session.</w:t>
      </w:r>
      <w:r w:rsidRPr="0090741D">
        <w:br/>
      </w:r>
      <w:r w:rsidR="00630BFB" w:rsidRPr="0090741D">
        <w:rPr>
          <w:bCs/>
        </w:rPr>
        <w:t xml:space="preserve">Top: Independent component analysis (ICA) was </w:t>
      </w:r>
      <w:r w:rsidR="0032786F" w:rsidRPr="0090741D">
        <w:rPr>
          <w:bCs/>
        </w:rPr>
        <w:t xml:space="preserve">for data </w:t>
      </w:r>
      <w:r w:rsidR="00630BFB" w:rsidRPr="0090741D">
        <w:rPr>
          <w:bCs/>
        </w:rPr>
        <w:t xml:space="preserve">over </w:t>
      </w:r>
      <w:r w:rsidR="0032786F" w:rsidRPr="0090741D">
        <w:rPr>
          <w:bCs/>
        </w:rPr>
        <w:t xml:space="preserve">an </w:t>
      </w:r>
      <w:r w:rsidR="00630BFB" w:rsidRPr="0090741D">
        <w:rPr>
          <w:bCs/>
        </w:rPr>
        <w:t>entire session, using three independent components (ICs). Blue dots represent non-trial times, while red dots represent trial times. Middle: ICA computed over the last two-thirds of the same session</w:t>
      </w:r>
      <w:r w:rsidR="0032786F" w:rsidRPr="0090741D">
        <w:rPr>
          <w:bCs/>
        </w:rPr>
        <w:t xml:space="preserve"> shows</w:t>
      </w:r>
      <w:r w:rsidR="00630BFB" w:rsidRPr="0090741D">
        <w:rPr>
          <w:bCs/>
        </w:rPr>
        <w:t xml:space="preserve"> variability in </w:t>
      </w:r>
      <w:r w:rsidR="00630BFB" w:rsidRPr="0090741D">
        <w:rPr>
          <w:bCs/>
        </w:rPr>
        <w:lastRenderedPageBreak/>
        <w:t xml:space="preserve">ICs across segments within a session. Bottom: ICA computed over the second half of the session shows additional variability in the results of the analysis depending on how the session is divided. These results indicate that </w:t>
      </w:r>
      <w:r w:rsidR="0032786F" w:rsidRPr="0090741D">
        <w:rPr>
          <w:bCs/>
        </w:rPr>
        <w:t xml:space="preserve">independent </w:t>
      </w:r>
      <w:r w:rsidR="00630BFB" w:rsidRPr="0090741D">
        <w:rPr>
          <w:bCs/>
        </w:rPr>
        <w:t>components are highly variable over the course of one session and are sensitive to how the session is partitioned.</w:t>
      </w:r>
    </w:p>
    <w:p w14:paraId="3BAA9C91" w14:textId="60D05170" w:rsidR="0068127C" w:rsidRPr="0090741D" w:rsidRDefault="00630BFB" w:rsidP="00630BFB">
      <w:r w:rsidRPr="0090741D">
        <w:br w:type="page"/>
      </w:r>
    </w:p>
    <w:p w14:paraId="71047F3B" w14:textId="02012BE0" w:rsidR="0068127C" w:rsidRPr="0090741D" w:rsidRDefault="00240CF2" w:rsidP="006F0F52">
      <w:pPr>
        <w:spacing w:line="480" w:lineRule="auto"/>
        <w:rPr>
          <w:iCs/>
        </w:rPr>
      </w:pPr>
      <w:r w:rsidRPr="0090741D">
        <w:rPr>
          <w:b/>
          <w:noProof/>
        </w:rPr>
        <w:lastRenderedPageBreak/>
        <w:drawing>
          <wp:inline distT="0" distB="0" distL="0" distR="0" wp14:anchorId="01FCDAB7" wp14:editId="669C727F">
            <wp:extent cx="5943600" cy="41497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1_supps-07.jpg"/>
                    <pic:cNvPicPr/>
                  </pic:nvPicPr>
                  <pic:blipFill>
                    <a:blip r:embed="rId62">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p>
    <w:p w14:paraId="5491E8BA" w14:textId="6D53E074" w:rsidR="0068127C" w:rsidRPr="0090741D" w:rsidRDefault="0068127C" w:rsidP="006F0F52">
      <w:pPr>
        <w:spacing w:line="480" w:lineRule="auto"/>
        <w:rPr>
          <w:iCs/>
        </w:rPr>
      </w:pPr>
      <w:r w:rsidRPr="0090741D">
        <w:rPr>
          <w:b/>
          <w:bCs/>
          <w:iCs/>
        </w:rPr>
        <w:t xml:space="preserve">Figure S7. </w:t>
      </w:r>
      <w:proofErr w:type="spellStart"/>
      <w:r w:rsidRPr="0090741D">
        <w:rPr>
          <w:b/>
          <w:bCs/>
          <w:iCs/>
        </w:rPr>
        <w:t>Isomap</w:t>
      </w:r>
      <w:proofErr w:type="spellEnd"/>
      <w:r w:rsidRPr="0090741D">
        <w:rPr>
          <w:b/>
          <w:bCs/>
          <w:iCs/>
        </w:rPr>
        <w:t xml:space="preserve"> computations for session A(n) and </w:t>
      </w:r>
      <w:r w:rsidR="0032786F" w:rsidRPr="0090741D">
        <w:rPr>
          <w:b/>
          <w:bCs/>
          <w:iCs/>
        </w:rPr>
        <w:t xml:space="preserve">session </w:t>
      </w:r>
      <w:proofErr w:type="gramStart"/>
      <w:r w:rsidRPr="0090741D">
        <w:rPr>
          <w:b/>
          <w:bCs/>
          <w:iCs/>
        </w:rPr>
        <w:t>B(</w:t>
      </w:r>
      <w:proofErr w:type="gramEnd"/>
      <w:r w:rsidRPr="0090741D">
        <w:rPr>
          <w:b/>
          <w:bCs/>
          <w:iCs/>
        </w:rPr>
        <w:t>1).</w:t>
      </w:r>
      <w:r w:rsidRPr="0090741D">
        <w:rPr>
          <w:iCs/>
        </w:rPr>
        <w:br/>
      </w:r>
      <w:proofErr w:type="spellStart"/>
      <w:r w:rsidR="006275C0" w:rsidRPr="0090741D">
        <w:rPr>
          <w:iCs/>
        </w:rPr>
        <w:t>Isomap</w:t>
      </w:r>
      <w:proofErr w:type="spellEnd"/>
      <w:r w:rsidR="006275C0" w:rsidRPr="0090741D">
        <w:rPr>
          <w:iCs/>
        </w:rPr>
        <w:t xml:space="preserve"> computations suggest that approximately five neural modes are sufficient to achieve a residual variance of 5-10%. However, the shape of the </w:t>
      </w:r>
      <w:proofErr w:type="spellStart"/>
      <w:r w:rsidR="006275C0" w:rsidRPr="0090741D">
        <w:rPr>
          <w:iCs/>
        </w:rPr>
        <w:t>Isomap</w:t>
      </w:r>
      <w:proofErr w:type="spellEnd"/>
      <w:r w:rsidR="006275C0" w:rsidRPr="0090741D">
        <w:rPr>
          <w:iCs/>
        </w:rPr>
        <w:t xml:space="preserve"> embedding does not correlate with any discernable properties of neural activity or behavior, suggesting limited interpretability of the embedding structure</w:t>
      </w:r>
      <w:r w:rsidR="0032786F" w:rsidRPr="0090741D">
        <w:rPr>
          <w:iCs/>
        </w:rPr>
        <w:t>.</w:t>
      </w:r>
    </w:p>
    <w:p w14:paraId="7C9A0FCB" w14:textId="42690607" w:rsidR="0068127C" w:rsidRPr="0090741D" w:rsidRDefault="00240CF2" w:rsidP="006F0F52">
      <w:pPr>
        <w:spacing w:line="480" w:lineRule="auto"/>
      </w:pPr>
      <w:r w:rsidRPr="0090741D">
        <w:rPr>
          <w:b/>
          <w:noProof/>
        </w:rPr>
        <w:lastRenderedPageBreak/>
        <w:drawing>
          <wp:inline distT="0" distB="0" distL="0" distR="0" wp14:anchorId="52191F65" wp14:editId="799D0BF2">
            <wp:extent cx="5943600" cy="36817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_supps-08.jpg"/>
                    <pic:cNvPicPr/>
                  </pic:nvPicPr>
                  <pic:blipFill>
                    <a:blip r:embed="rId63">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p>
    <w:p w14:paraId="3D5CD1FC" w14:textId="3816525F" w:rsidR="0068127C" w:rsidRPr="0090741D" w:rsidRDefault="0068127C" w:rsidP="006F0F52">
      <w:pPr>
        <w:spacing w:line="480" w:lineRule="auto"/>
      </w:pPr>
      <w:r w:rsidRPr="0090741D">
        <w:rPr>
          <w:b/>
          <w:bCs/>
        </w:rPr>
        <w:t xml:space="preserve">Figure S8. MIND outputs for sessions A(n), </w:t>
      </w:r>
      <w:proofErr w:type="gramStart"/>
      <w:r w:rsidRPr="0090741D">
        <w:rPr>
          <w:b/>
          <w:bCs/>
        </w:rPr>
        <w:t>B(</w:t>
      </w:r>
      <w:proofErr w:type="gramEnd"/>
      <w:r w:rsidRPr="0090741D">
        <w:rPr>
          <w:b/>
          <w:bCs/>
        </w:rPr>
        <w:t>1), and concatenated sessions.</w:t>
      </w:r>
      <w:r w:rsidRPr="0090741D">
        <w:br/>
      </w:r>
      <w:r w:rsidR="006275C0" w:rsidRPr="0090741D">
        <w:rPr>
          <w:bCs/>
        </w:rPr>
        <w:t xml:space="preserve">Top row: MIND embeddings during movement, excluding trial periods, with color bars representing frames. The temporal structure of the data is well captured, with clear separation between A(n) and </w:t>
      </w:r>
      <w:proofErr w:type="gramStart"/>
      <w:r w:rsidR="006275C0" w:rsidRPr="0090741D">
        <w:rPr>
          <w:bCs/>
        </w:rPr>
        <w:t>B(</w:t>
      </w:r>
      <w:proofErr w:type="gramEnd"/>
      <w:r w:rsidR="006275C0" w:rsidRPr="0090741D">
        <w:rPr>
          <w:bCs/>
        </w:rPr>
        <w:t>1). Bottom row: MIND embeddings during conditioning periods are highly unstable. Small changes in parameters result in substantial shifts in the embedding structure, transitioning from a linear structure (left) to an undefined, unstable cloud (middle and right).</w:t>
      </w:r>
    </w:p>
    <w:p w14:paraId="2CF09879" w14:textId="275BFBCD" w:rsidR="0068127C" w:rsidRPr="0090741D" w:rsidRDefault="0068127C" w:rsidP="006F0F52">
      <w:pPr>
        <w:spacing w:line="480" w:lineRule="auto"/>
        <w:rPr>
          <w:b/>
          <w:noProof/>
        </w:rPr>
      </w:pPr>
    </w:p>
    <w:p w14:paraId="0ED7AD3C" w14:textId="02A92CF1" w:rsidR="00D14662" w:rsidRPr="0090741D" w:rsidRDefault="00D14662" w:rsidP="006F0F52">
      <w:pPr>
        <w:spacing w:line="480" w:lineRule="auto"/>
      </w:pPr>
      <w:r w:rsidRPr="0090741D">
        <w:rPr>
          <w:noProof/>
        </w:rPr>
        <w:lastRenderedPageBreak/>
        <w:drawing>
          <wp:inline distT="0" distB="0" distL="0" distR="0" wp14:anchorId="2F2DD498" wp14:editId="3A7C771E">
            <wp:extent cx="5943600" cy="44811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1_supps-09.jpg"/>
                    <pic:cNvPicPr/>
                  </pic:nvPicPr>
                  <pic:blipFill>
                    <a:blip r:embed="rId64">
                      <a:extLst>
                        <a:ext uri="{28A0092B-C50C-407E-A947-70E740481C1C}">
                          <a14:useLocalDpi xmlns:a14="http://schemas.microsoft.com/office/drawing/2010/main" val="0"/>
                        </a:ext>
                      </a:extLst>
                    </a:blip>
                    <a:stretch>
                      <a:fillRect/>
                    </a:stretch>
                  </pic:blipFill>
                  <pic:spPr>
                    <a:xfrm>
                      <a:off x="0" y="0"/>
                      <a:ext cx="5943600" cy="4481195"/>
                    </a:xfrm>
                    <a:prstGeom prst="rect">
                      <a:avLst/>
                    </a:prstGeom>
                  </pic:spPr>
                </pic:pic>
              </a:graphicData>
            </a:graphic>
          </wp:inline>
        </w:drawing>
      </w:r>
    </w:p>
    <w:p w14:paraId="52F1203F" w14:textId="59410EDB" w:rsidR="006275C0" w:rsidRPr="0090741D" w:rsidRDefault="006275C0" w:rsidP="006275C0">
      <w:pPr>
        <w:spacing w:line="480" w:lineRule="auto"/>
        <w:rPr>
          <w:bCs/>
        </w:rPr>
      </w:pPr>
      <w:r w:rsidRPr="0090741D">
        <w:rPr>
          <w:b/>
          <w:bCs/>
        </w:rPr>
        <w:t>Figure S9. Grid search over decoding parameters for position.</w:t>
      </w:r>
      <w:r w:rsidRPr="0090741D">
        <w:rPr>
          <w:b/>
          <w:bCs/>
        </w:rPr>
        <w:br/>
      </w:r>
      <w:r w:rsidRPr="0090741D">
        <w:rPr>
          <w:bCs/>
        </w:rPr>
        <w:t>A grid search was performed over three parameters: minimum temperature, learning rate, and number of iterations</w:t>
      </w:r>
      <w:r w:rsidR="00B77E3B" w:rsidRPr="0090741D">
        <w:rPr>
          <w:bCs/>
        </w:rPr>
        <w:t>,</w:t>
      </w:r>
      <w:r w:rsidRPr="0090741D">
        <w:rPr>
          <w:bCs/>
        </w:rPr>
        <w:t xml:space="preserve"> for decoding position. Models were trained using cells from session A(n) that also appeared in session A(n-1). The figure shows decoding accuracy for session A(n-1) using the </w:t>
      </w:r>
      <w:r w:rsidR="006B0AFE" w:rsidRPr="0090741D">
        <w:rPr>
          <w:bCs/>
        </w:rPr>
        <w:t>models</w:t>
      </w:r>
      <w:r w:rsidR="00B77E3B" w:rsidRPr="0090741D">
        <w:rPr>
          <w:bCs/>
        </w:rPr>
        <w:t xml:space="preserve"> trained on data from session A(n)</w:t>
      </w:r>
      <w:r w:rsidRPr="0090741D">
        <w:rPr>
          <w:bCs/>
        </w:rPr>
        <w:t>. Yellow areas indicate higher decoding accuracy.</w:t>
      </w:r>
    </w:p>
    <w:p w14:paraId="5F6F0F0C" w14:textId="5E94F141" w:rsidR="0068127C" w:rsidRPr="0090741D" w:rsidRDefault="002671ED" w:rsidP="006F0F52">
      <w:pPr>
        <w:spacing w:line="480" w:lineRule="auto"/>
      </w:pPr>
      <w:r w:rsidRPr="0090741D">
        <w:rPr>
          <w:noProof/>
        </w:rPr>
        <w:lastRenderedPageBreak/>
        <w:drawing>
          <wp:inline distT="0" distB="0" distL="0" distR="0" wp14:anchorId="12F82D5F" wp14:editId="1595D9FF">
            <wp:extent cx="5943600" cy="497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1_supps-10.jpg"/>
                    <pic:cNvPicPr/>
                  </pic:nvPicPr>
                  <pic:blipFill>
                    <a:blip r:embed="rId65">
                      <a:extLst>
                        <a:ext uri="{28A0092B-C50C-407E-A947-70E740481C1C}">
                          <a14:useLocalDpi xmlns:a14="http://schemas.microsoft.com/office/drawing/2010/main" val="0"/>
                        </a:ext>
                      </a:extLst>
                    </a:blip>
                    <a:stretch>
                      <a:fillRect/>
                    </a:stretch>
                  </pic:blipFill>
                  <pic:spPr>
                    <a:xfrm>
                      <a:off x="0" y="0"/>
                      <a:ext cx="5943600" cy="4978400"/>
                    </a:xfrm>
                    <a:prstGeom prst="rect">
                      <a:avLst/>
                    </a:prstGeom>
                  </pic:spPr>
                </pic:pic>
              </a:graphicData>
            </a:graphic>
          </wp:inline>
        </w:drawing>
      </w:r>
    </w:p>
    <w:p w14:paraId="42A12DA7" w14:textId="0C7D8B08" w:rsidR="0068127C" w:rsidRPr="0090741D" w:rsidRDefault="0068127C" w:rsidP="006F0F52">
      <w:pPr>
        <w:spacing w:line="480" w:lineRule="auto"/>
      </w:pPr>
      <w:r w:rsidRPr="0090741D">
        <w:rPr>
          <w:b/>
          <w:bCs/>
        </w:rPr>
        <w:t xml:space="preserve">Figure S10. Position decoding error as a function of </w:t>
      </w:r>
      <w:r w:rsidR="00F80955" w:rsidRPr="0090741D">
        <w:rPr>
          <w:b/>
          <w:bCs/>
        </w:rPr>
        <w:t xml:space="preserve">the number of </w:t>
      </w:r>
      <w:proofErr w:type="spellStart"/>
      <w:proofErr w:type="gramStart"/>
      <w:r w:rsidRPr="0090741D">
        <w:rPr>
          <w:b/>
          <w:bCs/>
        </w:rPr>
        <w:t>latent</w:t>
      </w:r>
      <w:r w:rsidR="00F80955" w:rsidRPr="0090741D">
        <w:rPr>
          <w:b/>
          <w:bCs/>
        </w:rPr>
        <w:t>s</w:t>
      </w:r>
      <w:proofErr w:type="spellEnd"/>
      <w:r w:rsidRPr="0090741D">
        <w:rPr>
          <w:b/>
          <w:bCs/>
        </w:rPr>
        <w:t xml:space="preserve">  (</w:t>
      </w:r>
      <w:proofErr w:type="gramEnd"/>
      <w:r w:rsidRPr="0090741D">
        <w:rPr>
          <w:b/>
          <w:bCs/>
        </w:rPr>
        <w:t>Rat 5).</w:t>
      </w:r>
      <w:r w:rsidRPr="0090741D">
        <w:br/>
        <w:t xml:space="preserve">This figure shows the decoding error for position as the number of </w:t>
      </w:r>
      <w:proofErr w:type="spellStart"/>
      <w:r w:rsidRPr="0090741D">
        <w:t>laten</w:t>
      </w:r>
      <w:r w:rsidR="00F80955" w:rsidRPr="0090741D">
        <w:t>ts</w:t>
      </w:r>
      <w:proofErr w:type="spellEnd"/>
      <w:r w:rsidR="00F80955" w:rsidRPr="0090741D">
        <w:t xml:space="preserve"> </w:t>
      </w:r>
      <w:r w:rsidRPr="0090741D">
        <w:t xml:space="preserve">increases. </w:t>
      </w:r>
      <w:r w:rsidR="00DD637B" w:rsidRPr="0090741D">
        <w:t xml:space="preserve">Left panels: model trained on data from A(n), tested on held out data from A(n). </w:t>
      </w:r>
      <w:r w:rsidRPr="0090741D">
        <w:rPr>
          <w:bCs/>
        </w:rPr>
        <w:t xml:space="preserve">Upper </w:t>
      </w:r>
      <w:r w:rsidR="00F80955" w:rsidRPr="0090741D">
        <w:rPr>
          <w:bCs/>
        </w:rPr>
        <w:t xml:space="preserve">left </w:t>
      </w:r>
      <w:r w:rsidRPr="0090741D">
        <w:rPr>
          <w:bCs/>
        </w:rPr>
        <w:t>panel:</w:t>
      </w:r>
      <w:r w:rsidRPr="0090741D">
        <w:t xml:space="preserve"> As </w:t>
      </w:r>
      <w:r w:rsidR="00D77ACE" w:rsidRPr="0090741D">
        <w:t>the number of</w:t>
      </w:r>
      <w:r w:rsidRPr="0090741D">
        <w:t xml:space="preserve"> </w:t>
      </w:r>
      <w:proofErr w:type="spellStart"/>
      <w:r w:rsidRPr="0090741D">
        <w:t>latent</w:t>
      </w:r>
      <w:r w:rsidR="00DD637B" w:rsidRPr="0090741D">
        <w:t>s</w:t>
      </w:r>
      <w:proofErr w:type="spellEnd"/>
      <w:r w:rsidRPr="0090741D">
        <w:t xml:space="preserve"> </w:t>
      </w:r>
      <w:r w:rsidR="00D77ACE" w:rsidRPr="0090741D">
        <w:t>increases</w:t>
      </w:r>
      <w:r w:rsidRPr="0090741D">
        <w:t>, the model's ability to decode a different session within the same environment</w:t>
      </w:r>
      <w:r w:rsidR="00DD637B" w:rsidRPr="0090741D">
        <w:t xml:space="preserve"> </w:t>
      </w:r>
      <w:r w:rsidRPr="0090741D">
        <w:t>decreases. This effect is not consistent across all rats</w:t>
      </w:r>
      <w:r w:rsidR="00DD637B" w:rsidRPr="0090741D">
        <w:t xml:space="preserve">; see lower left panel. </w:t>
      </w:r>
      <w:r w:rsidRPr="0090741D">
        <w:t xml:space="preserve"> </w:t>
      </w:r>
      <w:r w:rsidR="00DD637B" w:rsidRPr="0090741D">
        <w:t xml:space="preserve">Right panels: model trained on data from A(n), tested on A(n-1) (top) or </w:t>
      </w:r>
      <w:proofErr w:type="gramStart"/>
      <w:r w:rsidR="00DD637B" w:rsidRPr="0090741D">
        <w:t>B(</w:t>
      </w:r>
      <w:proofErr w:type="gramEnd"/>
      <w:r w:rsidR="00DD637B" w:rsidRPr="0090741D">
        <w:t xml:space="preserve">1) (bottom). Performance is particularly bad when the model is tested on a different environment (lower right panel). </w:t>
      </w:r>
    </w:p>
    <w:p w14:paraId="3C6147E5" w14:textId="27569212" w:rsidR="0068127C" w:rsidRPr="0090741D" w:rsidRDefault="002671ED" w:rsidP="006F0F52">
      <w:pPr>
        <w:spacing w:line="480" w:lineRule="auto"/>
      </w:pPr>
      <w:r w:rsidRPr="0090741D">
        <w:rPr>
          <w:noProof/>
        </w:rPr>
        <w:lastRenderedPageBreak/>
        <w:drawing>
          <wp:inline distT="0" distB="0" distL="0" distR="0" wp14:anchorId="3F2E7470" wp14:editId="1F7B07A5">
            <wp:extent cx="5943600" cy="4956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1_supps-11.jpg"/>
                    <pic:cNvPicPr/>
                  </pic:nvPicPr>
                  <pic:blipFill>
                    <a:blip r:embed="rId66">
                      <a:extLst>
                        <a:ext uri="{28A0092B-C50C-407E-A947-70E740481C1C}">
                          <a14:useLocalDpi xmlns:a14="http://schemas.microsoft.com/office/drawing/2010/main" val="0"/>
                        </a:ext>
                      </a:extLst>
                    </a:blip>
                    <a:stretch>
                      <a:fillRect/>
                    </a:stretch>
                  </pic:blipFill>
                  <pic:spPr>
                    <a:xfrm>
                      <a:off x="0" y="0"/>
                      <a:ext cx="5943600" cy="4956810"/>
                    </a:xfrm>
                    <a:prstGeom prst="rect">
                      <a:avLst/>
                    </a:prstGeom>
                  </pic:spPr>
                </pic:pic>
              </a:graphicData>
            </a:graphic>
          </wp:inline>
        </w:drawing>
      </w:r>
    </w:p>
    <w:p w14:paraId="4611D524" w14:textId="1AEA22A3" w:rsidR="00B576D1" w:rsidRPr="0090741D" w:rsidRDefault="00612756" w:rsidP="00B576D1">
      <w:pPr>
        <w:spacing w:line="480" w:lineRule="auto"/>
        <w:rPr>
          <w:bCs/>
          <w:color w:val="000000" w:themeColor="text1"/>
        </w:rPr>
      </w:pPr>
      <w:r w:rsidRPr="0090741D">
        <w:rPr>
          <w:b/>
          <w:bCs/>
          <w:color w:val="000000" w:themeColor="text1"/>
        </w:rPr>
        <w:t xml:space="preserve">Figure S11. CSUS2 decoding accuracy with increasing number of </w:t>
      </w:r>
      <w:proofErr w:type="spellStart"/>
      <w:r w:rsidRPr="0090741D">
        <w:rPr>
          <w:b/>
          <w:bCs/>
          <w:color w:val="000000" w:themeColor="text1"/>
        </w:rPr>
        <w:t>latents</w:t>
      </w:r>
      <w:proofErr w:type="spellEnd"/>
      <w:r w:rsidRPr="0090741D">
        <w:rPr>
          <w:b/>
          <w:bCs/>
          <w:color w:val="000000" w:themeColor="text1"/>
        </w:rPr>
        <w:t xml:space="preserve"> (Rat 3).</w:t>
      </w:r>
      <w:r w:rsidRPr="0090741D">
        <w:rPr>
          <w:b/>
          <w:bCs/>
          <w:color w:val="000000" w:themeColor="text1"/>
        </w:rPr>
        <w:br/>
      </w:r>
      <w:r w:rsidR="00F136A5" w:rsidRPr="0090741D">
        <w:rPr>
          <w:bCs/>
          <w:color w:val="000000" w:themeColor="text1"/>
        </w:rPr>
        <w:t xml:space="preserve">Percent </w:t>
      </w:r>
      <w:r w:rsidRPr="0090741D">
        <w:rPr>
          <w:bCs/>
          <w:color w:val="000000" w:themeColor="text1"/>
        </w:rPr>
        <w:t xml:space="preserve">of incorrect decoding for the CSUS2 model as the number of </w:t>
      </w:r>
      <w:proofErr w:type="spellStart"/>
      <w:r w:rsidRPr="0090741D">
        <w:rPr>
          <w:bCs/>
          <w:color w:val="000000" w:themeColor="text1"/>
        </w:rPr>
        <w:t>latents</w:t>
      </w:r>
      <w:proofErr w:type="spellEnd"/>
      <w:r w:rsidRPr="0090741D">
        <w:rPr>
          <w:bCs/>
          <w:color w:val="000000" w:themeColor="text1"/>
        </w:rPr>
        <w:t xml:space="preserve"> increases. </w:t>
      </w:r>
      <w:r w:rsidR="00F136A5" w:rsidRPr="0090741D">
        <w:t xml:space="preserve">Left panels: model trained on data from A(n), tested on held out data from A(n). As the number of </w:t>
      </w:r>
      <w:proofErr w:type="spellStart"/>
      <w:r w:rsidR="00F136A5" w:rsidRPr="0090741D">
        <w:t>latents</w:t>
      </w:r>
      <w:proofErr w:type="spellEnd"/>
      <w:r w:rsidR="00F136A5" w:rsidRPr="0090741D">
        <w:t xml:space="preserve"> increases, the model's ability to decode a different session within the same environment </w:t>
      </w:r>
      <w:r w:rsidR="00CB2150" w:rsidRPr="0090741D">
        <w:t xml:space="preserve">remains stable or slightly decreases. Right panels: model trained on data from A(n), tested on A(n-1) (top) or </w:t>
      </w:r>
      <w:proofErr w:type="gramStart"/>
      <w:r w:rsidR="00CB2150" w:rsidRPr="0090741D">
        <w:t>B(</w:t>
      </w:r>
      <w:proofErr w:type="gramEnd"/>
      <w:r w:rsidR="00CB2150" w:rsidRPr="0090741D">
        <w:t>1) (bottom). Performance remains stable for a different session in the same environment (upper right panel)</w:t>
      </w:r>
      <w:r w:rsidR="00AD2EB9" w:rsidRPr="0090741D">
        <w:t xml:space="preserve"> </w:t>
      </w:r>
      <w:r w:rsidR="00CB2150" w:rsidRPr="0090741D">
        <w:t xml:space="preserve">but deteriorates with increasing number of </w:t>
      </w:r>
      <w:proofErr w:type="spellStart"/>
      <w:r w:rsidR="00CB2150" w:rsidRPr="0090741D">
        <w:t>latents</w:t>
      </w:r>
      <w:proofErr w:type="spellEnd"/>
      <w:r w:rsidR="00CB2150" w:rsidRPr="0090741D">
        <w:t xml:space="preserve"> when the model is tested in a different environment (lower right panel). </w:t>
      </w:r>
      <w:r w:rsidRPr="0090741D">
        <w:rPr>
          <w:bCs/>
          <w:color w:val="000000" w:themeColor="text1"/>
        </w:rPr>
        <w:t>Each model was run 100 times.</w:t>
      </w:r>
      <w:r w:rsidR="00B576D1" w:rsidRPr="0090741D">
        <w:rPr>
          <w:rFonts w:ascii="Helvetica" w:hAnsi="Helvetica"/>
          <w:b/>
          <w:bCs/>
          <w:color w:val="000000" w:themeColor="text1"/>
          <w:sz w:val="20"/>
          <w:szCs w:val="20"/>
        </w:rPr>
        <w:t xml:space="preserve"> </w:t>
      </w:r>
      <w:r w:rsidR="00281809" w:rsidRPr="0090741D">
        <w:rPr>
          <w:b/>
          <w:bCs/>
          <w:noProof/>
          <w:color w:val="000000" w:themeColor="text1"/>
        </w:rPr>
        <w:lastRenderedPageBreak/>
        <w:drawing>
          <wp:inline distT="0" distB="0" distL="0" distR="0" wp14:anchorId="08E3DF39" wp14:editId="517F4F8D">
            <wp:extent cx="5943600" cy="497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_supps-12.jpg"/>
                    <pic:cNvPicPr/>
                  </pic:nvPicPr>
                  <pic:blipFill>
                    <a:blip r:embed="rId67">
                      <a:extLst>
                        <a:ext uri="{28A0092B-C50C-407E-A947-70E740481C1C}">
                          <a14:useLocalDpi xmlns:a14="http://schemas.microsoft.com/office/drawing/2010/main" val="0"/>
                        </a:ext>
                      </a:extLst>
                    </a:blip>
                    <a:stretch>
                      <a:fillRect/>
                    </a:stretch>
                  </pic:blipFill>
                  <pic:spPr>
                    <a:xfrm>
                      <a:off x="0" y="0"/>
                      <a:ext cx="5943600" cy="4978400"/>
                    </a:xfrm>
                    <a:prstGeom prst="rect">
                      <a:avLst/>
                    </a:prstGeom>
                  </pic:spPr>
                </pic:pic>
              </a:graphicData>
            </a:graphic>
          </wp:inline>
        </w:drawing>
      </w:r>
      <w:r w:rsidR="00B576D1" w:rsidRPr="0090741D">
        <w:rPr>
          <w:b/>
          <w:bCs/>
          <w:color w:val="000000" w:themeColor="text1"/>
        </w:rPr>
        <w:t xml:space="preserve">Figure S12. CSUS5 decoding accuracy with increasing number of </w:t>
      </w:r>
      <w:proofErr w:type="spellStart"/>
      <w:r w:rsidR="00B576D1" w:rsidRPr="0090741D">
        <w:rPr>
          <w:b/>
          <w:bCs/>
          <w:color w:val="000000" w:themeColor="text1"/>
        </w:rPr>
        <w:t>latents</w:t>
      </w:r>
      <w:proofErr w:type="spellEnd"/>
      <w:r w:rsidR="00B576D1" w:rsidRPr="0090741D">
        <w:rPr>
          <w:b/>
          <w:bCs/>
          <w:color w:val="000000" w:themeColor="text1"/>
        </w:rPr>
        <w:t xml:space="preserve"> (Rat 5).</w:t>
      </w:r>
      <w:r w:rsidR="00B576D1" w:rsidRPr="0090741D">
        <w:rPr>
          <w:b/>
          <w:bCs/>
          <w:color w:val="000000" w:themeColor="text1"/>
        </w:rPr>
        <w:br/>
      </w:r>
      <w:r w:rsidR="00B576D1" w:rsidRPr="0090741D">
        <w:rPr>
          <w:bCs/>
          <w:color w:val="000000" w:themeColor="text1"/>
        </w:rPr>
        <w:t>Same as Figure S11, but for CSUS5</w:t>
      </w:r>
      <w:r w:rsidR="00AD2EB9" w:rsidRPr="0090741D">
        <w:rPr>
          <w:bCs/>
          <w:color w:val="000000" w:themeColor="text1"/>
        </w:rPr>
        <w:t>;</w:t>
      </w:r>
      <w:r w:rsidR="00B576D1" w:rsidRPr="0090741D">
        <w:rPr>
          <w:bCs/>
          <w:color w:val="000000" w:themeColor="text1"/>
        </w:rPr>
        <w:t xml:space="preserve"> the conditioning period </w:t>
      </w:r>
      <w:r w:rsidR="00AD2EB9" w:rsidRPr="0090741D">
        <w:rPr>
          <w:bCs/>
          <w:color w:val="000000" w:themeColor="text1"/>
        </w:rPr>
        <w:t xml:space="preserve">has been </w:t>
      </w:r>
      <w:r w:rsidR="00B576D1" w:rsidRPr="0090741D">
        <w:rPr>
          <w:bCs/>
          <w:color w:val="000000" w:themeColor="text1"/>
        </w:rPr>
        <w:t xml:space="preserve">divided into </w:t>
      </w:r>
      <w:proofErr w:type="gramStart"/>
      <w:r w:rsidR="00B576D1" w:rsidRPr="0090741D">
        <w:rPr>
          <w:bCs/>
          <w:color w:val="000000" w:themeColor="text1"/>
        </w:rPr>
        <w:t>five time</w:t>
      </w:r>
      <w:proofErr w:type="gramEnd"/>
      <w:r w:rsidR="00B576D1" w:rsidRPr="0090741D">
        <w:rPr>
          <w:bCs/>
          <w:color w:val="000000" w:themeColor="text1"/>
        </w:rPr>
        <w:t xml:space="preserve"> bins instead of two. The percent of incorrect decoding is shown as the number of </w:t>
      </w:r>
      <w:proofErr w:type="spellStart"/>
      <w:r w:rsidR="00B576D1" w:rsidRPr="0090741D">
        <w:rPr>
          <w:bCs/>
          <w:color w:val="000000" w:themeColor="text1"/>
        </w:rPr>
        <w:t>latents</w:t>
      </w:r>
      <w:proofErr w:type="spellEnd"/>
      <w:r w:rsidR="00B576D1" w:rsidRPr="0090741D">
        <w:rPr>
          <w:bCs/>
          <w:color w:val="000000" w:themeColor="text1"/>
        </w:rPr>
        <w:t xml:space="preserve"> increases. </w:t>
      </w:r>
      <w:r w:rsidR="00AD2EB9" w:rsidRPr="0090741D">
        <w:t xml:space="preserve">Left panels: model trained on data from A(n), tested on held out data from A(n). As the number of </w:t>
      </w:r>
      <w:proofErr w:type="spellStart"/>
      <w:r w:rsidR="00AD2EB9" w:rsidRPr="0090741D">
        <w:t>latents</w:t>
      </w:r>
      <w:proofErr w:type="spellEnd"/>
      <w:r w:rsidR="00AD2EB9" w:rsidRPr="0090741D">
        <w:t xml:space="preserve"> increases, the model's ability to decode a different session within the same environment remains stable or slightly increases. Right panels: model trained on data from A(n), tested on A(n-1) (top) or </w:t>
      </w:r>
      <w:proofErr w:type="gramStart"/>
      <w:r w:rsidR="00AD2EB9" w:rsidRPr="0090741D">
        <w:t>B(</w:t>
      </w:r>
      <w:proofErr w:type="gramEnd"/>
      <w:r w:rsidR="00AD2EB9" w:rsidRPr="0090741D">
        <w:t xml:space="preserve">1) (bottom). Performance remains stable for a different session in the same environment (upper right panel) but deteriorates with increasing number of </w:t>
      </w:r>
      <w:proofErr w:type="spellStart"/>
      <w:r w:rsidR="00AD2EB9" w:rsidRPr="0090741D">
        <w:t>latents</w:t>
      </w:r>
      <w:proofErr w:type="spellEnd"/>
      <w:r w:rsidR="00AD2EB9" w:rsidRPr="0090741D">
        <w:t xml:space="preserve"> when the model is tested in a different environment (lower right panel). </w:t>
      </w:r>
      <w:r w:rsidR="00B576D1" w:rsidRPr="0090741D">
        <w:rPr>
          <w:bCs/>
          <w:color w:val="000000" w:themeColor="text1"/>
        </w:rPr>
        <w:t>Each model was run 100 times.</w:t>
      </w:r>
    </w:p>
    <w:p w14:paraId="70631225" w14:textId="52529934" w:rsidR="0068127C" w:rsidRPr="0090741D" w:rsidRDefault="0068127C" w:rsidP="006F0F52">
      <w:pPr>
        <w:spacing w:line="480" w:lineRule="auto"/>
        <w:rPr>
          <w:b/>
          <w:color w:val="000000" w:themeColor="text1"/>
        </w:rPr>
      </w:pPr>
    </w:p>
    <w:p w14:paraId="23BBF68D" w14:textId="04A60B7F" w:rsidR="0068127C" w:rsidRPr="0090741D" w:rsidRDefault="005C43BC" w:rsidP="006F0F52">
      <w:pPr>
        <w:spacing w:line="480" w:lineRule="auto"/>
      </w:pPr>
      <w:r w:rsidRPr="005C43BC">
        <w:rPr>
          <w:noProof/>
        </w:rPr>
        <w:lastRenderedPageBreak/>
        <w:t xml:space="preserve"> </w:t>
      </w:r>
      <w:r w:rsidRPr="005C43BC">
        <w:rPr>
          <w:noProof/>
        </w:rPr>
        <w:drawing>
          <wp:inline distT="0" distB="0" distL="0" distR="0" wp14:anchorId="07AC818A" wp14:editId="1852A9DB">
            <wp:extent cx="5943600" cy="4980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980305"/>
                    </a:xfrm>
                    <a:prstGeom prst="rect">
                      <a:avLst/>
                    </a:prstGeom>
                  </pic:spPr>
                </pic:pic>
              </a:graphicData>
            </a:graphic>
          </wp:inline>
        </w:drawing>
      </w:r>
    </w:p>
    <w:p w14:paraId="515CF2D7" w14:textId="692F5A7C" w:rsidR="00B576D1" w:rsidRPr="0090741D" w:rsidRDefault="00B576D1" w:rsidP="00B576D1">
      <w:pPr>
        <w:spacing w:line="480" w:lineRule="auto"/>
        <w:rPr>
          <w:b/>
          <w:bCs/>
        </w:rPr>
      </w:pPr>
      <w:r w:rsidRPr="0090741D">
        <w:rPr>
          <w:b/>
          <w:bCs/>
        </w:rPr>
        <w:t>Figure S13. Grid search over decoding parameters for conditioning.</w:t>
      </w:r>
      <w:r w:rsidRPr="0090741D">
        <w:rPr>
          <w:b/>
          <w:bCs/>
        </w:rPr>
        <w:br/>
      </w:r>
      <w:r w:rsidRPr="0090741D">
        <w:rPr>
          <w:bCs/>
        </w:rPr>
        <w:t xml:space="preserve">A grid search was performed over three parameters: minimum temperature, learning rate, and number of iterations for conditioning decoding. Models were trained using cells from session A(n) that also appeared in session </w:t>
      </w:r>
      <w:proofErr w:type="gramStart"/>
      <w:r w:rsidRPr="0090741D">
        <w:rPr>
          <w:bCs/>
        </w:rPr>
        <w:t>B(</w:t>
      </w:r>
      <w:proofErr w:type="gramEnd"/>
      <w:r w:rsidRPr="0090741D">
        <w:rPr>
          <w:bCs/>
        </w:rPr>
        <w:t xml:space="preserve">1). The figure shows decoding accuracy for CSUS2 session </w:t>
      </w:r>
      <w:proofErr w:type="gramStart"/>
      <w:r w:rsidRPr="0090741D">
        <w:rPr>
          <w:bCs/>
        </w:rPr>
        <w:t>B(</w:t>
      </w:r>
      <w:proofErr w:type="gramEnd"/>
      <w:r w:rsidRPr="0090741D">
        <w:rPr>
          <w:bCs/>
        </w:rPr>
        <w:t xml:space="preserve">1) </w:t>
      </w:r>
      <w:r w:rsidR="000325E4" w:rsidRPr="0090741D">
        <w:rPr>
          <w:bCs/>
        </w:rPr>
        <w:t>using the models trained on data from session A(n)</w:t>
      </w:r>
      <w:r w:rsidRPr="0090741D">
        <w:rPr>
          <w:bCs/>
        </w:rPr>
        <w:t xml:space="preserve">. Yellow areas indicate higher </w:t>
      </w:r>
      <w:r w:rsidR="000325E4" w:rsidRPr="0090741D">
        <w:rPr>
          <w:bCs/>
        </w:rPr>
        <w:t xml:space="preserve">decoding </w:t>
      </w:r>
      <w:r w:rsidRPr="0090741D">
        <w:rPr>
          <w:bCs/>
        </w:rPr>
        <w:t>accuracy. For Rats 1 and 4, the 'Euclidean' distance with 'constant' temperature mode was used. For Rats 2 and 5, 'cosine' distance with 'constant' temperature mode was used. For Rat 3, 'cosine' distance with 'auto' temperature mode was used.</w:t>
      </w:r>
    </w:p>
    <w:p w14:paraId="5B71B3CC" w14:textId="77777777" w:rsidR="0068127C" w:rsidRPr="0090741D" w:rsidRDefault="0068127C" w:rsidP="006F0F52">
      <w:pPr>
        <w:spacing w:line="480" w:lineRule="auto"/>
      </w:pPr>
    </w:p>
    <w:p w14:paraId="340B8BD3" w14:textId="77777777" w:rsidR="0068127C" w:rsidRPr="0090741D" w:rsidRDefault="0068127C" w:rsidP="006F0F52">
      <w:pPr>
        <w:spacing w:line="480" w:lineRule="auto"/>
      </w:pPr>
    </w:p>
    <w:p w14:paraId="3C5271B6" w14:textId="58AF3604" w:rsidR="00121200" w:rsidRPr="0090741D" w:rsidRDefault="00121200" w:rsidP="006F0F52">
      <w:pPr>
        <w:spacing w:line="480" w:lineRule="auto"/>
        <w:rPr>
          <w:b/>
        </w:rPr>
      </w:pPr>
    </w:p>
    <w:p w14:paraId="67C72B94" w14:textId="1718036D" w:rsidR="0068127C" w:rsidRPr="0090741D" w:rsidRDefault="001873C4" w:rsidP="00411260">
      <w:pPr>
        <w:rPr>
          <w:b/>
        </w:rPr>
      </w:pPr>
      <w:r w:rsidRPr="0090741D">
        <w:rPr>
          <w:b/>
        </w:rPr>
        <w:t xml:space="preserve">Methods </w:t>
      </w:r>
      <w:r w:rsidR="00121200" w:rsidRPr="0090741D">
        <w:rPr>
          <w:b/>
        </w:rPr>
        <w:t>References</w:t>
      </w:r>
    </w:p>
    <w:p w14:paraId="77107E77" w14:textId="77777777" w:rsidR="0068127C" w:rsidRPr="0090741D" w:rsidRDefault="0068127C" w:rsidP="00411260">
      <w:pPr>
        <w:rPr>
          <w:b/>
        </w:rPr>
      </w:pPr>
    </w:p>
    <w:p w14:paraId="1025A1F0" w14:textId="73D19CA8" w:rsidR="00DF26AB" w:rsidRPr="00DF26AB" w:rsidRDefault="0068127C" w:rsidP="00DF26AB">
      <w:pPr>
        <w:pStyle w:val="EndNoteBibliography"/>
        <w:ind w:left="720" w:hanging="720"/>
        <w:rPr>
          <w:noProof/>
        </w:rPr>
      </w:pPr>
      <w:r w:rsidRPr="0090741D">
        <w:rPr>
          <w:rFonts w:ascii="Times New Roman" w:hAnsi="Times New Roman" w:cs="Times New Roman"/>
          <w:b/>
        </w:rPr>
        <w:fldChar w:fldCharType="begin"/>
      </w:r>
      <w:r w:rsidRPr="0090741D">
        <w:rPr>
          <w:rFonts w:ascii="Times New Roman" w:hAnsi="Times New Roman" w:cs="Times New Roman"/>
          <w:b/>
        </w:rPr>
        <w:instrText xml:space="preserve"> ADDIN EN.SECTION.REFLIST </w:instrText>
      </w:r>
      <w:r w:rsidRPr="0090741D">
        <w:rPr>
          <w:rFonts w:ascii="Times New Roman" w:hAnsi="Times New Roman" w:cs="Times New Roman"/>
          <w:b/>
        </w:rPr>
        <w:fldChar w:fldCharType="separate"/>
      </w:r>
      <w:r w:rsidR="00DF26AB" w:rsidRPr="00DF26AB">
        <w:rPr>
          <w:noProof/>
        </w:rPr>
        <w:t>1</w:t>
      </w:r>
      <w:r w:rsidR="00DF26AB" w:rsidRPr="00DF26AB">
        <w:rPr>
          <w:noProof/>
        </w:rPr>
        <w:tab/>
        <w:t xml:space="preserve">Wirtshafter, H. S. &amp; Disterhoft, J. F. Place cells are nonrandomly clustered by field location in CA1 hippocampus. </w:t>
      </w:r>
      <w:r w:rsidR="00DF26AB" w:rsidRPr="00DF26AB">
        <w:rPr>
          <w:i/>
          <w:noProof/>
        </w:rPr>
        <w:t>Hippocampus</w:t>
      </w:r>
      <w:r w:rsidR="00DF26AB" w:rsidRPr="00DF26AB">
        <w:rPr>
          <w:noProof/>
        </w:rPr>
        <w:t xml:space="preserve"> </w:t>
      </w:r>
      <w:r w:rsidR="00DF26AB" w:rsidRPr="00DF26AB">
        <w:rPr>
          <w:b/>
          <w:noProof/>
        </w:rPr>
        <w:t>33</w:t>
      </w:r>
      <w:r w:rsidR="00DF26AB" w:rsidRPr="00DF26AB">
        <w:rPr>
          <w:noProof/>
        </w:rPr>
        <w:t xml:space="preserve">, 65-84 (2023). </w:t>
      </w:r>
      <w:hyperlink r:id="rId69" w:history="1">
        <w:r w:rsidR="00DF26AB" w:rsidRPr="00DF26AB">
          <w:rPr>
            <w:rStyle w:val="Hyperlink"/>
            <w:noProof/>
          </w:rPr>
          <w:t>https://doi.org:10.1002/hipo.23489</w:t>
        </w:r>
      </w:hyperlink>
    </w:p>
    <w:p w14:paraId="0FA7BAD1" w14:textId="22F38932" w:rsidR="00DF26AB" w:rsidRPr="00DF26AB" w:rsidRDefault="00DF26AB" w:rsidP="00DF26AB">
      <w:pPr>
        <w:pStyle w:val="EndNoteBibliography"/>
        <w:ind w:left="720" w:hanging="720"/>
        <w:rPr>
          <w:noProof/>
        </w:rPr>
      </w:pPr>
      <w:r w:rsidRPr="00DF26AB">
        <w:rPr>
          <w:noProof/>
        </w:rPr>
        <w:t>2</w:t>
      </w:r>
      <w:r w:rsidRPr="00DF26AB">
        <w:rPr>
          <w:noProof/>
        </w:rPr>
        <w:tab/>
        <w:t xml:space="preserve">Wirtshafter, H. S. &amp; Disterhoft, J. F. In Vivo Multi-Day Calcium Imaging of CA1 Hippocampus in Freely Moving Rats Reveals a High Preponderance of Place Cells with Consistent Place Fields. </w:t>
      </w:r>
      <w:r w:rsidRPr="00DF26AB">
        <w:rPr>
          <w:i/>
          <w:noProof/>
        </w:rPr>
        <w:t>J Neurosci</w:t>
      </w:r>
      <w:r w:rsidRPr="00DF26AB">
        <w:rPr>
          <w:noProof/>
        </w:rPr>
        <w:t xml:space="preserve"> (2022). </w:t>
      </w:r>
      <w:hyperlink r:id="rId70" w:history="1">
        <w:r w:rsidRPr="00DF26AB">
          <w:rPr>
            <w:rStyle w:val="Hyperlink"/>
            <w:noProof/>
          </w:rPr>
          <w:t>https://doi.org:doi</w:t>
        </w:r>
      </w:hyperlink>
      <w:r w:rsidRPr="00DF26AB">
        <w:rPr>
          <w:noProof/>
        </w:rPr>
        <w:t>: 10.1523/JNEUROSCI.1750-21.2022</w:t>
      </w:r>
    </w:p>
    <w:p w14:paraId="47F2C35C" w14:textId="2448FB5F" w:rsidR="00DF26AB" w:rsidRPr="00DF26AB" w:rsidRDefault="00DF26AB" w:rsidP="00DF26AB">
      <w:pPr>
        <w:pStyle w:val="EndNoteBibliography"/>
        <w:ind w:left="720" w:hanging="720"/>
        <w:rPr>
          <w:noProof/>
        </w:rPr>
      </w:pPr>
      <w:r w:rsidRPr="00DF26AB">
        <w:rPr>
          <w:noProof/>
        </w:rPr>
        <w:t>3</w:t>
      </w:r>
      <w:r w:rsidRPr="00DF26AB">
        <w:rPr>
          <w:noProof/>
        </w:rPr>
        <w:tab/>
        <w:t xml:space="preserve">Wirtshafter, H. S., Mehta, M. R., Solla, S. A. &amp; Disterhoft, J. F. Hippocampal trace coding dominates and disrupts place coding. </w:t>
      </w:r>
      <w:r w:rsidRPr="00DF26AB">
        <w:rPr>
          <w:i/>
          <w:noProof/>
        </w:rPr>
        <w:t>bioRxiv</w:t>
      </w:r>
      <w:r w:rsidRPr="00DF26AB">
        <w:rPr>
          <w:noProof/>
        </w:rPr>
        <w:t xml:space="preserve">, 2026.2002.2017.706430 (2026). </w:t>
      </w:r>
      <w:hyperlink r:id="rId71" w:history="1">
        <w:r w:rsidRPr="00DF26AB">
          <w:rPr>
            <w:rStyle w:val="Hyperlink"/>
            <w:noProof/>
          </w:rPr>
          <w:t>https://doi.org:10.64898/2026.02.17.706430</w:t>
        </w:r>
      </w:hyperlink>
    </w:p>
    <w:p w14:paraId="7A8A9778" w14:textId="2FE3869B" w:rsidR="00DF26AB" w:rsidRPr="00DF26AB" w:rsidRDefault="00DF26AB" w:rsidP="00DF26AB">
      <w:pPr>
        <w:pStyle w:val="EndNoteBibliography"/>
        <w:ind w:left="720" w:hanging="720"/>
        <w:rPr>
          <w:noProof/>
        </w:rPr>
      </w:pPr>
      <w:r w:rsidRPr="00DF26AB">
        <w:rPr>
          <w:noProof/>
        </w:rPr>
        <w:t>4</w:t>
      </w:r>
      <w:r w:rsidRPr="00DF26AB">
        <w:rPr>
          <w:noProof/>
        </w:rPr>
        <w:tab/>
        <w:t xml:space="preserve">Weiss, C. &amp; Thompson, R. F. The effects of age on eyeblink conditioning in the freely moving Fischer-344 rat. </w:t>
      </w:r>
      <w:r w:rsidRPr="00DF26AB">
        <w:rPr>
          <w:i/>
          <w:noProof/>
        </w:rPr>
        <w:t>Neurobiol Aging</w:t>
      </w:r>
      <w:r w:rsidRPr="00DF26AB">
        <w:rPr>
          <w:noProof/>
        </w:rPr>
        <w:t xml:space="preserve"> </w:t>
      </w:r>
      <w:r w:rsidRPr="00DF26AB">
        <w:rPr>
          <w:b/>
          <w:noProof/>
        </w:rPr>
        <w:t>12</w:t>
      </w:r>
      <w:r w:rsidRPr="00DF26AB">
        <w:rPr>
          <w:noProof/>
        </w:rPr>
        <w:t xml:space="preserve">, 249-254 (1991). </w:t>
      </w:r>
      <w:hyperlink r:id="rId72" w:history="1">
        <w:r w:rsidRPr="00DF26AB">
          <w:rPr>
            <w:rStyle w:val="Hyperlink"/>
            <w:noProof/>
          </w:rPr>
          <w:t>https://doi.org:10.1016/0197-4580(91)90105-s</w:t>
        </w:r>
      </w:hyperlink>
    </w:p>
    <w:p w14:paraId="46E72AFF" w14:textId="7524C39A" w:rsidR="00DF26AB" w:rsidRPr="00DF26AB" w:rsidRDefault="00DF26AB" w:rsidP="00DF26AB">
      <w:pPr>
        <w:pStyle w:val="EndNoteBibliography"/>
        <w:ind w:left="720" w:hanging="720"/>
        <w:rPr>
          <w:noProof/>
        </w:rPr>
      </w:pPr>
      <w:r w:rsidRPr="00DF26AB">
        <w:rPr>
          <w:noProof/>
        </w:rPr>
        <w:t>5</w:t>
      </w:r>
      <w:r w:rsidRPr="00DF26AB">
        <w:rPr>
          <w:noProof/>
        </w:rPr>
        <w:tab/>
        <w:t xml:space="preserve">Skelton, R. W. Bilateral cerebellar lesions disrupt conditioned eyelid responses in unrestrained rats. </w:t>
      </w:r>
      <w:r w:rsidRPr="00DF26AB">
        <w:rPr>
          <w:i/>
          <w:noProof/>
        </w:rPr>
        <w:t>Behav Neurosci</w:t>
      </w:r>
      <w:r w:rsidRPr="00DF26AB">
        <w:rPr>
          <w:noProof/>
        </w:rPr>
        <w:t xml:space="preserve"> </w:t>
      </w:r>
      <w:r w:rsidRPr="00DF26AB">
        <w:rPr>
          <w:b/>
          <w:noProof/>
        </w:rPr>
        <w:t>102</w:t>
      </w:r>
      <w:r w:rsidRPr="00DF26AB">
        <w:rPr>
          <w:noProof/>
        </w:rPr>
        <w:t xml:space="preserve">, 586-590 (1988). </w:t>
      </w:r>
      <w:hyperlink r:id="rId73" w:history="1">
        <w:r w:rsidRPr="00DF26AB">
          <w:rPr>
            <w:rStyle w:val="Hyperlink"/>
            <w:noProof/>
          </w:rPr>
          <w:t>https://doi.org:10.1037//0735-7044.102.4.586</w:t>
        </w:r>
      </w:hyperlink>
    </w:p>
    <w:p w14:paraId="3B7430AB" w14:textId="5225E6B0" w:rsidR="00DF26AB" w:rsidRPr="00DF26AB" w:rsidRDefault="00DF26AB" w:rsidP="00DF26AB">
      <w:pPr>
        <w:pStyle w:val="EndNoteBibliography"/>
        <w:ind w:left="720" w:hanging="720"/>
        <w:rPr>
          <w:noProof/>
        </w:rPr>
      </w:pPr>
      <w:r w:rsidRPr="00DF26AB">
        <w:rPr>
          <w:noProof/>
        </w:rPr>
        <w:t>6</w:t>
      </w:r>
      <w:r w:rsidRPr="00DF26AB">
        <w:rPr>
          <w:noProof/>
        </w:rPr>
        <w:tab/>
        <w:t xml:space="preserve">Aharoni, D., Khakh, B. S., Silva, A. J. &amp; Golshani, P. All the light that we can see: a new era in miniaturized microscopy. </w:t>
      </w:r>
      <w:r w:rsidRPr="00DF26AB">
        <w:rPr>
          <w:i/>
          <w:noProof/>
        </w:rPr>
        <w:t>Nat Methods</w:t>
      </w:r>
      <w:r w:rsidRPr="00DF26AB">
        <w:rPr>
          <w:noProof/>
        </w:rPr>
        <w:t xml:space="preserve"> </w:t>
      </w:r>
      <w:r w:rsidRPr="00DF26AB">
        <w:rPr>
          <w:b/>
          <w:noProof/>
        </w:rPr>
        <w:t>16</w:t>
      </w:r>
      <w:r w:rsidRPr="00DF26AB">
        <w:rPr>
          <w:noProof/>
        </w:rPr>
        <w:t xml:space="preserve">, 11-13 (2019). </w:t>
      </w:r>
      <w:hyperlink r:id="rId74" w:history="1">
        <w:r w:rsidRPr="00DF26AB">
          <w:rPr>
            <w:rStyle w:val="Hyperlink"/>
            <w:noProof/>
          </w:rPr>
          <w:t>https://doi.org:10.1038/s41592-018-0266-x</w:t>
        </w:r>
      </w:hyperlink>
    </w:p>
    <w:p w14:paraId="062D484B" w14:textId="77777777" w:rsidR="00DF26AB" w:rsidRPr="00DF26AB" w:rsidRDefault="00DF26AB" w:rsidP="00DF26AB">
      <w:pPr>
        <w:pStyle w:val="EndNoteBibliography"/>
        <w:ind w:left="720" w:hanging="720"/>
        <w:rPr>
          <w:noProof/>
        </w:rPr>
      </w:pPr>
      <w:r w:rsidRPr="00DF26AB">
        <w:rPr>
          <w:noProof/>
        </w:rPr>
        <w:t>7</w:t>
      </w:r>
      <w:r w:rsidRPr="00DF26AB">
        <w:rPr>
          <w:noProof/>
        </w:rPr>
        <w:tab/>
        <w:t xml:space="preserve">Silva, A. J. Miniaturized two-photon microscope: seeing clearer and deeper into the brain. </w:t>
      </w:r>
      <w:r w:rsidRPr="00DF26AB">
        <w:rPr>
          <w:i/>
          <w:noProof/>
        </w:rPr>
        <w:t>Light: Science &amp; Applications</w:t>
      </w:r>
      <w:r w:rsidRPr="00DF26AB">
        <w:rPr>
          <w:noProof/>
        </w:rPr>
        <w:t xml:space="preserve"> </w:t>
      </w:r>
      <w:r w:rsidRPr="00DF26AB">
        <w:rPr>
          <w:b/>
          <w:noProof/>
        </w:rPr>
        <w:t>6</w:t>
      </w:r>
      <w:r w:rsidRPr="00DF26AB">
        <w:rPr>
          <w:noProof/>
        </w:rPr>
        <w:t xml:space="preserve">, e17104-e17104 (2017). </w:t>
      </w:r>
    </w:p>
    <w:p w14:paraId="13E66F40" w14:textId="77777777" w:rsidR="00DF26AB" w:rsidRPr="00DF26AB" w:rsidRDefault="00DF26AB" w:rsidP="00DF26AB">
      <w:pPr>
        <w:pStyle w:val="EndNoteBibliography"/>
        <w:ind w:left="720" w:hanging="720"/>
        <w:rPr>
          <w:noProof/>
        </w:rPr>
      </w:pPr>
      <w:r w:rsidRPr="00DF26AB">
        <w:rPr>
          <w:noProof/>
        </w:rPr>
        <w:t>8</w:t>
      </w:r>
      <w:r w:rsidRPr="00DF26AB">
        <w:rPr>
          <w:noProof/>
        </w:rPr>
        <w:tab/>
        <w:t>Mathis, A.</w:t>
      </w:r>
      <w:r w:rsidRPr="00DF26AB">
        <w:rPr>
          <w:i/>
          <w:noProof/>
        </w:rPr>
        <w:t xml:space="preserve"> et al.</w:t>
      </w:r>
      <w:r w:rsidRPr="00DF26AB">
        <w:rPr>
          <w:noProof/>
        </w:rPr>
        <w:t xml:space="preserve"> DeepLabCut: markerless pose estimation of user-defined body parts with deep learning. </w:t>
      </w:r>
      <w:r w:rsidRPr="00DF26AB">
        <w:rPr>
          <w:i/>
          <w:noProof/>
        </w:rPr>
        <w:t>Nature neuroscience</w:t>
      </w:r>
      <w:r w:rsidRPr="00DF26AB">
        <w:rPr>
          <w:noProof/>
        </w:rPr>
        <w:t xml:space="preserve"> </w:t>
      </w:r>
      <w:r w:rsidRPr="00DF26AB">
        <w:rPr>
          <w:b/>
          <w:noProof/>
        </w:rPr>
        <w:t>21</w:t>
      </w:r>
      <w:r w:rsidRPr="00DF26AB">
        <w:rPr>
          <w:noProof/>
        </w:rPr>
        <w:t xml:space="preserve">, 1281-1289 (2018). </w:t>
      </w:r>
    </w:p>
    <w:p w14:paraId="518E00B5" w14:textId="454B3EBA" w:rsidR="00DF26AB" w:rsidRPr="00DF26AB" w:rsidRDefault="00DF26AB" w:rsidP="00DF26AB">
      <w:pPr>
        <w:pStyle w:val="EndNoteBibliography"/>
        <w:ind w:left="720" w:hanging="720"/>
        <w:rPr>
          <w:noProof/>
        </w:rPr>
      </w:pPr>
      <w:r w:rsidRPr="00DF26AB">
        <w:rPr>
          <w:noProof/>
        </w:rPr>
        <w:t>9</w:t>
      </w:r>
      <w:r w:rsidRPr="00DF26AB">
        <w:rPr>
          <w:noProof/>
        </w:rPr>
        <w:tab/>
        <w:t>Corder, G.</w:t>
      </w:r>
      <w:r w:rsidRPr="00DF26AB">
        <w:rPr>
          <w:i/>
          <w:noProof/>
        </w:rPr>
        <w:t xml:space="preserve"> et al.</w:t>
      </w:r>
      <w:r w:rsidRPr="00DF26AB">
        <w:rPr>
          <w:noProof/>
        </w:rPr>
        <w:t xml:space="preserve"> An amygdalar neural ensemble that encodes the unpleasantness of pain. </w:t>
      </w:r>
      <w:r w:rsidRPr="00DF26AB">
        <w:rPr>
          <w:i/>
          <w:noProof/>
        </w:rPr>
        <w:t>Science</w:t>
      </w:r>
      <w:r w:rsidRPr="00DF26AB">
        <w:rPr>
          <w:noProof/>
        </w:rPr>
        <w:t xml:space="preserve"> </w:t>
      </w:r>
      <w:r w:rsidRPr="00DF26AB">
        <w:rPr>
          <w:b/>
          <w:noProof/>
        </w:rPr>
        <w:t>363</w:t>
      </w:r>
      <w:r w:rsidRPr="00DF26AB">
        <w:rPr>
          <w:noProof/>
        </w:rPr>
        <w:t xml:space="preserve">, 276-281 (2019). </w:t>
      </w:r>
      <w:hyperlink r:id="rId75" w:history="1">
        <w:r w:rsidRPr="00DF26AB">
          <w:rPr>
            <w:rStyle w:val="Hyperlink"/>
            <w:noProof/>
          </w:rPr>
          <w:t>https://doi.org:10.1126/science.aap8586</w:t>
        </w:r>
      </w:hyperlink>
    </w:p>
    <w:p w14:paraId="2646D91A" w14:textId="7DFAFB26" w:rsidR="00DF26AB" w:rsidRPr="00DF26AB" w:rsidRDefault="00DF26AB" w:rsidP="00DF26AB">
      <w:pPr>
        <w:pStyle w:val="EndNoteBibliography"/>
        <w:ind w:left="720" w:hanging="720"/>
        <w:rPr>
          <w:noProof/>
        </w:rPr>
      </w:pPr>
      <w:r w:rsidRPr="00DF26AB">
        <w:rPr>
          <w:noProof/>
        </w:rPr>
        <w:t>10</w:t>
      </w:r>
      <w:r w:rsidRPr="00DF26AB">
        <w:rPr>
          <w:noProof/>
        </w:rPr>
        <w:tab/>
        <w:t xml:space="preserve">Thevenaz, P., Ruttimann, U. E. &amp; Unser, M. A pyramid approach to subpixel registration based on intensity. </w:t>
      </w:r>
      <w:r w:rsidRPr="00DF26AB">
        <w:rPr>
          <w:i/>
          <w:noProof/>
        </w:rPr>
        <w:t>IEEE Trans Image Process</w:t>
      </w:r>
      <w:r w:rsidRPr="00DF26AB">
        <w:rPr>
          <w:noProof/>
        </w:rPr>
        <w:t xml:space="preserve"> </w:t>
      </w:r>
      <w:r w:rsidRPr="00DF26AB">
        <w:rPr>
          <w:b/>
          <w:noProof/>
        </w:rPr>
        <w:t>7</w:t>
      </w:r>
      <w:r w:rsidRPr="00DF26AB">
        <w:rPr>
          <w:noProof/>
        </w:rPr>
        <w:t xml:space="preserve">, 27-41 (1998). </w:t>
      </w:r>
      <w:hyperlink r:id="rId76" w:history="1">
        <w:r w:rsidRPr="00DF26AB">
          <w:rPr>
            <w:rStyle w:val="Hyperlink"/>
            <w:noProof/>
          </w:rPr>
          <w:t>https://doi.org:10.1109/83.650848</w:t>
        </w:r>
      </w:hyperlink>
    </w:p>
    <w:p w14:paraId="7A57BD81" w14:textId="53E44CDD" w:rsidR="00DF26AB" w:rsidRPr="00DF26AB" w:rsidRDefault="00DF26AB" w:rsidP="00DF26AB">
      <w:pPr>
        <w:pStyle w:val="EndNoteBibliography"/>
        <w:ind w:left="720" w:hanging="720"/>
        <w:rPr>
          <w:noProof/>
        </w:rPr>
      </w:pPr>
      <w:r w:rsidRPr="00DF26AB">
        <w:rPr>
          <w:noProof/>
        </w:rPr>
        <w:t>11</w:t>
      </w:r>
      <w:r w:rsidRPr="00DF26AB">
        <w:rPr>
          <w:noProof/>
        </w:rPr>
        <w:tab/>
        <w:t>Zhou, P.</w:t>
      </w:r>
      <w:r w:rsidRPr="00DF26AB">
        <w:rPr>
          <w:i/>
          <w:noProof/>
        </w:rPr>
        <w:t xml:space="preserve"> et al.</w:t>
      </w:r>
      <w:r w:rsidRPr="00DF26AB">
        <w:rPr>
          <w:noProof/>
        </w:rPr>
        <w:t xml:space="preserve"> Efficient and accurate extraction of in vivo calcium signals from microendoscopic video data. </w:t>
      </w:r>
      <w:r w:rsidRPr="00DF26AB">
        <w:rPr>
          <w:i/>
          <w:noProof/>
        </w:rPr>
        <w:t>eLife</w:t>
      </w:r>
      <w:r w:rsidRPr="00DF26AB">
        <w:rPr>
          <w:noProof/>
        </w:rPr>
        <w:t xml:space="preserve"> </w:t>
      </w:r>
      <w:r w:rsidRPr="00DF26AB">
        <w:rPr>
          <w:b/>
          <w:noProof/>
        </w:rPr>
        <w:t>7</w:t>
      </w:r>
      <w:r w:rsidRPr="00DF26AB">
        <w:rPr>
          <w:noProof/>
        </w:rPr>
        <w:t xml:space="preserve"> (2018). </w:t>
      </w:r>
      <w:hyperlink r:id="rId77" w:history="1">
        <w:r w:rsidRPr="00DF26AB">
          <w:rPr>
            <w:rStyle w:val="Hyperlink"/>
            <w:noProof/>
          </w:rPr>
          <w:t>https://doi.org:10.7554/eLife.28728</w:t>
        </w:r>
      </w:hyperlink>
    </w:p>
    <w:p w14:paraId="1BCFD8CE" w14:textId="77777777" w:rsidR="00DF26AB" w:rsidRPr="00DF26AB" w:rsidRDefault="00DF26AB" w:rsidP="00DF26AB">
      <w:pPr>
        <w:pStyle w:val="EndNoteBibliography"/>
        <w:ind w:left="720" w:hanging="720"/>
        <w:rPr>
          <w:noProof/>
        </w:rPr>
      </w:pPr>
      <w:r w:rsidRPr="00DF26AB">
        <w:rPr>
          <w:noProof/>
        </w:rPr>
        <w:t>12</w:t>
      </w:r>
      <w:r w:rsidRPr="00DF26AB">
        <w:rPr>
          <w:noProof/>
        </w:rPr>
        <w:tab/>
        <w:t>CIAtah: a software package for analyzing one- and two-photon calcium imaging datasets. v. v1.0.0 (Zenodo, 2018).</w:t>
      </w:r>
    </w:p>
    <w:p w14:paraId="6FEE3B83" w14:textId="77777777" w:rsidR="00DF26AB" w:rsidRPr="00DF26AB" w:rsidRDefault="00DF26AB" w:rsidP="00DF26AB">
      <w:pPr>
        <w:pStyle w:val="EndNoteBibliography"/>
        <w:ind w:left="720" w:hanging="720"/>
        <w:rPr>
          <w:noProof/>
        </w:rPr>
      </w:pPr>
      <w:r w:rsidRPr="00DF26AB">
        <w:rPr>
          <w:noProof/>
        </w:rPr>
        <w:t>13</w:t>
      </w:r>
      <w:r w:rsidRPr="00DF26AB">
        <w:rPr>
          <w:noProof/>
        </w:rPr>
        <w:tab/>
        <w:t xml:space="preserve">Pearson, K. LIII. On lines and planes of closest fit to systems of points in space. </w:t>
      </w:r>
      <w:r w:rsidRPr="00DF26AB">
        <w:rPr>
          <w:i/>
          <w:noProof/>
        </w:rPr>
        <w:t>The London, Edinburgh, and Dublin philosophical magazine and journal of science</w:t>
      </w:r>
      <w:r w:rsidRPr="00DF26AB">
        <w:rPr>
          <w:noProof/>
        </w:rPr>
        <w:t xml:space="preserve"> </w:t>
      </w:r>
      <w:r w:rsidRPr="00DF26AB">
        <w:rPr>
          <w:b/>
          <w:noProof/>
        </w:rPr>
        <w:t>2</w:t>
      </w:r>
      <w:r w:rsidRPr="00DF26AB">
        <w:rPr>
          <w:noProof/>
        </w:rPr>
        <w:t xml:space="preserve">, 559-572 (1901). </w:t>
      </w:r>
    </w:p>
    <w:p w14:paraId="12D2782C" w14:textId="77777777" w:rsidR="00DF26AB" w:rsidRPr="00DF26AB" w:rsidRDefault="00DF26AB" w:rsidP="00DF26AB">
      <w:pPr>
        <w:pStyle w:val="EndNoteBibliography"/>
        <w:ind w:left="720" w:hanging="720"/>
        <w:rPr>
          <w:noProof/>
        </w:rPr>
      </w:pPr>
      <w:r w:rsidRPr="00DF26AB">
        <w:rPr>
          <w:noProof/>
        </w:rPr>
        <w:t>14</w:t>
      </w:r>
      <w:r w:rsidRPr="00DF26AB">
        <w:rPr>
          <w:noProof/>
        </w:rPr>
        <w:tab/>
        <w:t>Nieh, E. H.</w:t>
      </w:r>
      <w:r w:rsidRPr="00DF26AB">
        <w:rPr>
          <w:i/>
          <w:noProof/>
        </w:rPr>
        <w:t xml:space="preserve"> et al.</w:t>
      </w:r>
      <w:r w:rsidRPr="00DF26AB">
        <w:rPr>
          <w:noProof/>
        </w:rPr>
        <w:t xml:space="preserve"> Geometry of abstract learned knowledge in the hippocampus. </w:t>
      </w:r>
      <w:r w:rsidRPr="00DF26AB">
        <w:rPr>
          <w:i/>
          <w:noProof/>
        </w:rPr>
        <w:t>Nature</w:t>
      </w:r>
      <w:r w:rsidRPr="00DF26AB">
        <w:rPr>
          <w:noProof/>
        </w:rPr>
        <w:t xml:space="preserve"> </w:t>
      </w:r>
      <w:r w:rsidRPr="00DF26AB">
        <w:rPr>
          <w:b/>
          <w:noProof/>
        </w:rPr>
        <w:t>595</w:t>
      </w:r>
      <w:r w:rsidRPr="00DF26AB">
        <w:rPr>
          <w:noProof/>
        </w:rPr>
        <w:t xml:space="preserve">, 80-84 (2021). </w:t>
      </w:r>
    </w:p>
    <w:p w14:paraId="32C861DD" w14:textId="77777777" w:rsidR="00DF26AB" w:rsidRPr="00DF26AB" w:rsidRDefault="00DF26AB" w:rsidP="00DF26AB">
      <w:pPr>
        <w:pStyle w:val="EndNoteBibliography"/>
        <w:ind w:left="720" w:hanging="720"/>
        <w:rPr>
          <w:noProof/>
        </w:rPr>
      </w:pPr>
      <w:r w:rsidRPr="00DF26AB">
        <w:rPr>
          <w:noProof/>
        </w:rPr>
        <w:t>15</w:t>
      </w:r>
      <w:r w:rsidRPr="00DF26AB">
        <w:rPr>
          <w:noProof/>
        </w:rPr>
        <w:tab/>
        <w:t xml:space="preserve">Ans, B., Hérault, J. &amp; Jutten, C. Architectures neuromimétiques adaptatives: Détection de primitives. </w:t>
      </w:r>
      <w:r w:rsidRPr="00DF26AB">
        <w:rPr>
          <w:i/>
          <w:noProof/>
        </w:rPr>
        <w:t>Proceedings of Cognitiva</w:t>
      </w:r>
      <w:r w:rsidRPr="00DF26AB">
        <w:rPr>
          <w:noProof/>
        </w:rPr>
        <w:t xml:space="preserve"> </w:t>
      </w:r>
      <w:r w:rsidRPr="00DF26AB">
        <w:rPr>
          <w:b/>
          <w:noProof/>
        </w:rPr>
        <w:t>85</w:t>
      </w:r>
      <w:r w:rsidRPr="00DF26AB">
        <w:rPr>
          <w:noProof/>
        </w:rPr>
        <w:t xml:space="preserve">, 593-597 (1985). </w:t>
      </w:r>
    </w:p>
    <w:p w14:paraId="7A552C01" w14:textId="77777777" w:rsidR="00DF26AB" w:rsidRPr="00DF26AB" w:rsidRDefault="00DF26AB" w:rsidP="00DF26AB">
      <w:pPr>
        <w:pStyle w:val="EndNoteBibliography"/>
        <w:ind w:left="720" w:hanging="720"/>
        <w:rPr>
          <w:noProof/>
        </w:rPr>
      </w:pPr>
      <w:r w:rsidRPr="00DF26AB">
        <w:rPr>
          <w:noProof/>
        </w:rPr>
        <w:lastRenderedPageBreak/>
        <w:t>16</w:t>
      </w:r>
      <w:r w:rsidRPr="00DF26AB">
        <w:rPr>
          <w:noProof/>
        </w:rPr>
        <w:tab/>
        <w:t xml:space="preserve">Tenenbaum, J. B., Silva, V. d. &amp; Langford, J. C. A global geometric framework for nonlinear dimensionality reduction. </w:t>
      </w:r>
      <w:r w:rsidRPr="00DF26AB">
        <w:rPr>
          <w:i/>
          <w:noProof/>
        </w:rPr>
        <w:t>science</w:t>
      </w:r>
      <w:r w:rsidRPr="00DF26AB">
        <w:rPr>
          <w:noProof/>
        </w:rPr>
        <w:t xml:space="preserve"> </w:t>
      </w:r>
      <w:r w:rsidRPr="00DF26AB">
        <w:rPr>
          <w:b/>
          <w:noProof/>
        </w:rPr>
        <w:t>290</w:t>
      </w:r>
      <w:r w:rsidRPr="00DF26AB">
        <w:rPr>
          <w:noProof/>
        </w:rPr>
        <w:t xml:space="preserve">, 2319-2323 (2000). </w:t>
      </w:r>
    </w:p>
    <w:p w14:paraId="3DD84095" w14:textId="77777777" w:rsidR="00DF26AB" w:rsidRPr="00DF26AB" w:rsidRDefault="00DF26AB" w:rsidP="00DF26AB">
      <w:pPr>
        <w:pStyle w:val="EndNoteBibliography"/>
        <w:ind w:left="720" w:hanging="720"/>
        <w:rPr>
          <w:noProof/>
        </w:rPr>
      </w:pPr>
      <w:r w:rsidRPr="00DF26AB">
        <w:rPr>
          <w:noProof/>
        </w:rPr>
        <w:t>17</w:t>
      </w:r>
      <w:r w:rsidRPr="00DF26AB">
        <w:rPr>
          <w:noProof/>
        </w:rPr>
        <w:tab/>
        <w:t xml:space="preserve">Low, R. J., Lewallen, S., Aronov, D., Nevers, R. &amp; Tank, D. W. Probing variability in a cognitive map using manifold inference from neural dynamics. </w:t>
      </w:r>
      <w:r w:rsidRPr="00DF26AB">
        <w:rPr>
          <w:i/>
          <w:noProof/>
        </w:rPr>
        <w:t>BioRxiv</w:t>
      </w:r>
      <w:r w:rsidRPr="00DF26AB">
        <w:rPr>
          <w:noProof/>
        </w:rPr>
        <w:t xml:space="preserve">, 418939 (2018). </w:t>
      </w:r>
    </w:p>
    <w:p w14:paraId="2147A68E" w14:textId="33216CFB" w:rsidR="00DF26AB" w:rsidRPr="00DF26AB" w:rsidRDefault="00DF26AB" w:rsidP="00DF26AB">
      <w:pPr>
        <w:pStyle w:val="EndNoteBibliography"/>
        <w:ind w:left="720" w:hanging="720"/>
        <w:rPr>
          <w:noProof/>
        </w:rPr>
      </w:pPr>
      <w:r w:rsidRPr="00DF26AB">
        <w:rPr>
          <w:noProof/>
        </w:rPr>
        <w:t>18</w:t>
      </w:r>
      <w:r w:rsidRPr="00DF26AB">
        <w:rPr>
          <w:noProof/>
        </w:rPr>
        <w:tab/>
        <w:t xml:space="preserve">Schneider, S., Lee, J. H. &amp; Mathis, M. W. Learnable latent embeddings for joint behavioural and neural analysis. </w:t>
      </w:r>
      <w:r w:rsidRPr="00DF26AB">
        <w:rPr>
          <w:i/>
          <w:noProof/>
        </w:rPr>
        <w:t>Nature</w:t>
      </w:r>
      <w:r w:rsidRPr="00DF26AB">
        <w:rPr>
          <w:noProof/>
        </w:rPr>
        <w:t xml:space="preserve"> </w:t>
      </w:r>
      <w:r w:rsidRPr="00DF26AB">
        <w:rPr>
          <w:b/>
          <w:noProof/>
        </w:rPr>
        <w:t>617</w:t>
      </w:r>
      <w:r w:rsidRPr="00DF26AB">
        <w:rPr>
          <w:noProof/>
        </w:rPr>
        <w:t xml:space="preserve">, 360-368 (2023). </w:t>
      </w:r>
      <w:hyperlink r:id="rId78" w:history="1">
        <w:r w:rsidRPr="00DF26AB">
          <w:rPr>
            <w:rStyle w:val="Hyperlink"/>
            <w:noProof/>
          </w:rPr>
          <w:t>https://doi.org:10.1038/s41586-023-06031-6</w:t>
        </w:r>
      </w:hyperlink>
    </w:p>
    <w:p w14:paraId="62985B0F" w14:textId="77777777" w:rsidR="00DF26AB" w:rsidRPr="00DF26AB" w:rsidRDefault="00DF26AB" w:rsidP="00DF26AB">
      <w:pPr>
        <w:pStyle w:val="EndNoteBibliography"/>
        <w:ind w:left="720" w:hanging="720"/>
        <w:rPr>
          <w:noProof/>
        </w:rPr>
      </w:pPr>
      <w:r w:rsidRPr="00DF26AB">
        <w:rPr>
          <w:noProof/>
        </w:rPr>
        <w:t>19</w:t>
      </w:r>
      <w:r w:rsidRPr="00DF26AB">
        <w:rPr>
          <w:noProof/>
        </w:rPr>
        <w:tab/>
        <w:t>Pedregosa, F.</w:t>
      </w:r>
      <w:r w:rsidRPr="00DF26AB">
        <w:rPr>
          <w:i/>
          <w:noProof/>
        </w:rPr>
        <w:t xml:space="preserve"> et al.</w:t>
      </w:r>
      <w:r w:rsidRPr="00DF26AB">
        <w:rPr>
          <w:noProof/>
        </w:rPr>
        <w:t xml:space="preserve"> Scikit-learn: Machine learning in Python. </w:t>
      </w:r>
      <w:r w:rsidRPr="00DF26AB">
        <w:rPr>
          <w:i/>
          <w:noProof/>
        </w:rPr>
        <w:t>the Journal of machine Learning research</w:t>
      </w:r>
      <w:r w:rsidRPr="00DF26AB">
        <w:rPr>
          <w:noProof/>
        </w:rPr>
        <w:t xml:space="preserve"> </w:t>
      </w:r>
      <w:r w:rsidRPr="00DF26AB">
        <w:rPr>
          <w:b/>
          <w:noProof/>
        </w:rPr>
        <w:t>12</w:t>
      </w:r>
      <w:r w:rsidRPr="00DF26AB">
        <w:rPr>
          <w:noProof/>
        </w:rPr>
        <w:t xml:space="preserve">, 2825-2830 (2011). </w:t>
      </w:r>
    </w:p>
    <w:p w14:paraId="673BA5D1" w14:textId="77777777" w:rsidR="00DF26AB" w:rsidRPr="00DF26AB" w:rsidRDefault="00DF26AB" w:rsidP="00DF26AB">
      <w:pPr>
        <w:pStyle w:val="EndNoteBibliography"/>
        <w:ind w:left="720" w:hanging="720"/>
        <w:rPr>
          <w:noProof/>
        </w:rPr>
      </w:pPr>
      <w:r w:rsidRPr="00DF26AB">
        <w:rPr>
          <w:noProof/>
        </w:rPr>
        <w:t>20</w:t>
      </w:r>
      <w:r w:rsidRPr="00DF26AB">
        <w:rPr>
          <w:noProof/>
        </w:rPr>
        <w:tab/>
        <w:t xml:space="preserve">Schönemann, P. H. A generalized solution of the orthogonal procrustes problem. </w:t>
      </w:r>
      <w:r w:rsidRPr="00DF26AB">
        <w:rPr>
          <w:i/>
          <w:noProof/>
        </w:rPr>
        <w:t>Psychometrika</w:t>
      </w:r>
      <w:r w:rsidRPr="00DF26AB">
        <w:rPr>
          <w:noProof/>
        </w:rPr>
        <w:t xml:space="preserve"> </w:t>
      </w:r>
      <w:r w:rsidRPr="00DF26AB">
        <w:rPr>
          <w:b/>
          <w:noProof/>
        </w:rPr>
        <w:t>31</w:t>
      </w:r>
      <w:r w:rsidRPr="00DF26AB">
        <w:rPr>
          <w:noProof/>
        </w:rPr>
        <w:t xml:space="preserve">, 1-10 (1966). </w:t>
      </w:r>
    </w:p>
    <w:p w14:paraId="3E762C40" w14:textId="77777777" w:rsidR="00DF26AB" w:rsidRPr="00DF26AB" w:rsidRDefault="00DF26AB" w:rsidP="00DF26AB">
      <w:pPr>
        <w:pStyle w:val="EndNoteBibliography"/>
        <w:ind w:left="720" w:hanging="720"/>
        <w:rPr>
          <w:noProof/>
        </w:rPr>
      </w:pPr>
      <w:r w:rsidRPr="00DF26AB">
        <w:rPr>
          <w:noProof/>
        </w:rPr>
        <w:t>21</w:t>
      </w:r>
      <w:r w:rsidRPr="00DF26AB">
        <w:rPr>
          <w:noProof/>
        </w:rPr>
        <w:tab/>
        <w:t>Virtanen, P.</w:t>
      </w:r>
      <w:r w:rsidRPr="00DF26AB">
        <w:rPr>
          <w:i/>
          <w:noProof/>
        </w:rPr>
        <w:t xml:space="preserve"> et al.</w:t>
      </w:r>
      <w:r w:rsidRPr="00DF26AB">
        <w:rPr>
          <w:noProof/>
        </w:rPr>
        <w:t xml:space="preserve"> Fundamental algorithms for scientific computing in Python. </w:t>
      </w:r>
      <w:r w:rsidRPr="00DF26AB">
        <w:rPr>
          <w:i/>
          <w:noProof/>
        </w:rPr>
        <w:t>Nat. Methods</w:t>
      </w:r>
      <w:r w:rsidRPr="00DF26AB">
        <w:rPr>
          <w:noProof/>
        </w:rPr>
        <w:t xml:space="preserve"> </w:t>
      </w:r>
      <w:r w:rsidRPr="00DF26AB">
        <w:rPr>
          <w:b/>
          <w:noProof/>
        </w:rPr>
        <w:t>17</w:t>
      </w:r>
      <w:r w:rsidRPr="00DF26AB">
        <w:rPr>
          <w:noProof/>
        </w:rPr>
        <w:t xml:space="preserve">, 261-272 (2020). </w:t>
      </w:r>
    </w:p>
    <w:p w14:paraId="18F980B6" w14:textId="765538EF" w:rsidR="005D0D6F" w:rsidRPr="004161FA" w:rsidRDefault="0068127C" w:rsidP="00411260">
      <w:pPr>
        <w:rPr>
          <w:b/>
        </w:rPr>
      </w:pPr>
      <w:r w:rsidRPr="0090741D">
        <w:rPr>
          <w:b/>
        </w:rPr>
        <w:fldChar w:fldCharType="end"/>
      </w:r>
    </w:p>
    <w:sectPr w:rsidR="005D0D6F" w:rsidRPr="004161FA" w:rsidSect="00C14496">
      <w:pgSz w:w="12240" w:h="15840"/>
      <w:pgMar w:top="918"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Hannah Suzanne Wirtshafter" w:date="2026-04-29T16:11:00Z" w:initials="HSW">
    <w:p w14:paraId="09D4BB65" w14:textId="68F62D16" w:rsidR="00662EC8" w:rsidRDefault="00662EC8">
      <w:pPr>
        <w:pStyle w:val="CommentText"/>
      </w:pPr>
      <w:r>
        <w:rPr>
          <w:rStyle w:val="CommentReference"/>
        </w:rPr>
        <w:annotationRef/>
      </w:r>
      <w:r>
        <w:t xml:space="preserve">Hmmm just fully sold on </w:t>
      </w:r>
      <w:proofErr w:type="gramStart"/>
      <w:r>
        <w:t>this .</w:t>
      </w:r>
      <w:proofErr w:type="gramEnd"/>
      <w:r>
        <w:t xml:space="preserve"> keeping old title here for reference: </w:t>
      </w:r>
      <w:r w:rsidRPr="0090741D">
        <w:rPr>
          <w:b/>
          <w:bCs/>
          <w:sz w:val="30"/>
          <w:szCs w:val="30"/>
        </w:rPr>
        <w:t>Conserved hippocampal population geometry supports task generalization</w:t>
      </w:r>
    </w:p>
  </w:comment>
  <w:comment w:id="52" w:author="Sara A Solla" w:date="2026-05-03T19:15:00Z" w:initials="SS">
    <w:p w14:paraId="5AEBFE5B" w14:textId="77777777" w:rsidR="00662EC8" w:rsidRDefault="00662EC8" w:rsidP="00D6752F">
      <w:r>
        <w:rPr>
          <w:rStyle w:val="CommentReference"/>
        </w:rPr>
        <w:annotationRef/>
      </w:r>
      <w:r>
        <w:rPr>
          <w:sz w:val="20"/>
          <w:szCs w:val="20"/>
        </w:rPr>
        <w:t>I do not quite get the meaning here</w:t>
      </w:r>
    </w:p>
  </w:comment>
  <w:comment w:id="53" w:author="Hannah Suzanne Wirtshafter" w:date="2026-05-07T14:41:00Z" w:initials="HSW">
    <w:p w14:paraId="52E041C9" w14:textId="6777C3BA" w:rsidR="00662EC8" w:rsidRDefault="00662EC8" w:rsidP="00EF2146">
      <w:pPr>
        <w:pStyle w:val="CommentText"/>
      </w:pPr>
      <w:r>
        <w:rPr>
          <w:rStyle w:val="CommentReference"/>
        </w:rPr>
        <w:annotationRef/>
      </w:r>
      <w:r>
        <w:t>Better? Can also just remove it</w:t>
      </w:r>
    </w:p>
  </w:comment>
  <w:comment w:id="169" w:author="Sara A Solla" w:date="2026-04-24T09:03:00Z" w:initials="SAS">
    <w:p w14:paraId="71AFB454" w14:textId="77777777" w:rsidR="00662EC8" w:rsidRDefault="00662EC8" w:rsidP="006D13E8">
      <w:r>
        <w:rPr>
          <w:rStyle w:val="CommentReference"/>
        </w:rPr>
        <w:annotationRef/>
      </w:r>
      <w:r>
        <w:rPr>
          <w:sz w:val="20"/>
          <w:szCs w:val="20"/>
        </w:rPr>
        <w:t>Only environment A?</w:t>
      </w:r>
    </w:p>
  </w:comment>
  <w:comment w:id="170" w:author="Hannah Suzanne Wirtshafter" w:date="2026-04-29T16:14:00Z" w:initials="HSW">
    <w:p w14:paraId="5D6F73B4" w14:textId="364479FD" w:rsidR="00662EC8" w:rsidRDefault="00662EC8">
      <w:pPr>
        <w:pStyle w:val="CommentText"/>
      </w:pPr>
      <w:r>
        <w:rPr>
          <w:rStyle w:val="CommentReference"/>
        </w:rPr>
        <w:annotationRef/>
      </w:r>
      <w:proofErr w:type="spellStart"/>
      <w:r>
        <w:t>Hm</w:t>
      </w:r>
      <w:proofErr w:type="spellEnd"/>
      <w:r>
        <w:t xml:space="preserve">, not sure how to structure this… they had a day of familiarization with </w:t>
      </w:r>
      <w:proofErr w:type="spellStart"/>
      <w:r>
        <w:t>env</w:t>
      </w:r>
      <w:proofErr w:type="spellEnd"/>
      <w:r>
        <w:t xml:space="preserve"> A (without the task), then were </w:t>
      </w:r>
      <w:proofErr w:type="spellStart"/>
      <w:r>
        <w:t>tained</w:t>
      </w:r>
      <w:proofErr w:type="spellEnd"/>
      <w:r>
        <w:t xml:space="preserve"> in A, then got a day to familiarize in </w:t>
      </w:r>
      <w:proofErr w:type="spellStart"/>
      <w:r>
        <w:t>env</w:t>
      </w:r>
      <w:proofErr w:type="spellEnd"/>
      <w:r>
        <w:t xml:space="preserve"> B (without task) then had </w:t>
      </w:r>
      <w:proofErr w:type="spellStart"/>
      <w:r>
        <w:t>taks</w:t>
      </w:r>
      <w:proofErr w:type="spellEnd"/>
      <w:r>
        <w:t xml:space="preserve"> in </w:t>
      </w:r>
      <w:proofErr w:type="spellStart"/>
      <w:r>
        <w:t>env</w:t>
      </w:r>
      <w:proofErr w:type="spellEnd"/>
      <w:r>
        <w:t xml:space="preserve"> B. so they got to familiarize in both, but the sentence is talking about training, and they were only “trained” in A</w:t>
      </w:r>
    </w:p>
  </w:comment>
  <w:comment w:id="173" w:author="Hannah Suzanne Wirtshafter" w:date="2026-04-30T23:25:00Z" w:initials="HSW">
    <w:p w14:paraId="10F2D90E" w14:textId="77777777" w:rsidR="00662EC8" w:rsidRDefault="00662EC8">
      <w:pPr>
        <w:pStyle w:val="CommentText"/>
      </w:pPr>
      <w:r>
        <w:rPr>
          <w:rStyle w:val="CommentReference"/>
        </w:rPr>
        <w:annotationRef/>
      </w:r>
      <w:r>
        <w:t>Is this too much info??? Should this go in methods???</w:t>
      </w:r>
    </w:p>
    <w:p w14:paraId="6CBDAE5D" w14:textId="77777777" w:rsidR="00662EC8" w:rsidRDefault="00662EC8">
      <w:pPr>
        <w:pStyle w:val="CommentText"/>
      </w:pPr>
    </w:p>
    <w:p w14:paraId="1C1AF4F1" w14:textId="17B5DD73" w:rsidR="00662EC8" w:rsidRDefault="00662EC8">
      <w:pPr>
        <w:pStyle w:val="CommentText"/>
      </w:pPr>
      <w:r>
        <w:t>I am also wondering if I should even bother showing the learning curves for each individual animal (currently S2). I don’t want to beg questions about learning and it doesn’t actually add any into. Leaning towards removing them but open to thoughts</w:t>
      </w:r>
    </w:p>
  </w:comment>
  <w:comment w:id="177" w:author="Sara A Solla" w:date="2026-05-03T19:36:00Z" w:initials="SAS">
    <w:p w14:paraId="5B1630F2" w14:textId="77777777" w:rsidR="00662EC8" w:rsidRDefault="00662EC8" w:rsidP="00D8685E">
      <w:r>
        <w:rPr>
          <w:rStyle w:val="CommentReference"/>
        </w:rPr>
        <w:annotationRef/>
      </w:r>
      <w:r>
        <w:rPr>
          <w:sz w:val="20"/>
          <w:szCs w:val="20"/>
        </w:rPr>
        <w:t xml:space="preserve">Could we keep the numbers in the text as 'results' without showing Fig. S2? </w:t>
      </w:r>
    </w:p>
  </w:comment>
  <w:comment w:id="178" w:author="Hannah Suzanne Wirtshafter" w:date="2026-05-07T15:04:00Z" w:initials="HSW">
    <w:p w14:paraId="4FAC8572" w14:textId="4A7C6E21" w:rsidR="00662EC8" w:rsidRDefault="00662EC8">
      <w:pPr>
        <w:pStyle w:val="CommentText"/>
      </w:pPr>
      <w:r>
        <w:rPr>
          <w:rStyle w:val="CommentReference"/>
        </w:rPr>
        <w:annotationRef/>
      </w:r>
      <w:r>
        <w:t>Yes, can do that</w:t>
      </w:r>
    </w:p>
  </w:comment>
  <w:comment w:id="180" w:author="Sara A Solla" w:date="2026-04-24T09:17:00Z" w:initials="SAS">
    <w:p w14:paraId="7ED54654" w14:textId="77777777" w:rsidR="00662EC8" w:rsidRDefault="00662EC8" w:rsidP="009A40BD">
      <w:r>
        <w:rPr>
          <w:rStyle w:val="CommentReference"/>
        </w:rPr>
        <w:annotationRef/>
      </w:r>
      <w:r w:rsidRPr="00720D0F">
        <w:rPr>
          <w:sz w:val="20"/>
          <w:szCs w:val="20"/>
        </w:rPr>
        <w:t>reference?</w:t>
      </w:r>
    </w:p>
  </w:comment>
  <w:comment w:id="190" w:author="Sara A Solla" w:date="2026-04-28T21:26:00Z" w:initials="SS">
    <w:p w14:paraId="79EF7204" w14:textId="77777777" w:rsidR="00662EC8" w:rsidRDefault="00662EC8" w:rsidP="00D71E4B">
      <w:r>
        <w:rPr>
          <w:rStyle w:val="CommentReference"/>
        </w:rPr>
        <w:annotationRef/>
      </w:r>
      <w:r>
        <w:rPr>
          <w:sz w:val="20"/>
          <w:szCs w:val="20"/>
        </w:rPr>
        <w:t>I like using 'n' for this. Maybe use 'N' for the number of rats? Or maybe it is OK in this field to use the same notation for different quantities?</w:t>
      </w:r>
    </w:p>
  </w:comment>
  <w:comment w:id="191" w:author="Hannah Suzanne Wirtshafter" w:date="2026-04-29T16:20:00Z" w:initials="HSW">
    <w:p w14:paraId="3890B497" w14:textId="660E18C7" w:rsidR="00662EC8" w:rsidRDefault="00662EC8">
      <w:pPr>
        <w:pStyle w:val="CommentText"/>
      </w:pPr>
      <w:r>
        <w:rPr>
          <w:rStyle w:val="CommentReference"/>
        </w:rPr>
        <w:annotationRef/>
      </w:r>
      <w:r>
        <w:t xml:space="preserve">To me n just means the number of the </w:t>
      </w:r>
      <w:proofErr w:type="spellStart"/>
      <w:r>
        <w:t>quantiy</w:t>
      </w:r>
      <w:proofErr w:type="spellEnd"/>
      <w:r>
        <w:t xml:space="preserve"> being discussed lol, but happy to do whatever you think is appropriate</w:t>
      </w:r>
    </w:p>
  </w:comment>
  <w:comment w:id="192" w:author="Sara A Solla" w:date="2026-05-04T16:03:00Z" w:initials="SS">
    <w:p w14:paraId="68C6FA3C" w14:textId="77777777" w:rsidR="00662EC8" w:rsidRDefault="00662EC8" w:rsidP="00FE5A61">
      <w:r>
        <w:rPr>
          <w:rStyle w:val="CommentReference"/>
        </w:rPr>
        <w:annotationRef/>
      </w:r>
      <w:r>
        <w:rPr>
          <w:sz w:val="20"/>
          <w:szCs w:val="20"/>
        </w:rPr>
        <w:t xml:space="preserve">I think you are right - let's use 'n' and clarify in each case what 'n' refers to. </w:t>
      </w:r>
    </w:p>
    <w:p w14:paraId="08FA2821" w14:textId="77777777" w:rsidR="00662EC8" w:rsidRDefault="00662EC8" w:rsidP="00FE5A61">
      <w:r>
        <w:rPr>
          <w:sz w:val="20"/>
          <w:szCs w:val="20"/>
        </w:rPr>
        <w:t xml:space="preserve"> </w:t>
      </w:r>
    </w:p>
  </w:comment>
  <w:comment w:id="198" w:author="Sara A Solla" w:date="2026-05-04T16:07:00Z" w:initials="SS">
    <w:p w14:paraId="3E2E131B" w14:textId="77777777" w:rsidR="00662EC8" w:rsidRDefault="00662EC8" w:rsidP="00DC6246">
      <w:pPr>
        <w:rPr>
          <w:sz w:val="20"/>
          <w:szCs w:val="20"/>
        </w:rPr>
      </w:pPr>
      <w:r>
        <w:rPr>
          <w:rStyle w:val="CommentReference"/>
        </w:rPr>
        <w:annotationRef/>
      </w:r>
      <w:r>
        <w:rPr>
          <w:sz w:val="20"/>
          <w:szCs w:val="20"/>
        </w:rPr>
        <w:t xml:space="preserve">In panels a and </w:t>
      </w:r>
      <w:proofErr w:type="gramStart"/>
      <w:r>
        <w:rPr>
          <w:sz w:val="20"/>
          <w:szCs w:val="20"/>
        </w:rPr>
        <w:t>d</w:t>
      </w:r>
      <w:proofErr w:type="gramEnd"/>
      <w:r>
        <w:rPr>
          <w:sz w:val="20"/>
          <w:szCs w:val="20"/>
        </w:rPr>
        <w:t xml:space="preserve"> we only show one session in environment B. I assume it is </w:t>
      </w:r>
      <w:proofErr w:type="gramStart"/>
      <w:r>
        <w:rPr>
          <w:sz w:val="20"/>
          <w:szCs w:val="20"/>
        </w:rPr>
        <w:t>B(</w:t>
      </w:r>
      <w:proofErr w:type="gramEnd"/>
      <w:r>
        <w:rPr>
          <w:sz w:val="20"/>
          <w:szCs w:val="20"/>
        </w:rPr>
        <w:t xml:space="preserve">1)? Add </w:t>
      </w:r>
      <w:proofErr w:type="gramStart"/>
      <w:r>
        <w:rPr>
          <w:sz w:val="20"/>
          <w:szCs w:val="20"/>
        </w:rPr>
        <w:t>B(</w:t>
      </w:r>
      <w:proofErr w:type="gramEnd"/>
      <w:r>
        <w:rPr>
          <w:sz w:val="20"/>
          <w:szCs w:val="20"/>
        </w:rPr>
        <w:t xml:space="preserve">2). </w:t>
      </w:r>
    </w:p>
    <w:p w14:paraId="5AC04B6A" w14:textId="5962CBB7" w:rsidR="00662EC8" w:rsidRDefault="00662EC8" w:rsidP="00DC6246"/>
  </w:comment>
  <w:comment w:id="199" w:author="Hannah Suzanne Wirtshafter" w:date="2026-05-07T14:48:00Z" w:initials="HSW">
    <w:p w14:paraId="316A2F0B" w14:textId="77777777" w:rsidR="00662EC8" w:rsidRDefault="00662EC8" w:rsidP="003568FE">
      <w:pPr>
        <w:pStyle w:val="CommentText"/>
      </w:pPr>
      <w:r>
        <w:rPr>
          <w:rStyle w:val="CommentReference"/>
        </w:rPr>
        <w:annotationRef/>
      </w:r>
      <w:r>
        <w:t>I changed the figure when I thought we were only going to discuss one day in b, will change it back</w:t>
      </w:r>
    </w:p>
    <w:p w14:paraId="050F8DDB" w14:textId="40C1C694" w:rsidR="00662EC8" w:rsidRDefault="00662EC8">
      <w:pPr>
        <w:pStyle w:val="CommentText"/>
      </w:pPr>
    </w:p>
  </w:comment>
  <w:comment w:id="206" w:author="Sara A Solla" w:date="2026-04-24T23:04:00Z" w:initials="SAS">
    <w:p w14:paraId="7BCA2540" w14:textId="77777777" w:rsidR="00662EC8" w:rsidRDefault="00662EC8" w:rsidP="00A97B68">
      <w:r>
        <w:rPr>
          <w:rStyle w:val="CommentReference"/>
        </w:rPr>
        <w:annotationRef/>
      </w:r>
      <w:r>
        <w:rPr>
          <w:sz w:val="20"/>
          <w:szCs w:val="20"/>
        </w:rPr>
        <w:t>Let's use a different symbol. If you prefer to keep n for number of rats, let's use k or m for number of sessions.</w:t>
      </w:r>
    </w:p>
  </w:comment>
  <w:comment w:id="207" w:author="Hannah Suzanne Wirtshafter" w:date="2026-04-29T16:21:00Z" w:initials="HSW">
    <w:p w14:paraId="37A566C5" w14:textId="01B719B2" w:rsidR="00662EC8" w:rsidRDefault="00662EC8">
      <w:pPr>
        <w:pStyle w:val="CommentText"/>
      </w:pPr>
      <w:r>
        <w:rPr>
          <w:rStyle w:val="CommentReference"/>
        </w:rPr>
        <w:annotationRef/>
      </w:r>
      <w:r>
        <w:t>Ok, whichever you think!! Or we can use a capital n here for number? Using some version of ‘n’ just seems correct lol</w:t>
      </w:r>
    </w:p>
  </w:comment>
  <w:comment w:id="208" w:author="Sara A Solla" w:date="2026-05-04T16:12:00Z" w:initials="SS">
    <w:p w14:paraId="098D4CDB" w14:textId="4EAAB2C3" w:rsidR="00662EC8" w:rsidRDefault="00662EC8" w:rsidP="003E21C7">
      <w:r>
        <w:rPr>
          <w:rStyle w:val="CommentReference"/>
        </w:rPr>
        <w:annotationRef/>
      </w:r>
      <w:proofErr w:type="spellStart"/>
      <w:r>
        <w:rPr>
          <w:sz w:val="20"/>
          <w:szCs w:val="20"/>
        </w:rPr>
        <w:t>i</w:t>
      </w:r>
      <w:proofErr w:type="spellEnd"/>
      <w:r>
        <w:rPr>
          <w:sz w:val="20"/>
          <w:szCs w:val="20"/>
        </w:rPr>
        <w:t xml:space="preserve"> think it is OK </w:t>
      </w:r>
      <w:proofErr w:type="spellStart"/>
      <w:r>
        <w:rPr>
          <w:sz w:val="20"/>
          <w:szCs w:val="20"/>
        </w:rPr>
        <w:t>ti</w:t>
      </w:r>
      <w:proofErr w:type="spellEnd"/>
      <w:r>
        <w:rPr>
          <w:sz w:val="20"/>
          <w:szCs w:val="20"/>
        </w:rPr>
        <w:t xml:space="preserve"> use 'n' as long as we explain what we are counting in each case. </w:t>
      </w:r>
    </w:p>
  </w:comment>
  <w:comment w:id="204" w:author="Sara A Solla" w:date="2026-03-11T13:02:00Z" w:initials="SS">
    <w:p w14:paraId="23A4658A" w14:textId="77777777" w:rsidR="00662EC8" w:rsidRDefault="00662EC8" w:rsidP="008B20B7">
      <w:r>
        <w:rPr>
          <w:rStyle w:val="CommentReference"/>
        </w:rPr>
        <w:annotationRef/>
      </w:r>
      <w:r>
        <w:rPr>
          <w:sz w:val="20"/>
          <w:szCs w:val="20"/>
        </w:rPr>
        <w:t>I assume this is an example, for one specific animal. For this animal, indicate in the text of the caption the value of n, that is to say the number of days to criterion. Do not use the same 'n' for number of animals.</w:t>
      </w:r>
    </w:p>
  </w:comment>
  <w:comment w:id="205" w:author="Hannah Suzanne Wirtshafter" w:date="2026-04-23T16:51:00Z" w:initials="HSW">
    <w:p w14:paraId="23B39752" w14:textId="3BCF5AF4" w:rsidR="00662EC8" w:rsidRDefault="00662EC8">
      <w:pPr>
        <w:pStyle w:val="CommentText"/>
      </w:pPr>
      <w:r>
        <w:rPr>
          <w:rStyle w:val="CommentReference"/>
        </w:rPr>
        <w:annotationRef/>
      </w:r>
      <w:r>
        <w:t>No, this is all animals, hence the error bars. X axis is % through training, so it is “normalized” across animals</w:t>
      </w:r>
    </w:p>
  </w:comment>
  <w:comment w:id="209" w:author="Sara A Solla" w:date="2026-05-04T16:17:00Z" w:initials="SS">
    <w:p w14:paraId="492EF91A" w14:textId="77777777" w:rsidR="00662EC8" w:rsidRDefault="00662EC8" w:rsidP="00820860">
      <w:r>
        <w:rPr>
          <w:rStyle w:val="CommentReference"/>
        </w:rPr>
        <w:annotationRef/>
      </w:r>
      <w:r>
        <w:rPr>
          <w:sz w:val="20"/>
          <w:szCs w:val="20"/>
        </w:rPr>
        <w:t xml:space="preserve">Show that there are two sessions. </w:t>
      </w:r>
      <w:proofErr w:type="gramStart"/>
      <w:r>
        <w:rPr>
          <w:sz w:val="20"/>
          <w:szCs w:val="20"/>
        </w:rPr>
        <w:t>The  red</w:t>
      </w:r>
      <w:proofErr w:type="gramEnd"/>
      <w:r>
        <w:rPr>
          <w:sz w:val="20"/>
          <w:szCs w:val="20"/>
        </w:rPr>
        <w:t xml:space="preserve"> bar seems to correspond to only one.</w:t>
      </w:r>
    </w:p>
  </w:comment>
  <w:comment w:id="210" w:author="Hannah Suzanne Wirtshafter" w:date="2026-05-07T14:47:00Z" w:initials="HSW">
    <w:p w14:paraId="4D9ED1F7" w14:textId="77777777" w:rsidR="00662EC8" w:rsidRDefault="00662EC8">
      <w:pPr>
        <w:pStyle w:val="CommentText"/>
      </w:pPr>
      <w:r>
        <w:rPr>
          <w:rStyle w:val="CommentReference"/>
        </w:rPr>
        <w:annotationRef/>
      </w:r>
      <w:r>
        <w:t>I changed the figure when I thought we were only going to discuss one day in b, will change it back</w:t>
      </w:r>
    </w:p>
    <w:p w14:paraId="0BC622D0" w14:textId="317416E3" w:rsidR="00662EC8" w:rsidRDefault="00662EC8">
      <w:pPr>
        <w:pStyle w:val="CommentText"/>
      </w:pPr>
    </w:p>
  </w:comment>
  <w:comment w:id="217" w:author="Hannah Suzanne Wirtshafter" w:date="2026-04-30T23:17:00Z" w:initials="HSW">
    <w:p w14:paraId="7DB39E7E" w14:textId="4A494622" w:rsidR="00662EC8" w:rsidRDefault="00662EC8">
      <w:pPr>
        <w:pStyle w:val="CommentText"/>
      </w:pPr>
      <w:r>
        <w:rPr>
          <w:rStyle w:val="CommentReference"/>
        </w:rPr>
        <w:annotationRef/>
      </w:r>
      <w:r>
        <w:t xml:space="preserve">I took away the scatter plot. I could move </w:t>
      </w:r>
      <w:proofErr w:type="spellStart"/>
      <w:r>
        <w:t>supp</w:t>
      </w:r>
      <w:proofErr w:type="spellEnd"/>
      <w:r>
        <w:t xml:space="preserve"> figure s3 here instead? Or an example from </w:t>
      </w:r>
      <w:proofErr w:type="spellStart"/>
      <w:r>
        <w:t>cebra</w:t>
      </w:r>
      <w:proofErr w:type="spellEnd"/>
      <w:r>
        <w:t>? Or is this sufficient?</w:t>
      </w:r>
    </w:p>
  </w:comment>
  <w:comment w:id="218" w:author="Sara A Solla" w:date="2026-05-04T16:22:00Z" w:initials="SS">
    <w:p w14:paraId="66A48CFC" w14:textId="7D338095" w:rsidR="00662EC8" w:rsidRDefault="00662EC8" w:rsidP="003A3A1D">
      <w:r>
        <w:rPr>
          <w:rStyle w:val="CommentReference"/>
        </w:rPr>
        <w:annotationRef/>
      </w:r>
      <w:r>
        <w:rPr>
          <w:sz w:val="20"/>
          <w:szCs w:val="20"/>
        </w:rPr>
        <w:t>I think that this is sufficient.</w:t>
      </w:r>
    </w:p>
  </w:comment>
  <w:comment w:id="236" w:author="Sara A Solla" w:date="2026-03-11T15:09:00Z" w:initials="SS">
    <w:p w14:paraId="031F5A78" w14:textId="77777777" w:rsidR="00662EC8" w:rsidRDefault="00662EC8" w:rsidP="00A660E3">
      <w:r>
        <w:rPr>
          <w:rStyle w:val="CommentReference"/>
        </w:rPr>
        <w:annotationRef/>
      </w:r>
      <w:r>
        <w:rPr>
          <w:sz w:val="20"/>
          <w:szCs w:val="20"/>
        </w:rPr>
        <w:t xml:space="preserve">Reference </w:t>
      </w:r>
    </w:p>
  </w:comment>
  <w:comment w:id="261" w:author="Hannah Suzanne Wirtshafter" w:date="2026-04-29T16:23:00Z" w:initials="HSW">
    <w:p w14:paraId="250900BD" w14:textId="77777777" w:rsidR="00662EC8" w:rsidRDefault="00662EC8">
      <w:pPr>
        <w:pStyle w:val="CommentText"/>
      </w:pPr>
      <w:r>
        <w:rPr>
          <w:rStyle w:val="CommentReference"/>
        </w:rPr>
        <w:annotationRef/>
      </w:r>
      <w:r>
        <w:t xml:space="preserve">Actually, thought. Why don’t I just delete every </w:t>
      </w:r>
      <w:proofErr w:type="spellStart"/>
      <w:r>
        <w:t>existance</w:t>
      </w:r>
      <w:proofErr w:type="spellEnd"/>
      <w:r>
        <w:t xml:space="preserve"> of b2 in the paper—no one needs to know I had the rat in the environment for a second day (for some rats I also did extinction later and just leave that out </w:t>
      </w:r>
      <w:proofErr w:type="spellStart"/>
      <w:r>
        <w:t>bc</w:t>
      </w:r>
      <w:proofErr w:type="spellEnd"/>
      <w:r>
        <w:t xml:space="preserve"> it happened AFTER the results </w:t>
      </w:r>
      <w:proofErr w:type="spellStart"/>
      <w:r>
        <w:t>im</w:t>
      </w:r>
      <w:proofErr w:type="spellEnd"/>
      <w:r>
        <w:t xml:space="preserve"> reporting) and then we don’t beg the question why didn’t I do the analysis on b2 (answer, no reason just time lol). It doesn’t change anything about what we are reporting. I like this idea </w:t>
      </w:r>
      <w:proofErr w:type="spellStart"/>
      <w:r>
        <w:t>haha</w:t>
      </w:r>
      <w:proofErr w:type="spellEnd"/>
      <w:r>
        <w:t>. The only thing that would change is fig 1a and 1d.</w:t>
      </w:r>
    </w:p>
    <w:p w14:paraId="4B0D85F2" w14:textId="77777777" w:rsidR="00662EC8" w:rsidRDefault="00662EC8">
      <w:pPr>
        <w:pStyle w:val="CommentText"/>
      </w:pPr>
    </w:p>
    <w:p w14:paraId="17ACE37E" w14:textId="0D470F84" w:rsidR="00662EC8" w:rsidRDefault="00662EC8">
      <w:pPr>
        <w:pStyle w:val="CommentText"/>
      </w:pPr>
      <w:proofErr w:type="gramStart"/>
      <w:r>
        <w:t>Actually</w:t>
      </w:r>
      <w:proofErr w:type="gramEnd"/>
      <w:r>
        <w:t xml:space="preserve"> </w:t>
      </w:r>
      <w:proofErr w:type="spellStart"/>
      <w:r>
        <w:t>im</w:t>
      </w:r>
      <w:proofErr w:type="spellEnd"/>
      <w:r>
        <w:t xml:space="preserve"> </w:t>
      </w:r>
      <w:proofErr w:type="spellStart"/>
      <w:r>
        <w:t>gonna</w:t>
      </w:r>
      <w:proofErr w:type="spellEnd"/>
      <w:r>
        <w:t xml:space="preserve"> do this. Changing it now</w:t>
      </w:r>
    </w:p>
  </w:comment>
  <w:comment w:id="262" w:author="Sara A Solla" w:date="2026-05-04T16:27:00Z" w:initials="SS">
    <w:p w14:paraId="29E7A53A" w14:textId="77777777" w:rsidR="00662EC8" w:rsidRDefault="00662EC8" w:rsidP="00AD7B82">
      <w:r>
        <w:rPr>
          <w:rStyle w:val="CommentReference"/>
        </w:rPr>
        <w:annotationRef/>
      </w:r>
      <w:proofErr w:type="gramStart"/>
      <w:r>
        <w:rPr>
          <w:sz w:val="20"/>
          <w:szCs w:val="20"/>
        </w:rPr>
        <w:t>B(</w:t>
      </w:r>
      <w:proofErr w:type="gramEnd"/>
      <w:r>
        <w:rPr>
          <w:sz w:val="20"/>
          <w:szCs w:val="20"/>
        </w:rPr>
        <w:t xml:space="preserve">2) plays a role in Figure 3. I would keep it. I tried to indicate all places where we need to incorporate it before this point. n this figure it is OK to leave out </w:t>
      </w:r>
      <w:proofErr w:type="gramStart"/>
      <w:r>
        <w:rPr>
          <w:sz w:val="20"/>
          <w:szCs w:val="20"/>
        </w:rPr>
        <w:t>B(</w:t>
      </w:r>
      <w:proofErr w:type="gramEnd"/>
      <w:r>
        <w:rPr>
          <w:sz w:val="20"/>
          <w:szCs w:val="20"/>
        </w:rPr>
        <w:t xml:space="preserve">2), because we compare A(n) to A(n-1) and B(1), </w:t>
      </w:r>
    </w:p>
  </w:comment>
  <w:comment w:id="259" w:author="Sara A Solla" w:date="2026-03-11T15:22:00Z" w:initials="SS">
    <w:p w14:paraId="2B6276DE" w14:textId="77777777" w:rsidR="00662EC8" w:rsidRDefault="00662EC8" w:rsidP="00FD080B">
      <w:r>
        <w:rPr>
          <w:rStyle w:val="CommentReference"/>
        </w:rPr>
        <w:annotationRef/>
      </w:r>
      <w:r>
        <w:rPr>
          <w:sz w:val="20"/>
          <w:szCs w:val="20"/>
        </w:rPr>
        <w:t xml:space="preserve">Did we test on </w:t>
      </w:r>
      <w:proofErr w:type="gramStart"/>
      <w:r>
        <w:rPr>
          <w:sz w:val="20"/>
          <w:szCs w:val="20"/>
        </w:rPr>
        <w:t>B(</w:t>
      </w:r>
      <w:proofErr w:type="gramEnd"/>
      <w:r>
        <w:rPr>
          <w:sz w:val="20"/>
          <w:szCs w:val="20"/>
        </w:rPr>
        <w:t xml:space="preserve">2)? Or just </w:t>
      </w:r>
      <w:proofErr w:type="gramStart"/>
      <w:r>
        <w:rPr>
          <w:sz w:val="20"/>
          <w:szCs w:val="20"/>
        </w:rPr>
        <w:t>B(</w:t>
      </w:r>
      <w:proofErr w:type="gramEnd"/>
      <w:r>
        <w:rPr>
          <w:sz w:val="20"/>
          <w:szCs w:val="20"/>
        </w:rPr>
        <w:t xml:space="preserve">1)? </w:t>
      </w:r>
    </w:p>
  </w:comment>
  <w:comment w:id="260" w:author="Hannah Suzanne Wirtshafter" w:date="2026-04-23T16:53:00Z" w:initials="HSW">
    <w:p w14:paraId="00EADB3A" w14:textId="065001A5" w:rsidR="00662EC8" w:rsidRDefault="00662EC8">
      <w:pPr>
        <w:pStyle w:val="CommentText"/>
      </w:pPr>
      <w:r>
        <w:rPr>
          <w:rStyle w:val="CommentReference"/>
        </w:rPr>
        <w:annotationRef/>
      </w:r>
      <w:r>
        <w:t>Just b1, though I am highly confident it would also transfer to b2 lol</w:t>
      </w:r>
    </w:p>
  </w:comment>
  <w:comment w:id="317" w:author="Sara A Solla" w:date="2026-04-28T21:40:00Z" w:initials="SS">
    <w:p w14:paraId="0FCA5456" w14:textId="77777777" w:rsidR="00662EC8" w:rsidRDefault="00662EC8" w:rsidP="00876394">
      <w:r>
        <w:rPr>
          <w:rStyle w:val="CommentReference"/>
        </w:rPr>
        <w:annotationRef/>
      </w:r>
      <w:r>
        <w:rPr>
          <w:sz w:val="20"/>
          <w:szCs w:val="20"/>
        </w:rPr>
        <w:t xml:space="preserve">Note that here we do not mention </w:t>
      </w:r>
      <w:proofErr w:type="gramStart"/>
      <w:r>
        <w:rPr>
          <w:sz w:val="20"/>
          <w:szCs w:val="20"/>
        </w:rPr>
        <w:t>B(</w:t>
      </w:r>
      <w:proofErr w:type="gramEnd"/>
      <w:r>
        <w:rPr>
          <w:sz w:val="20"/>
          <w:szCs w:val="20"/>
        </w:rPr>
        <w:t xml:space="preserve">2). Maybe delete </w:t>
      </w:r>
      <w:proofErr w:type="gramStart"/>
      <w:r>
        <w:rPr>
          <w:sz w:val="20"/>
          <w:szCs w:val="20"/>
        </w:rPr>
        <w:t>B(</w:t>
      </w:r>
      <w:proofErr w:type="gramEnd"/>
      <w:r>
        <w:rPr>
          <w:sz w:val="20"/>
          <w:szCs w:val="20"/>
        </w:rPr>
        <w:t xml:space="preserve">2)  also from the CSUS2 discussion above? </w:t>
      </w:r>
    </w:p>
  </w:comment>
  <w:comment w:id="469" w:author="Sara A Solla" w:date="2026-05-04T16:56:00Z" w:initials="SAS">
    <w:p w14:paraId="5E09E4D9" w14:textId="737AA576" w:rsidR="00662EC8" w:rsidRDefault="00662EC8" w:rsidP="00915F73">
      <w:r>
        <w:rPr>
          <w:rStyle w:val="CommentReference"/>
        </w:rPr>
        <w:annotationRef/>
      </w:r>
      <w:r>
        <w:rPr>
          <w:sz w:val="20"/>
          <w:szCs w:val="20"/>
        </w:rPr>
        <w:t>We have not said what they are. Maybe (see Methods)?</w:t>
      </w:r>
    </w:p>
  </w:comment>
  <w:comment w:id="491" w:author="Hannah Suzanne Wirtshafter" w:date="2026-05-11T16:23:00Z" w:initials="HSW">
    <w:p w14:paraId="5389B744" w14:textId="12BEDC41" w:rsidR="00662EC8" w:rsidRDefault="00662EC8">
      <w:pPr>
        <w:pStyle w:val="CommentText"/>
      </w:pPr>
      <w:r>
        <w:rPr>
          <w:rStyle w:val="CommentReference"/>
        </w:rPr>
        <w:annotationRef/>
      </w:r>
      <w:r>
        <w:t>Is this too specific for this paragraph?</w:t>
      </w:r>
    </w:p>
  </w:comment>
  <w:comment w:id="537" w:author="Sara A Solla" w:date="2026-05-05T16:42:00Z" w:initials="SS">
    <w:p w14:paraId="6ECC6040" w14:textId="3E03877C" w:rsidR="00662EC8" w:rsidRDefault="00662EC8" w:rsidP="00997B86">
      <w:r>
        <w:rPr>
          <w:rStyle w:val="CommentReference"/>
        </w:rPr>
        <w:annotationRef/>
      </w:r>
      <w:r>
        <w:rPr>
          <w:sz w:val="20"/>
          <w:szCs w:val="20"/>
        </w:rPr>
        <w:t>Reference?</w:t>
      </w:r>
    </w:p>
  </w:comment>
  <w:comment w:id="575" w:author="Sara A Solla" w:date="2026-05-05T16:42:00Z" w:initials="SS">
    <w:p w14:paraId="75F66DE2" w14:textId="77777777" w:rsidR="00662EC8" w:rsidRDefault="00662EC8" w:rsidP="00C70099">
      <w:r>
        <w:rPr>
          <w:rStyle w:val="CommentReference"/>
        </w:rPr>
        <w:annotationRef/>
      </w:r>
      <w:r>
        <w:rPr>
          <w:sz w:val="20"/>
          <w:szCs w:val="20"/>
        </w:rPr>
        <w:t>Reference?</w:t>
      </w:r>
    </w:p>
  </w:comment>
  <w:comment w:id="580" w:author="Sara A Solla" w:date="2026-05-05T16:31:00Z" w:initials="SS">
    <w:p w14:paraId="563C9239" w14:textId="77777777" w:rsidR="00662EC8" w:rsidRDefault="00662EC8" w:rsidP="00C70099">
      <w:r>
        <w:rPr>
          <w:rStyle w:val="CommentReference"/>
        </w:rPr>
        <w:annotationRef/>
      </w:r>
      <w:r>
        <w:rPr>
          <w:sz w:val="20"/>
          <w:szCs w:val="20"/>
        </w:rPr>
        <w:t>there is no Fig, 3e</w:t>
      </w:r>
    </w:p>
  </w:comment>
  <w:comment w:id="591" w:author="Sara A Solla" w:date="2026-05-05T16:26:00Z" w:initials="SS">
    <w:p w14:paraId="0F0E4D11" w14:textId="77777777" w:rsidR="00662EC8" w:rsidRDefault="00662EC8" w:rsidP="008E21BD">
      <w:r>
        <w:rPr>
          <w:rStyle w:val="CommentReference"/>
        </w:rPr>
        <w:annotationRef/>
      </w:r>
      <w:r>
        <w:rPr>
          <w:sz w:val="20"/>
          <w:szCs w:val="20"/>
        </w:rPr>
        <w:t xml:space="preserve">This is a conclusion drawn from the figure. It belongs in the text, not in the figure legend. I have moved it to the text; this sentence can be deleted here. </w:t>
      </w:r>
    </w:p>
  </w:comment>
  <w:comment w:id="594" w:author="Sara A Solla" w:date="2026-05-05T16:31:00Z" w:initials="SS">
    <w:p w14:paraId="7AE47A22" w14:textId="77777777" w:rsidR="00662EC8" w:rsidRDefault="00662EC8" w:rsidP="00A71D9C">
      <w:r>
        <w:rPr>
          <w:rStyle w:val="CommentReference"/>
        </w:rPr>
        <w:annotationRef/>
      </w:r>
      <w:r>
        <w:rPr>
          <w:sz w:val="20"/>
          <w:szCs w:val="20"/>
        </w:rPr>
        <w:t>there is no Fig, 3e</w:t>
      </w:r>
    </w:p>
  </w:comment>
  <w:comment w:id="516" w:author="Sara A Solla" w:date="2026-05-04T17:40:00Z" w:initials="SAS">
    <w:p w14:paraId="5DEF7B33" w14:textId="77777777" w:rsidR="00662EC8" w:rsidRDefault="00662EC8" w:rsidP="009A1FF8">
      <w:r>
        <w:rPr>
          <w:rStyle w:val="CommentReference"/>
        </w:rPr>
        <w:annotationRef/>
      </w:r>
      <w:r>
        <w:rPr>
          <w:sz w:val="20"/>
          <w:szCs w:val="20"/>
        </w:rPr>
        <w:t xml:space="preserve">I am a bit confused. Are we talking about the temporal structure of the task, the fact that we have divided into five subsequent periods? Do you mean that there could/should be a relationship between activity at subsequent periods? </w:t>
      </w:r>
    </w:p>
  </w:comment>
  <w:comment w:id="517" w:author="Hannah Suzanne Wirtshafter" w:date="2026-05-07T15:59:00Z" w:initials="HSW">
    <w:p w14:paraId="45841333" w14:textId="56079FD0" w:rsidR="00662EC8" w:rsidRDefault="00662EC8">
      <w:pPr>
        <w:pStyle w:val="CommentText"/>
      </w:pPr>
      <w:r>
        <w:rPr>
          <w:rStyle w:val="CommentReference"/>
        </w:rPr>
        <w:annotationRef/>
      </w:r>
      <w:r>
        <w:t xml:space="preserve">No, sorry this is unclear. I am saying the relationship between each task bin should be preserved across </w:t>
      </w:r>
      <w:proofErr w:type="spellStart"/>
      <w:r>
        <w:t>enviroments</w:t>
      </w:r>
      <w:proofErr w:type="spellEnd"/>
    </w:p>
  </w:comment>
  <w:comment w:id="610" w:author="Sara A Solla" w:date="2026-05-05T16:20:00Z" w:initials="SS">
    <w:p w14:paraId="5253CF0A" w14:textId="77777777" w:rsidR="00662EC8" w:rsidRDefault="00662EC8" w:rsidP="004E2567">
      <w:r>
        <w:rPr>
          <w:rStyle w:val="CommentReference"/>
        </w:rPr>
        <w:annotationRef/>
      </w:r>
      <w:r>
        <w:rPr>
          <w:sz w:val="20"/>
          <w:szCs w:val="20"/>
        </w:rPr>
        <w:t>Permute panels c and d.</w:t>
      </w:r>
    </w:p>
  </w:comment>
  <w:comment w:id="612" w:author="Sara A Solla" w:date="2026-05-04T17:45:00Z" w:initials="SAS">
    <w:p w14:paraId="20887E2B" w14:textId="77777777" w:rsidR="00662EC8" w:rsidRDefault="00662EC8" w:rsidP="009A1FF8">
      <w:r>
        <w:rPr>
          <w:rStyle w:val="CommentReference"/>
        </w:rPr>
        <w:annotationRef/>
      </w:r>
      <w:r>
        <w:rPr>
          <w:sz w:val="20"/>
          <w:szCs w:val="20"/>
        </w:rPr>
        <w:t xml:space="preserve">But in this figure you have </w:t>
      </w:r>
      <w:proofErr w:type="gramStart"/>
      <w:r>
        <w:rPr>
          <w:sz w:val="20"/>
          <w:szCs w:val="20"/>
        </w:rPr>
        <w:t>B(</w:t>
      </w:r>
      <w:proofErr w:type="gramEnd"/>
      <w:r>
        <w:rPr>
          <w:sz w:val="20"/>
          <w:szCs w:val="20"/>
        </w:rPr>
        <w:t xml:space="preserve">2), and you have data for it!! so maybe we need to go back and keep it everywhere  that it was deleted. </w:t>
      </w:r>
    </w:p>
    <w:p w14:paraId="18354A53" w14:textId="77777777" w:rsidR="00662EC8" w:rsidRDefault="00662EC8" w:rsidP="009A1FF8"/>
  </w:comment>
  <w:comment w:id="620" w:author="Sara A Solla" w:date="2026-05-04T17:53:00Z" w:initials="SAS">
    <w:p w14:paraId="2DBE94DE" w14:textId="77777777" w:rsidR="00662EC8" w:rsidRDefault="00662EC8" w:rsidP="003A1B70">
      <w:r>
        <w:rPr>
          <w:rStyle w:val="CommentReference"/>
        </w:rPr>
        <w:annotationRef/>
      </w:r>
      <w:r>
        <w:rPr>
          <w:sz w:val="20"/>
          <w:szCs w:val="20"/>
        </w:rPr>
        <w:t xml:space="preserve">Defined how? Averaged over what? Also, it seems to be a percentage, just as for the dark bars to the left of the light ones. </w:t>
      </w:r>
    </w:p>
  </w:comment>
  <w:comment w:id="630" w:author="Sara A Solla" w:date="2026-05-07T13:54:00Z" w:initials="SS">
    <w:p w14:paraId="1C01AFFF" w14:textId="77777777" w:rsidR="00662EC8" w:rsidRDefault="00662EC8" w:rsidP="003A1B70">
      <w:r>
        <w:rPr>
          <w:rStyle w:val="CommentReference"/>
        </w:rPr>
        <w:annotationRef/>
      </w:r>
      <w:r>
        <w:rPr>
          <w:sz w:val="20"/>
          <w:szCs w:val="20"/>
        </w:rPr>
        <w:t>for data shuffled ....  (say how)</w:t>
      </w:r>
    </w:p>
  </w:comment>
  <w:comment w:id="659" w:author="Sara A Solla" w:date="2026-05-04T17:54:00Z" w:initials="SAS">
    <w:p w14:paraId="0C6A0B78" w14:textId="3C3C4800" w:rsidR="00662EC8" w:rsidRDefault="00662EC8" w:rsidP="00B925FE">
      <w:r>
        <w:rPr>
          <w:rStyle w:val="CommentReference"/>
        </w:rPr>
        <w:annotationRef/>
      </w:r>
      <w:r>
        <w:rPr>
          <w:sz w:val="20"/>
          <w:szCs w:val="20"/>
        </w:rPr>
        <w:t xml:space="preserve">This is shown where? We can discuss in the text something that is not shown, but it should not appear in a figure legend. </w:t>
      </w:r>
    </w:p>
  </w:comment>
  <w:comment w:id="660" w:author="Hannah Suzanne Wirtshafter" w:date="2026-05-07T16:15:00Z" w:initials="HSW">
    <w:p w14:paraId="7DECF658" w14:textId="78D502D6" w:rsidR="00662EC8" w:rsidRDefault="00662EC8">
      <w:pPr>
        <w:pStyle w:val="CommentText"/>
      </w:pPr>
      <w:r>
        <w:rPr>
          <w:rStyle w:val="CommentReference"/>
        </w:rPr>
        <w:annotationRef/>
      </w:r>
      <w:r>
        <w:t>There used to be a figure showing each individual rat, now this is a relic. I will partially delete and partially move to text</w:t>
      </w:r>
    </w:p>
  </w:comment>
  <w:comment w:id="672" w:author="Sara A Solla" w:date="2026-05-04T18:01:00Z" w:initials="SAS">
    <w:p w14:paraId="67DC8804" w14:textId="77777777" w:rsidR="00662EC8" w:rsidRDefault="00662EC8" w:rsidP="00B925FE">
      <w:r>
        <w:rPr>
          <w:rStyle w:val="CommentReference"/>
        </w:rPr>
        <w:annotationRef/>
      </w:r>
      <w:r>
        <w:rPr>
          <w:sz w:val="20"/>
          <w:szCs w:val="20"/>
        </w:rPr>
        <w:t xml:space="preserve">Is the right panel for each rat or across rats, like the panel on the left? </w:t>
      </w:r>
    </w:p>
  </w:comment>
  <w:comment w:id="701" w:author="Sara A Solla" w:date="2026-05-04T18:07:00Z" w:initials="SAS">
    <w:p w14:paraId="680B5797" w14:textId="77777777" w:rsidR="00662EC8" w:rsidRDefault="00662EC8" w:rsidP="007270DA">
      <w:r>
        <w:rPr>
          <w:rStyle w:val="CommentReference"/>
        </w:rPr>
        <w:annotationRef/>
      </w:r>
      <w:r>
        <w:rPr>
          <w:sz w:val="20"/>
          <w:szCs w:val="20"/>
        </w:rPr>
        <w:t xml:space="preserve">Again, not shown here - where? If not shown in the figure, do not mention in the figure legend.  </w:t>
      </w:r>
    </w:p>
  </w:comment>
  <w:comment w:id="712" w:author="Sara A Solla" w:date="2026-05-07T15:19:00Z" w:initials="SS">
    <w:p w14:paraId="116276CF" w14:textId="77777777" w:rsidR="00662EC8" w:rsidRDefault="00662EC8" w:rsidP="00D441AA">
      <w:r>
        <w:rPr>
          <w:rStyle w:val="CommentReference"/>
        </w:rPr>
        <w:annotationRef/>
      </w:r>
      <w:r>
        <w:rPr>
          <w:sz w:val="20"/>
          <w:szCs w:val="20"/>
        </w:rPr>
        <w:t>different from consistency scores?</w:t>
      </w:r>
    </w:p>
  </w:comment>
  <w:comment w:id="724" w:author="Sara A Solla" w:date="2026-05-05T16:28:00Z" w:initials="SS">
    <w:p w14:paraId="1804BE11" w14:textId="77777777" w:rsidR="00662EC8" w:rsidRDefault="00662EC8" w:rsidP="00B838C3">
      <w:r>
        <w:rPr>
          <w:rStyle w:val="CommentReference"/>
        </w:rPr>
        <w:annotationRef/>
      </w:r>
      <w:r>
        <w:rPr>
          <w:sz w:val="20"/>
          <w:szCs w:val="20"/>
        </w:rPr>
        <w:t>How many sessions in environment A? Maybe just A(n</w:t>
      </w:r>
      <w:proofErr w:type="gramStart"/>
      <w:r>
        <w:rPr>
          <w:sz w:val="20"/>
          <w:szCs w:val="20"/>
        </w:rPr>
        <w:t>),  with</w:t>
      </w:r>
      <w:proofErr w:type="gramEnd"/>
      <w:r>
        <w:rPr>
          <w:sz w:val="20"/>
          <w:szCs w:val="20"/>
        </w:rPr>
        <w:t xml:space="preserve"> averages over all trials in that session? Same for B. Whenever we say 'mean', say mean over what. I assumed it was A(n) and </w:t>
      </w:r>
      <w:proofErr w:type="gramStart"/>
      <w:r>
        <w:rPr>
          <w:sz w:val="20"/>
          <w:szCs w:val="20"/>
        </w:rPr>
        <w:t>B(</w:t>
      </w:r>
      <w:proofErr w:type="gramEnd"/>
      <w:r>
        <w:rPr>
          <w:sz w:val="20"/>
          <w:szCs w:val="20"/>
        </w:rPr>
        <w:t xml:space="preserve">1), and that you averaged the trajectories over all trials in each of these two sessions, and then you aligned. Correct? </w:t>
      </w:r>
    </w:p>
  </w:comment>
  <w:comment w:id="725" w:author="Hannah Suzanne Wirtshafter" w:date="2026-05-07T16:19:00Z" w:initials="HSW">
    <w:p w14:paraId="63ACC652" w14:textId="0AA1A26A" w:rsidR="00662EC8" w:rsidRDefault="00662EC8">
      <w:pPr>
        <w:pStyle w:val="CommentText"/>
      </w:pPr>
      <w:r>
        <w:rPr>
          <w:rStyle w:val="CommentReference"/>
        </w:rPr>
        <w:annotationRef/>
      </w:r>
      <w:r>
        <w:t>correct</w:t>
      </w:r>
    </w:p>
  </w:comment>
  <w:comment w:id="742" w:author="Sara A Solla" w:date="2026-05-05T16:24:00Z" w:initials="SS">
    <w:p w14:paraId="7B0AAAFD" w14:textId="77777777" w:rsidR="00662EC8" w:rsidRDefault="00662EC8" w:rsidP="00A71D9C">
      <w:r>
        <w:rPr>
          <w:rStyle w:val="CommentReference"/>
        </w:rPr>
        <w:annotationRef/>
      </w:r>
      <w:r>
        <w:rPr>
          <w:sz w:val="20"/>
          <w:szCs w:val="20"/>
        </w:rPr>
        <w:t>reference?</w:t>
      </w:r>
    </w:p>
  </w:comment>
  <w:comment w:id="752" w:author="Sara A Solla" w:date="2026-05-05T16:26:00Z" w:initials="SS">
    <w:p w14:paraId="74A5D7B0" w14:textId="77777777" w:rsidR="00662EC8" w:rsidRDefault="00662EC8" w:rsidP="008E21BD">
      <w:r>
        <w:rPr>
          <w:rStyle w:val="CommentReference"/>
        </w:rPr>
        <w:annotationRef/>
      </w:r>
      <w:r>
        <w:rPr>
          <w:sz w:val="20"/>
          <w:szCs w:val="20"/>
        </w:rPr>
        <w:t xml:space="preserve">This is a conclusion drawn from the figure. It belongs in the text, not in the figure legend. I have moved it to the text; this sentence can be deleted here. </w:t>
      </w:r>
    </w:p>
  </w:comment>
  <w:comment w:id="802" w:author="Sara A Solla" w:date="2026-05-04T18:35:00Z" w:initials="SAS">
    <w:p w14:paraId="545BF00A" w14:textId="77777777" w:rsidR="00662EC8" w:rsidRDefault="00662EC8" w:rsidP="00664AE2">
      <w:r>
        <w:rPr>
          <w:rStyle w:val="CommentReference"/>
        </w:rPr>
        <w:annotationRef/>
      </w:r>
      <w:r>
        <w:rPr>
          <w:sz w:val="20"/>
          <w:szCs w:val="20"/>
        </w:rPr>
        <w:t xml:space="preserve">I cannot tell what has been done. There are many </w:t>
      </w:r>
      <w:proofErr w:type="gramStart"/>
      <w:r>
        <w:rPr>
          <w:sz w:val="20"/>
          <w:szCs w:val="20"/>
        </w:rPr>
        <w:t>point</w:t>
      </w:r>
      <w:proofErr w:type="gramEnd"/>
      <w:r>
        <w:rPr>
          <w:sz w:val="20"/>
          <w:szCs w:val="20"/>
        </w:rPr>
        <w:t xml:space="preserve"> for all A sessions and for all B sessions. Are you taking all possible pairs? so you get an M by M matrix of distances, where M is the total number of points, the sum of points for A sessions and point for B sessions. Which correlation you measure? Also, for a give session, there are many trials, and along each trial there are many epochs or subperiods, </w:t>
      </w:r>
      <w:proofErr w:type="gramStart"/>
      <w:r>
        <w:rPr>
          <w:sz w:val="20"/>
          <w:szCs w:val="20"/>
        </w:rPr>
        <w:t>It</w:t>
      </w:r>
      <w:proofErr w:type="gramEnd"/>
      <w:r>
        <w:rPr>
          <w:sz w:val="20"/>
          <w:szCs w:val="20"/>
        </w:rPr>
        <w:t xml:space="preserve"> is hard to interpret a result when the reader does not know what you have done to the data.</w:t>
      </w:r>
    </w:p>
    <w:p w14:paraId="66149B87" w14:textId="77777777" w:rsidR="00662EC8" w:rsidRDefault="00662EC8" w:rsidP="00664AE2"/>
    <w:p w14:paraId="3F9F7976" w14:textId="77777777" w:rsidR="00662EC8" w:rsidRDefault="00662EC8" w:rsidP="00664AE2">
      <w:r>
        <w:rPr>
          <w:sz w:val="20"/>
          <w:szCs w:val="20"/>
        </w:rPr>
        <w:t xml:space="preserve">I put figure 3c first so that this panel, now Figure 3d, made more sense. I still do not know how this 'geometric preservation' is computed. Now there are two collections of points, each traversed in a specific order. One could compute the distance between each pair of two successive points, get a four-dimensional vector of distances, and compute their correlation. Is that what you did? In the partition there are actually five intervals, with six points: a start, an end, and four points in between. </w:t>
      </w:r>
    </w:p>
    <w:p w14:paraId="64038187" w14:textId="77777777" w:rsidR="00662EC8" w:rsidRDefault="00662EC8" w:rsidP="00664AE2"/>
    <w:p w14:paraId="758CF3D4" w14:textId="77777777" w:rsidR="00662EC8" w:rsidRDefault="00662EC8" w:rsidP="00664AE2">
      <w:r>
        <w:rPr>
          <w:sz w:val="20"/>
          <w:szCs w:val="20"/>
        </w:rPr>
        <w:t xml:space="preserve">Also, maybe say what was shuffled to construct the controls. Neurons? Time stamp? Latent dimensions? </w:t>
      </w:r>
    </w:p>
    <w:p w14:paraId="3B72F969" w14:textId="77777777" w:rsidR="00662EC8" w:rsidRDefault="00662EC8" w:rsidP="00664AE2"/>
    <w:p w14:paraId="274F2AD4" w14:textId="77777777" w:rsidR="00662EC8" w:rsidRDefault="00662EC8" w:rsidP="00664AE2">
      <w:r>
        <w:rPr>
          <w:sz w:val="20"/>
          <w:szCs w:val="20"/>
        </w:rPr>
        <w:t xml:space="preserve">Also, was there and advantage in using only 2 latent dimensions? </w:t>
      </w:r>
    </w:p>
  </w:comment>
  <w:comment w:id="803" w:author="Hannah Suzanne Wirtshafter" w:date="2026-05-07T16:20:00Z" w:initials="HSW">
    <w:p w14:paraId="361F9C9F" w14:textId="7132A063" w:rsidR="00662EC8" w:rsidRDefault="00662EC8">
      <w:pPr>
        <w:pStyle w:val="CommentText"/>
      </w:pPr>
      <w:r>
        <w:rPr>
          <w:rStyle w:val="CommentReference"/>
        </w:rPr>
        <w:annotationRef/>
      </w:r>
      <w:r>
        <w:t xml:space="preserve">I think we resolved this in our text </w:t>
      </w:r>
      <w:proofErr w:type="spellStart"/>
      <w:r>
        <w:t>convo</w:t>
      </w:r>
      <w:proofErr w:type="spellEnd"/>
      <w:r>
        <w:t xml:space="preserve">? I will clarify here </w:t>
      </w:r>
    </w:p>
  </w:comment>
  <w:comment w:id="822" w:author="Sara A Solla" w:date="2026-05-05T17:22:00Z" w:initials="SS">
    <w:p w14:paraId="790B7DE4" w14:textId="77777777" w:rsidR="00662EC8" w:rsidRDefault="00662EC8" w:rsidP="00664AE2">
      <w:r>
        <w:rPr>
          <w:rStyle w:val="CommentReference"/>
        </w:rPr>
        <w:annotationRef/>
      </w:r>
      <w:r>
        <w:rPr>
          <w:sz w:val="20"/>
          <w:szCs w:val="20"/>
        </w:rPr>
        <w:t xml:space="preserve">is this correct? </w:t>
      </w:r>
    </w:p>
  </w:comment>
  <w:comment w:id="823" w:author="Hannah Suzanne Wirtshafter" w:date="2026-05-07T16:23:00Z" w:initials="HSW">
    <w:p w14:paraId="7D8FBF3F" w14:textId="5E6B9439" w:rsidR="00662EC8" w:rsidRDefault="00662EC8">
      <w:pPr>
        <w:pStyle w:val="CommentText"/>
      </w:pPr>
      <w:r>
        <w:rPr>
          <w:rStyle w:val="CommentReference"/>
        </w:rPr>
        <w:annotationRef/>
      </w:r>
      <w:r>
        <w:t>Yes</w:t>
      </w:r>
    </w:p>
  </w:comment>
  <w:comment w:id="828" w:author="Sara A Solla" w:date="2026-05-05T17:23:00Z" w:initials="SS">
    <w:p w14:paraId="6F022C4A" w14:textId="7808EE84" w:rsidR="00662EC8" w:rsidRDefault="00662EC8" w:rsidP="004F615D">
      <w:r>
        <w:rPr>
          <w:rStyle w:val="CommentReference"/>
        </w:rPr>
        <w:annotationRef/>
      </w:r>
      <w:r>
        <w:rPr>
          <w:sz w:val="20"/>
          <w:szCs w:val="20"/>
        </w:rPr>
        <w:t xml:space="preserve">All the </w:t>
      </w:r>
      <w:proofErr w:type="spellStart"/>
      <w:r>
        <w:rPr>
          <w:sz w:val="20"/>
          <w:szCs w:val="20"/>
        </w:rPr>
        <w:t>tEBC</w:t>
      </w:r>
      <w:proofErr w:type="spellEnd"/>
      <w:r>
        <w:rPr>
          <w:sz w:val="20"/>
          <w:szCs w:val="20"/>
        </w:rPr>
        <w:t xml:space="preserve"> trials for a given session? 50 of them? Only one session for environment, A(n) and </w:t>
      </w:r>
      <w:proofErr w:type="gramStart"/>
      <w:r>
        <w:rPr>
          <w:sz w:val="20"/>
          <w:szCs w:val="20"/>
        </w:rPr>
        <w:t>B(</w:t>
      </w:r>
      <w:proofErr w:type="gramEnd"/>
      <w:r>
        <w:rPr>
          <w:sz w:val="20"/>
          <w:szCs w:val="20"/>
        </w:rPr>
        <w:t xml:space="preserve">1)? What is a ‘run’? </w:t>
      </w:r>
    </w:p>
  </w:comment>
  <w:comment w:id="829" w:author="Hannah Suzanne Wirtshafter" w:date="2026-05-07T16:23:00Z" w:initials="HSW">
    <w:p w14:paraId="546ECD9E" w14:textId="3F3B5913" w:rsidR="00662EC8" w:rsidRDefault="00662EC8">
      <w:pPr>
        <w:pStyle w:val="CommentText"/>
      </w:pPr>
      <w:r>
        <w:rPr>
          <w:rStyle w:val="CommentReference"/>
        </w:rPr>
        <w:annotationRef/>
      </w:r>
      <w:r>
        <w:t xml:space="preserve">A(n) and </w:t>
      </w:r>
      <w:proofErr w:type="gramStart"/>
      <w:r>
        <w:t>B(</w:t>
      </w:r>
      <w:proofErr w:type="gramEnd"/>
      <w:r>
        <w:t xml:space="preserve">1) automatically mean one session. A different session would be A(n-1) or </w:t>
      </w:r>
      <w:proofErr w:type="gramStart"/>
      <w:r>
        <w:t>B(</w:t>
      </w:r>
      <w:proofErr w:type="gramEnd"/>
      <w:r>
        <w:t>2), for ex.</w:t>
      </w:r>
    </w:p>
  </w:comment>
  <w:comment w:id="862" w:author="Sara A Solla" w:date="2026-05-04T20:56:00Z" w:initials="SS">
    <w:p w14:paraId="791962AD" w14:textId="77777777" w:rsidR="00662EC8" w:rsidRDefault="00662EC8" w:rsidP="004F615D">
      <w:r>
        <w:rPr>
          <w:rStyle w:val="CommentReference"/>
        </w:rPr>
        <w:annotationRef/>
      </w:r>
      <w:r>
        <w:rPr>
          <w:sz w:val="20"/>
          <w:szCs w:val="20"/>
        </w:rPr>
        <w:t>This sentence belongs in the text, where this figure panel is discussed. Not in the figure legend. It is not a result shown in the figure; it is a conclusion that we draw from the figure. I added text to that effect; this sentence can be deleted.</w:t>
      </w:r>
    </w:p>
  </w:comment>
  <w:comment w:id="867" w:author="Sara A Solla" w:date="2026-05-05T16:24:00Z" w:initials="SS">
    <w:p w14:paraId="337CF82D" w14:textId="77777777" w:rsidR="00662EC8" w:rsidRDefault="00662EC8" w:rsidP="00D5172C">
      <w:r>
        <w:rPr>
          <w:rStyle w:val="CommentReference"/>
        </w:rPr>
        <w:annotationRef/>
      </w:r>
      <w:r>
        <w:rPr>
          <w:sz w:val="20"/>
          <w:szCs w:val="20"/>
        </w:rPr>
        <w:t>reference?</w:t>
      </w:r>
    </w:p>
  </w:comment>
  <w:comment w:id="881" w:author="Hannah Suzanne Wirtshafter" w:date="2026-05-07T16:22:00Z" w:initials="HSW">
    <w:p w14:paraId="102195F0" w14:textId="5639E50D" w:rsidR="00662EC8" w:rsidRDefault="00662EC8">
      <w:pPr>
        <w:pStyle w:val="CommentText"/>
      </w:pPr>
      <w:r>
        <w:rPr>
          <w:rStyle w:val="CommentReference"/>
        </w:rPr>
        <w:annotationRef/>
      </w:r>
      <w:r>
        <w:t>Oops I had c and d switched in captions</w:t>
      </w:r>
    </w:p>
  </w:comment>
  <w:comment w:id="959" w:author="Sara A Solla" w:date="2026-05-05T17:47:00Z" w:initials="SS">
    <w:p w14:paraId="6DF98FFC" w14:textId="77777777" w:rsidR="00662EC8" w:rsidRDefault="00662EC8" w:rsidP="00304280">
      <w:r>
        <w:rPr>
          <w:rStyle w:val="CommentReference"/>
        </w:rPr>
        <w:annotationRef/>
      </w:r>
      <w:r>
        <w:rPr>
          <w:sz w:val="20"/>
          <w:szCs w:val="20"/>
        </w:rPr>
        <w:t xml:space="preserve">How? Averages across environments? or only A? or only B? Average over all sessions in a given environment? Average over trials in a </w:t>
      </w:r>
      <w:proofErr w:type="spellStart"/>
      <w:r>
        <w:rPr>
          <w:sz w:val="20"/>
          <w:szCs w:val="20"/>
        </w:rPr>
        <w:t>give</w:t>
      </w:r>
      <w:proofErr w:type="spellEnd"/>
      <w:r>
        <w:rPr>
          <w:sz w:val="20"/>
          <w:szCs w:val="20"/>
        </w:rPr>
        <w:t xml:space="preserve"> session? </w:t>
      </w:r>
    </w:p>
  </w:comment>
  <w:comment w:id="991" w:author="Sara A Solla" w:date="2026-05-07T16:28:00Z" w:initials="SS">
    <w:p w14:paraId="20A080CB" w14:textId="77777777" w:rsidR="00662EC8" w:rsidRDefault="00662EC8" w:rsidP="005927EC">
      <w:r>
        <w:rPr>
          <w:rStyle w:val="CommentReference"/>
        </w:rPr>
        <w:annotationRef/>
      </w:r>
      <w:r>
        <w:rPr>
          <w:sz w:val="20"/>
          <w:szCs w:val="20"/>
        </w:rPr>
        <w:t>Permute panels c and d, as in Fig. 3.</w:t>
      </w:r>
    </w:p>
  </w:comment>
  <w:comment w:id="996" w:author="Sara A Solla" w:date="2026-05-07T15:22:00Z" w:initials="SS">
    <w:p w14:paraId="4FC62900" w14:textId="77777777" w:rsidR="00662EC8" w:rsidRDefault="00662EC8" w:rsidP="00830F7B">
      <w:r>
        <w:rPr>
          <w:rStyle w:val="CommentReference"/>
        </w:rPr>
        <w:annotationRef/>
      </w:r>
      <w:r>
        <w:rPr>
          <w:sz w:val="20"/>
          <w:szCs w:val="20"/>
        </w:rPr>
        <w:t xml:space="preserve">On Fig. 3 we used 'consistency scores' and 'consistency </w:t>
      </w:r>
      <w:proofErr w:type="gramStart"/>
      <w:r>
        <w:rPr>
          <w:sz w:val="20"/>
          <w:szCs w:val="20"/>
        </w:rPr>
        <w:t>measures'</w:t>
      </w:r>
      <w:proofErr w:type="gramEnd"/>
      <w:r>
        <w:rPr>
          <w:sz w:val="20"/>
          <w:szCs w:val="20"/>
        </w:rPr>
        <w:t xml:space="preserve">. Are those different? Is this a third metric, different from the two used in Fig. 3? Let's use one metric. Define it. Choose how to call it. Call it always by the </w:t>
      </w:r>
      <w:proofErr w:type="gramStart"/>
      <w:r>
        <w:rPr>
          <w:sz w:val="20"/>
          <w:szCs w:val="20"/>
        </w:rPr>
        <w:t>same  name</w:t>
      </w:r>
      <w:proofErr w:type="gramEnd"/>
      <w:r>
        <w:rPr>
          <w:sz w:val="20"/>
          <w:szCs w:val="20"/>
        </w:rPr>
        <w:t xml:space="preserve">. </w:t>
      </w:r>
    </w:p>
  </w:comment>
  <w:comment w:id="998" w:author="Sara A Solla" w:date="2026-05-07T15:38:00Z" w:initials="SS">
    <w:p w14:paraId="42547B15" w14:textId="77777777" w:rsidR="00662EC8" w:rsidRDefault="00662EC8" w:rsidP="00D263AC">
      <w:r>
        <w:rPr>
          <w:rStyle w:val="CommentReference"/>
        </w:rPr>
        <w:annotationRef/>
      </w:r>
      <w:r>
        <w:rPr>
          <w:sz w:val="20"/>
          <w:szCs w:val="20"/>
        </w:rPr>
        <w:t xml:space="preserve">move the '5 </w:t>
      </w:r>
      <w:proofErr w:type="spellStart"/>
      <w:r>
        <w:rPr>
          <w:sz w:val="20"/>
          <w:szCs w:val="20"/>
        </w:rPr>
        <w:t>Latents</w:t>
      </w:r>
      <w:proofErr w:type="spellEnd"/>
      <w:r>
        <w:rPr>
          <w:sz w:val="20"/>
          <w:szCs w:val="20"/>
        </w:rPr>
        <w:t>' label to the left on the right panel.</w:t>
      </w:r>
    </w:p>
  </w:comment>
  <w:comment w:id="999" w:author="Hannah Suzanne Wirtshafter" w:date="2026-05-07T16:30:00Z" w:initials="HSW">
    <w:p w14:paraId="37516E73" w14:textId="4600FA6F" w:rsidR="00662EC8" w:rsidRDefault="00662EC8">
      <w:pPr>
        <w:pStyle w:val="CommentText"/>
      </w:pPr>
      <w:r>
        <w:rPr>
          <w:rStyle w:val="CommentReference"/>
        </w:rPr>
        <w:annotationRef/>
      </w:r>
      <w:r>
        <w:t>Oops will do</w:t>
      </w:r>
    </w:p>
  </w:comment>
  <w:comment w:id="1004" w:author="Sara A Solla" w:date="2026-05-07T15:55:00Z" w:initials="SS">
    <w:p w14:paraId="0C3328E2" w14:textId="77777777" w:rsidR="00662EC8" w:rsidRDefault="00662EC8" w:rsidP="00694433">
      <w:r>
        <w:rPr>
          <w:rStyle w:val="CommentReference"/>
        </w:rPr>
        <w:annotationRef/>
      </w:r>
      <w:r>
        <w:rPr>
          <w:sz w:val="20"/>
          <w:szCs w:val="20"/>
        </w:rPr>
        <w:t xml:space="preserve">Measured how? </w:t>
      </w:r>
    </w:p>
  </w:comment>
  <w:comment w:id="1013" w:author="Sara A Solla" w:date="2026-05-07T16:20:00Z" w:initials="SS">
    <w:p w14:paraId="253076AB" w14:textId="77777777" w:rsidR="00662EC8" w:rsidRDefault="00662EC8" w:rsidP="00AC3D29">
      <w:r>
        <w:rPr>
          <w:rStyle w:val="CommentReference"/>
        </w:rPr>
        <w:annotationRef/>
      </w:r>
      <w:r>
        <w:rPr>
          <w:sz w:val="20"/>
          <w:szCs w:val="20"/>
        </w:rPr>
        <w:t xml:space="preserve">Is this correct? I keep on trying to guess what is being calculated and how it is being averaged. The legend starts </w:t>
      </w:r>
      <w:proofErr w:type="gramStart"/>
      <w:r>
        <w:rPr>
          <w:sz w:val="20"/>
          <w:szCs w:val="20"/>
        </w:rPr>
        <w:t>with  '</w:t>
      </w:r>
      <w:proofErr w:type="gramEnd"/>
      <w:r>
        <w:rPr>
          <w:sz w:val="20"/>
          <w:szCs w:val="20"/>
        </w:rPr>
        <w:t xml:space="preserve">similarity', and changes to 'consistency'. Define and use the same word every time you use the same metric. </w:t>
      </w:r>
    </w:p>
  </w:comment>
  <w:comment w:id="1018" w:author="Sara A Solla" w:date="2026-05-07T16:52:00Z" w:initials="SS">
    <w:p w14:paraId="60753BFA" w14:textId="10680D5A" w:rsidR="00662EC8" w:rsidRDefault="00662EC8" w:rsidP="00291097">
      <w:r>
        <w:rPr>
          <w:rStyle w:val="CommentReference"/>
        </w:rPr>
        <w:annotationRef/>
      </w:r>
      <w:r>
        <w:rPr>
          <w:sz w:val="20"/>
          <w:szCs w:val="20"/>
        </w:rPr>
        <w:t xml:space="preserve">Moved to text. Delete from figure legend; it is a comment on the </w:t>
      </w:r>
      <w:proofErr w:type="spellStart"/>
      <w:r>
        <w:rPr>
          <w:sz w:val="20"/>
          <w:szCs w:val="20"/>
        </w:rPr>
        <w:t>interprretation</w:t>
      </w:r>
      <w:proofErr w:type="spellEnd"/>
      <w:r>
        <w:rPr>
          <w:sz w:val="20"/>
          <w:szCs w:val="20"/>
        </w:rPr>
        <w:t xml:space="preserve"> of a result. </w:t>
      </w:r>
    </w:p>
  </w:comment>
  <w:comment w:id="1088" w:author="Hannah Suzanne Wirtshafter" w:date="2026-05-13T11:56:00Z" w:initials="HSW">
    <w:p w14:paraId="70C1CBC7" w14:textId="23CEAA6F" w:rsidR="00662EC8" w:rsidRDefault="00662EC8">
      <w:pPr>
        <w:pStyle w:val="CommentText"/>
      </w:pPr>
      <w:r>
        <w:rPr>
          <w:rStyle w:val="CommentReference"/>
        </w:rPr>
        <w:annotationRef/>
      </w:r>
      <w:r>
        <w:t>Is this still too much “theory”?</w:t>
      </w:r>
    </w:p>
  </w:comment>
  <w:comment w:id="1128" w:author="Sara A Solla" w:date="2026-05-07T18:13:00Z" w:initials="SS">
    <w:p w14:paraId="5AB08E69" w14:textId="77777777" w:rsidR="00662EC8" w:rsidRDefault="00662EC8" w:rsidP="006D6866">
      <w:r>
        <w:rPr>
          <w:rStyle w:val="CommentReference"/>
        </w:rPr>
        <w:annotationRef/>
      </w:r>
      <w:r>
        <w:rPr>
          <w:sz w:val="20"/>
          <w:szCs w:val="20"/>
        </w:rPr>
        <w:t xml:space="preserve">I like the way it is </w:t>
      </w:r>
      <w:proofErr w:type="spellStart"/>
      <w:r>
        <w:rPr>
          <w:sz w:val="20"/>
          <w:szCs w:val="20"/>
        </w:rPr>
        <w:t>formulatted</w:t>
      </w:r>
      <w:proofErr w:type="spellEnd"/>
      <w:r>
        <w:rPr>
          <w:sz w:val="20"/>
          <w:szCs w:val="20"/>
        </w:rPr>
        <w:t xml:space="preserve"> now!</w:t>
      </w:r>
    </w:p>
  </w:comment>
  <w:comment w:id="1140" w:author="Sara A Solla" w:date="2026-04-29T17:27:00Z" w:initials="SS">
    <w:p w14:paraId="5797C800" w14:textId="77777777" w:rsidR="00662EC8" w:rsidRDefault="00662EC8" w:rsidP="007143DD">
      <w:r>
        <w:rPr>
          <w:rStyle w:val="CommentReference"/>
        </w:rPr>
        <w:annotationRef/>
      </w:r>
      <w:r>
        <w:rPr>
          <w:sz w:val="20"/>
          <w:szCs w:val="20"/>
        </w:rPr>
        <w:t>Check this reference. The archive shows 2026.02.17.706430</w:t>
      </w:r>
    </w:p>
  </w:comment>
  <w:comment w:id="1141" w:author="Hannah Suzanne Wirtshafter" w:date="2026-04-30T10:51:00Z" w:initials="HSW">
    <w:p w14:paraId="5AE4D60B" w14:textId="77777777" w:rsidR="00662EC8" w:rsidRDefault="00662EC8">
      <w:pPr>
        <w:pStyle w:val="CommentText"/>
      </w:pPr>
      <w:r>
        <w:rPr>
          <w:rStyle w:val="CommentReference"/>
        </w:rPr>
        <w:annotationRef/>
      </w:r>
      <w:r>
        <w:t>Shows as that now, must have updated itself?</w:t>
      </w:r>
    </w:p>
    <w:p w14:paraId="459C6FC6" w14:textId="09D2110D" w:rsidR="00662EC8" w:rsidRDefault="00662EC8">
      <w:pPr>
        <w:pStyle w:val="CommentText"/>
      </w:pPr>
    </w:p>
  </w:comment>
  <w:comment w:id="1142" w:author="Sara A Solla" w:date="2026-05-07T18:20:00Z" w:initials="SS">
    <w:p w14:paraId="67FE4A8D" w14:textId="77777777" w:rsidR="00662EC8" w:rsidRDefault="00662EC8" w:rsidP="00F954A8">
      <w:r>
        <w:rPr>
          <w:rStyle w:val="CommentReference"/>
        </w:rPr>
        <w:annotationRef/>
      </w:r>
      <w:proofErr w:type="spellStart"/>
      <w:r>
        <w:rPr>
          <w:sz w:val="20"/>
          <w:szCs w:val="20"/>
        </w:rPr>
        <w:t>i</w:t>
      </w:r>
      <w:proofErr w:type="spellEnd"/>
      <w:r>
        <w:rPr>
          <w:sz w:val="20"/>
          <w:szCs w:val="20"/>
        </w:rPr>
        <w:t xml:space="preserve"> looked it up again. This is what the archive shows:  View ORCID </w:t>
      </w:r>
      <w:proofErr w:type="spellStart"/>
      <w:r>
        <w:rPr>
          <w:sz w:val="20"/>
          <w:szCs w:val="20"/>
        </w:rPr>
        <w:t>ProfileHannah</w:t>
      </w:r>
      <w:proofErr w:type="spellEnd"/>
      <w:r>
        <w:rPr>
          <w:sz w:val="20"/>
          <w:szCs w:val="20"/>
        </w:rPr>
        <w:t xml:space="preserve"> S Wirtshafter, View ORCID </w:t>
      </w:r>
      <w:proofErr w:type="spellStart"/>
      <w:r>
        <w:rPr>
          <w:sz w:val="20"/>
          <w:szCs w:val="20"/>
        </w:rPr>
        <w:t>ProfileMayank</w:t>
      </w:r>
      <w:proofErr w:type="spellEnd"/>
      <w:r>
        <w:rPr>
          <w:sz w:val="20"/>
          <w:szCs w:val="20"/>
        </w:rPr>
        <w:t xml:space="preserve"> R Mehta, Sara A </w:t>
      </w:r>
      <w:proofErr w:type="spellStart"/>
      <w:r>
        <w:rPr>
          <w:sz w:val="20"/>
          <w:szCs w:val="20"/>
        </w:rPr>
        <w:t>Solla</w:t>
      </w:r>
      <w:proofErr w:type="spellEnd"/>
      <w:r>
        <w:rPr>
          <w:sz w:val="20"/>
          <w:szCs w:val="20"/>
        </w:rPr>
        <w:t>, John F Disterhoft</w:t>
      </w:r>
    </w:p>
    <w:p w14:paraId="19E508BE" w14:textId="77777777" w:rsidR="00662EC8" w:rsidRDefault="00662EC8" w:rsidP="00F954A8">
      <w:proofErr w:type="spellStart"/>
      <w:r>
        <w:rPr>
          <w:sz w:val="20"/>
          <w:szCs w:val="20"/>
        </w:rPr>
        <w:t>doi</w:t>
      </w:r>
      <w:proofErr w:type="spellEnd"/>
      <w:r>
        <w:rPr>
          <w:sz w:val="20"/>
          <w:szCs w:val="20"/>
        </w:rPr>
        <w:t xml:space="preserve">: </w:t>
      </w:r>
      <w:hyperlink r:id="rId1" w:history="1">
        <w:r w:rsidRPr="002132E3">
          <w:rPr>
            <w:rStyle w:val="Hyperlink"/>
            <w:sz w:val="20"/>
            <w:szCs w:val="20"/>
          </w:rPr>
          <w:t>https://doi.org/10.64898/2026.02.17.706430</w:t>
        </w:r>
      </w:hyperlink>
      <w:r>
        <w:rPr>
          <w:sz w:val="20"/>
          <w:szCs w:val="20"/>
        </w:rPr>
        <w:t xml:space="preserve"> </w:t>
      </w:r>
    </w:p>
  </w:comment>
  <w:comment w:id="1143" w:author="Sara A Solla" w:date="2026-05-07T18:22:00Z" w:initials="SS">
    <w:p w14:paraId="5B622E40" w14:textId="77777777" w:rsidR="00662EC8" w:rsidRDefault="00662EC8" w:rsidP="00F954A8">
      <w:r>
        <w:rPr>
          <w:rStyle w:val="CommentReference"/>
        </w:rPr>
        <w:annotationRef/>
      </w:r>
      <w:r>
        <w:rPr>
          <w:sz w:val="20"/>
          <w:szCs w:val="20"/>
        </w:rPr>
        <w:t xml:space="preserve">our citation shows </w:t>
      </w:r>
      <w:proofErr w:type="spellStart"/>
      <w:r>
        <w:rPr>
          <w:i/>
          <w:iCs/>
          <w:sz w:val="20"/>
          <w:szCs w:val="20"/>
        </w:rPr>
        <w:t>bioRxiv</w:t>
      </w:r>
      <w:proofErr w:type="spellEnd"/>
      <w:r>
        <w:rPr>
          <w:sz w:val="20"/>
          <w:szCs w:val="20"/>
        </w:rPr>
        <w:t xml:space="preserve">, 2026.2002.2017.706430 (2026). </w:t>
      </w:r>
    </w:p>
    <w:p w14:paraId="73CF44BE" w14:textId="77777777" w:rsidR="00662EC8" w:rsidRDefault="00662EC8" w:rsidP="00F954A8"/>
  </w:comment>
  <w:comment w:id="1144" w:author="Sara A Solla" w:date="2026-05-07T18:23:00Z" w:initials="SS">
    <w:p w14:paraId="5125AC5F" w14:textId="77777777" w:rsidR="00662EC8" w:rsidRDefault="00662EC8" w:rsidP="00F954A8">
      <w:r>
        <w:rPr>
          <w:rStyle w:val="CommentReference"/>
        </w:rPr>
        <w:annotationRef/>
      </w:r>
      <w:r>
        <w:rPr>
          <w:sz w:val="20"/>
          <w:szCs w:val="20"/>
        </w:rPr>
        <w:t>It should be 02 instead of 2002 and 17 instead of 2017</w:t>
      </w:r>
    </w:p>
  </w:comment>
  <w:comment w:id="1145" w:author="Hannah Suzanne Wirtshafter" w:date="2026-05-07T15:03:00Z" w:initials="HSW">
    <w:p w14:paraId="5F7077C1" w14:textId="0567FAB5" w:rsidR="00662EC8" w:rsidRDefault="00662EC8">
      <w:pPr>
        <w:pStyle w:val="CommentText"/>
      </w:pPr>
      <w:r>
        <w:rPr>
          <w:rStyle w:val="CommentReference"/>
        </w:rPr>
        <w:annotationRef/>
      </w:r>
      <w:r>
        <w:t>For some reason endnote was seeing it as a date? fixed</w:t>
      </w:r>
    </w:p>
  </w:comment>
  <w:comment w:id="1148" w:author="Sara A Solla" w:date="2026-04-29T17:29:00Z" w:initials="SS">
    <w:p w14:paraId="5015B897" w14:textId="77777777" w:rsidR="00662EC8" w:rsidRDefault="00662EC8" w:rsidP="007143DD">
      <w:r>
        <w:rPr>
          <w:rStyle w:val="CommentReference"/>
        </w:rPr>
        <w:annotationRef/>
      </w:r>
      <w:r>
        <w:rPr>
          <w:sz w:val="20"/>
          <w:szCs w:val="20"/>
        </w:rPr>
        <w:t xml:space="preserve">Reference here? </w:t>
      </w:r>
    </w:p>
  </w:comment>
  <w:comment w:id="1351" w:author="Sara A Solla" w:date="2026-04-29T18:16:00Z" w:initials="SS">
    <w:p w14:paraId="0493E2CD" w14:textId="77777777" w:rsidR="00662EC8" w:rsidRDefault="00662EC8" w:rsidP="001B7F05">
      <w:r>
        <w:rPr>
          <w:rStyle w:val="CommentReference"/>
        </w:rPr>
        <w:annotationRef/>
      </w:r>
      <w:r>
        <w:rPr>
          <w:sz w:val="20"/>
          <w:szCs w:val="20"/>
        </w:rPr>
        <w:t xml:space="preserve">Wirtshafter, </w:t>
      </w:r>
      <w:proofErr w:type="spellStart"/>
      <w:r>
        <w:rPr>
          <w:sz w:val="20"/>
          <w:szCs w:val="20"/>
        </w:rPr>
        <w:t>Solla</w:t>
      </w:r>
      <w:proofErr w:type="spellEnd"/>
      <w:r>
        <w:rPr>
          <w:sz w:val="20"/>
          <w:szCs w:val="20"/>
        </w:rPr>
        <w:t xml:space="preserve">, and </w:t>
      </w:r>
      <w:proofErr w:type="gramStart"/>
      <w:r>
        <w:rPr>
          <w:sz w:val="20"/>
          <w:szCs w:val="20"/>
        </w:rPr>
        <w:t>Disterhoft ?</w:t>
      </w:r>
      <w:proofErr w:type="gramEnd"/>
    </w:p>
    <w:p w14:paraId="04989EB6" w14:textId="77777777" w:rsidR="00662EC8" w:rsidRDefault="00662EC8" w:rsidP="001B7F05">
      <w:r>
        <w:rPr>
          <w:sz w:val="20"/>
          <w:szCs w:val="20"/>
        </w:rPr>
        <w:t xml:space="preserve">Wirtshafter, Mayank, </w:t>
      </w:r>
      <w:proofErr w:type="spellStart"/>
      <w:r>
        <w:rPr>
          <w:sz w:val="20"/>
          <w:szCs w:val="20"/>
        </w:rPr>
        <w:t>Solla</w:t>
      </w:r>
      <w:proofErr w:type="spellEnd"/>
      <w:r>
        <w:rPr>
          <w:sz w:val="20"/>
          <w:szCs w:val="20"/>
        </w:rPr>
        <w:t>, and Disterhoft?</w:t>
      </w:r>
    </w:p>
  </w:comment>
  <w:comment w:id="1355" w:author="Sara A Solla" w:date="2026-04-29T18:35:00Z" w:initials="SS">
    <w:p w14:paraId="595C97C4" w14:textId="77777777" w:rsidR="00662EC8" w:rsidRDefault="00662EC8" w:rsidP="00F37D1A">
      <w:r>
        <w:rPr>
          <w:rStyle w:val="CommentReference"/>
        </w:rPr>
        <w:annotationRef/>
      </w:r>
      <w:proofErr w:type="spellStart"/>
      <w:r>
        <w:rPr>
          <w:sz w:val="20"/>
          <w:szCs w:val="20"/>
        </w:rPr>
        <w:t>Wirstshafter</w:t>
      </w:r>
      <w:proofErr w:type="spellEnd"/>
      <w:r>
        <w:rPr>
          <w:sz w:val="20"/>
          <w:szCs w:val="20"/>
        </w:rPr>
        <w:t xml:space="preserve">, </w:t>
      </w:r>
      <w:proofErr w:type="spellStart"/>
      <w:r>
        <w:rPr>
          <w:sz w:val="20"/>
          <w:szCs w:val="20"/>
        </w:rPr>
        <w:t>Solla</w:t>
      </w:r>
      <w:proofErr w:type="spellEnd"/>
      <w:r>
        <w:rPr>
          <w:sz w:val="20"/>
          <w:szCs w:val="20"/>
        </w:rPr>
        <w:t xml:space="preserve">, Disterhoft? </w:t>
      </w:r>
    </w:p>
    <w:p w14:paraId="503727F9" w14:textId="77777777" w:rsidR="00662EC8" w:rsidRDefault="00662EC8" w:rsidP="00F37D1A">
      <w:r>
        <w:rPr>
          <w:sz w:val="20"/>
          <w:szCs w:val="20"/>
        </w:rPr>
        <w:t xml:space="preserve">Wirtshafter, Mayank, </w:t>
      </w:r>
      <w:proofErr w:type="spellStart"/>
      <w:r>
        <w:rPr>
          <w:sz w:val="20"/>
          <w:szCs w:val="20"/>
        </w:rPr>
        <w:t>Solla</w:t>
      </w:r>
      <w:proofErr w:type="spellEnd"/>
      <w:r>
        <w:rPr>
          <w:sz w:val="20"/>
          <w:szCs w:val="20"/>
        </w:rPr>
        <w:t xml:space="preserve">, Disterhoft? </w:t>
      </w:r>
    </w:p>
    <w:p w14:paraId="4F79E8D3" w14:textId="77777777" w:rsidR="00662EC8" w:rsidRDefault="00662EC8" w:rsidP="00F37D1A"/>
  </w:comment>
  <w:comment w:id="1360" w:author="Sara A Solla" w:date="2026-04-29T18:42:00Z" w:initials="SS">
    <w:p w14:paraId="56E3E78C" w14:textId="77777777" w:rsidR="00662EC8" w:rsidRDefault="00662EC8" w:rsidP="00544D7E">
      <w:r>
        <w:rPr>
          <w:rStyle w:val="CommentReference"/>
        </w:rPr>
        <w:annotationRef/>
      </w:r>
      <w:proofErr w:type="spellStart"/>
      <w:r>
        <w:rPr>
          <w:sz w:val="20"/>
          <w:szCs w:val="20"/>
        </w:rPr>
        <w:t>Wirstshafter</w:t>
      </w:r>
      <w:proofErr w:type="spellEnd"/>
      <w:r>
        <w:rPr>
          <w:sz w:val="20"/>
          <w:szCs w:val="20"/>
        </w:rPr>
        <w:t xml:space="preserve">, </w:t>
      </w:r>
      <w:proofErr w:type="spellStart"/>
      <w:r>
        <w:rPr>
          <w:sz w:val="20"/>
          <w:szCs w:val="20"/>
        </w:rPr>
        <w:t>Solla</w:t>
      </w:r>
      <w:proofErr w:type="spellEnd"/>
      <w:r>
        <w:rPr>
          <w:sz w:val="20"/>
          <w:szCs w:val="20"/>
        </w:rPr>
        <w:t xml:space="preserve">, Disterhoft? </w:t>
      </w:r>
    </w:p>
    <w:p w14:paraId="0036C240" w14:textId="77777777" w:rsidR="00662EC8" w:rsidRDefault="00662EC8" w:rsidP="00544D7E">
      <w:r>
        <w:rPr>
          <w:sz w:val="20"/>
          <w:szCs w:val="20"/>
        </w:rPr>
        <w:t xml:space="preserve">Wirtshafter, Mayank, </w:t>
      </w:r>
      <w:proofErr w:type="spellStart"/>
      <w:r>
        <w:rPr>
          <w:sz w:val="20"/>
          <w:szCs w:val="20"/>
        </w:rPr>
        <w:t>Solla</w:t>
      </w:r>
      <w:proofErr w:type="spellEnd"/>
      <w:r>
        <w:rPr>
          <w:sz w:val="20"/>
          <w:szCs w:val="20"/>
        </w:rPr>
        <w:t xml:space="preserve">, Disterhoft? </w:t>
      </w:r>
    </w:p>
    <w:p w14:paraId="59D91ED5" w14:textId="77777777" w:rsidR="00662EC8" w:rsidRDefault="00662EC8" w:rsidP="00544D7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D4BB65" w15:done="0"/>
  <w15:commentEx w15:paraId="5AEBFE5B" w15:done="0"/>
  <w15:commentEx w15:paraId="52E041C9" w15:paraIdParent="5AEBFE5B" w15:done="0"/>
  <w15:commentEx w15:paraId="71AFB454" w15:done="1"/>
  <w15:commentEx w15:paraId="5D6F73B4" w15:paraIdParent="71AFB454" w15:done="1"/>
  <w15:commentEx w15:paraId="1C1AF4F1" w15:done="1"/>
  <w15:commentEx w15:paraId="5B1630F2" w15:done="0"/>
  <w15:commentEx w15:paraId="4FAC8572" w15:paraIdParent="5B1630F2" w15:done="0"/>
  <w15:commentEx w15:paraId="7ED54654" w15:done="1"/>
  <w15:commentEx w15:paraId="79EF7204" w15:done="1"/>
  <w15:commentEx w15:paraId="3890B497" w15:paraIdParent="79EF7204" w15:done="1"/>
  <w15:commentEx w15:paraId="08FA2821" w15:paraIdParent="79EF7204" w15:done="1"/>
  <w15:commentEx w15:paraId="5AC04B6A" w15:done="0"/>
  <w15:commentEx w15:paraId="050F8DDB" w15:paraIdParent="5AC04B6A" w15:done="0"/>
  <w15:commentEx w15:paraId="7BCA2540" w15:done="1"/>
  <w15:commentEx w15:paraId="37A566C5" w15:paraIdParent="7BCA2540" w15:done="1"/>
  <w15:commentEx w15:paraId="098D4CDB" w15:paraIdParent="7BCA2540" w15:done="1"/>
  <w15:commentEx w15:paraId="23A4658A" w15:done="1"/>
  <w15:commentEx w15:paraId="23B39752" w15:paraIdParent="23A4658A" w15:done="1"/>
  <w15:commentEx w15:paraId="492EF91A" w15:done="0"/>
  <w15:commentEx w15:paraId="0BC622D0" w15:paraIdParent="492EF91A" w15:done="0"/>
  <w15:commentEx w15:paraId="7DB39E7E" w15:done="1"/>
  <w15:commentEx w15:paraId="66A48CFC" w15:paraIdParent="7DB39E7E" w15:done="1"/>
  <w15:commentEx w15:paraId="031F5A78" w15:done="1"/>
  <w15:commentEx w15:paraId="17ACE37E" w15:done="1"/>
  <w15:commentEx w15:paraId="29E7A53A" w15:paraIdParent="17ACE37E" w15:done="1"/>
  <w15:commentEx w15:paraId="2B6276DE" w15:done="1"/>
  <w15:commentEx w15:paraId="00EADB3A" w15:paraIdParent="2B6276DE" w15:done="1"/>
  <w15:commentEx w15:paraId="0FCA5456" w15:done="1"/>
  <w15:commentEx w15:paraId="5E09E4D9" w15:done="1"/>
  <w15:commentEx w15:paraId="5389B744" w15:done="0"/>
  <w15:commentEx w15:paraId="6ECC6040" w15:done="1"/>
  <w15:commentEx w15:paraId="75F66DE2" w15:done="1"/>
  <w15:commentEx w15:paraId="563C9239" w15:done="0"/>
  <w15:commentEx w15:paraId="0F0E4D11" w15:done="1"/>
  <w15:commentEx w15:paraId="7AE47A22" w15:done="0"/>
  <w15:commentEx w15:paraId="5DEF7B33" w15:done="0"/>
  <w15:commentEx w15:paraId="45841333" w15:paraIdParent="5DEF7B33" w15:done="0"/>
  <w15:commentEx w15:paraId="5253CF0A" w15:done="1"/>
  <w15:commentEx w15:paraId="18354A53" w15:done="1"/>
  <w15:commentEx w15:paraId="2DBE94DE" w15:done="1"/>
  <w15:commentEx w15:paraId="1C01AFFF" w15:done="1"/>
  <w15:commentEx w15:paraId="0C6A0B78" w15:done="0"/>
  <w15:commentEx w15:paraId="7DECF658" w15:paraIdParent="0C6A0B78" w15:done="0"/>
  <w15:commentEx w15:paraId="67DC8804" w15:done="0"/>
  <w15:commentEx w15:paraId="680B5797" w15:done="0"/>
  <w15:commentEx w15:paraId="116276CF" w15:done="0"/>
  <w15:commentEx w15:paraId="1804BE11" w15:done="0"/>
  <w15:commentEx w15:paraId="63ACC652" w15:paraIdParent="1804BE11" w15:done="0"/>
  <w15:commentEx w15:paraId="7B0AAAFD" w15:done="1"/>
  <w15:commentEx w15:paraId="74A5D7B0" w15:done="0"/>
  <w15:commentEx w15:paraId="274F2AD4" w15:done="0"/>
  <w15:commentEx w15:paraId="361F9C9F" w15:paraIdParent="274F2AD4" w15:done="0"/>
  <w15:commentEx w15:paraId="790B7DE4" w15:done="0"/>
  <w15:commentEx w15:paraId="7D8FBF3F" w15:paraIdParent="790B7DE4" w15:done="0"/>
  <w15:commentEx w15:paraId="6F022C4A" w15:done="0"/>
  <w15:commentEx w15:paraId="546ECD9E" w15:paraIdParent="6F022C4A" w15:done="0"/>
  <w15:commentEx w15:paraId="791962AD" w15:done="0"/>
  <w15:commentEx w15:paraId="337CF82D" w15:done="1"/>
  <w15:commentEx w15:paraId="102195F0" w15:done="0"/>
  <w15:commentEx w15:paraId="6DF98FFC" w15:done="0"/>
  <w15:commentEx w15:paraId="20A080CB" w15:done="1"/>
  <w15:commentEx w15:paraId="4FC62900" w15:done="1"/>
  <w15:commentEx w15:paraId="42547B15" w15:done="1"/>
  <w15:commentEx w15:paraId="37516E73" w15:paraIdParent="42547B15" w15:done="0"/>
  <w15:commentEx w15:paraId="0C3328E2" w15:done="0"/>
  <w15:commentEx w15:paraId="253076AB" w15:done="1"/>
  <w15:commentEx w15:paraId="60753BFA" w15:done="0"/>
  <w15:commentEx w15:paraId="70C1CBC7" w15:done="0"/>
  <w15:commentEx w15:paraId="5AB08E69" w15:done="1"/>
  <w15:commentEx w15:paraId="5797C800" w15:done="1"/>
  <w15:commentEx w15:paraId="459C6FC6" w15:paraIdParent="5797C800" w15:done="1"/>
  <w15:commentEx w15:paraId="19E508BE" w15:paraIdParent="5797C800" w15:done="1"/>
  <w15:commentEx w15:paraId="73CF44BE" w15:paraIdParent="5797C800" w15:done="1"/>
  <w15:commentEx w15:paraId="5125AC5F" w15:paraIdParent="5797C800" w15:done="1"/>
  <w15:commentEx w15:paraId="5F7077C1" w15:paraIdParent="5797C800" w15:done="1"/>
  <w15:commentEx w15:paraId="5015B897" w15:done="1"/>
  <w15:commentEx w15:paraId="04989EB6" w15:done="1"/>
  <w15:commentEx w15:paraId="4F79E8D3" w15:done="1"/>
  <w15:commentEx w15:paraId="59D91E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973DC6" w16cex:dateUtc="2026-05-03T17:15:00Z"/>
  <w16cex:commentExtensible w16cex:durableId="7E9A6546" w16cex:dateUtc="2026-05-03T17:52:00Z"/>
  <w16cex:commentExtensible w16cex:durableId="038D38FB" w16cex:dateUtc="2026-05-05T12:26:00Z"/>
  <w16cex:commentExtensible w16cex:durableId="7BD4F6C6" w16cex:dateUtc="2026-05-03T17:36:00Z"/>
  <w16cex:commentExtensible w16cex:durableId="5E1C0B54" w16cex:dateUtc="2026-05-04T14:03:00Z"/>
  <w16cex:commentExtensible w16cex:durableId="48E88032" w16cex:dateUtc="2026-05-04T14:07:00Z"/>
  <w16cex:commentExtensible w16cex:durableId="35311229" w16cex:dateUtc="2026-05-04T14:12:00Z"/>
  <w16cex:commentExtensible w16cex:durableId="60671E72" w16cex:dateUtc="2026-05-04T14:17:00Z"/>
  <w16cex:commentExtensible w16cex:durableId="31A55C34" w16cex:dateUtc="2026-05-04T14:22:00Z"/>
  <w16cex:commentExtensible w16cex:durableId="55881E72" w16cex:dateUtc="2026-05-04T14:27:00Z"/>
  <w16cex:commentExtensible w16cex:durableId="02441C21" w16cex:dateUtc="2026-05-04T14:56:00Z"/>
  <w16cex:commentExtensible w16cex:durableId="0EC02B74" w16cex:dateUtc="2026-05-05T14:42:00Z"/>
  <w16cex:commentExtensible w16cex:durableId="0AEEB382" w16cex:dateUtc="2026-05-05T14:26:00Z"/>
  <w16cex:commentExtensible w16cex:durableId="590F941B" w16cex:dateUtc="2026-05-05T14:31:00Z"/>
  <w16cex:commentExtensible w16cex:durableId="1DB8D946" w16cex:dateUtc="2026-05-04T15:40:00Z"/>
  <w16cex:commentExtensible w16cex:durableId="35A5408B" w16cex:dateUtc="2026-05-05T14:20:00Z"/>
  <w16cex:commentExtensible w16cex:durableId="648DD7B6" w16cex:dateUtc="2026-05-04T15:45:00Z"/>
  <w16cex:commentExtensible w16cex:durableId="4BA223EE" w16cex:dateUtc="2026-05-04T15:53:00Z"/>
  <w16cex:commentExtensible w16cex:durableId="4BDB26AE" w16cex:dateUtc="2026-05-07T11:54:00Z"/>
  <w16cex:commentExtensible w16cex:durableId="15ED00B7" w16cex:dateUtc="2026-05-04T15:54:00Z"/>
  <w16cex:commentExtensible w16cex:durableId="0FEFE312" w16cex:dateUtc="2026-05-04T16:01:00Z"/>
  <w16cex:commentExtensible w16cex:durableId="66AFB22F" w16cex:dateUtc="2026-05-04T16:07:00Z"/>
  <w16cex:commentExtensible w16cex:durableId="15A852F8" w16cex:dateUtc="2026-05-07T13:19:00Z"/>
  <w16cex:commentExtensible w16cex:durableId="5FCB96BA" w16cex:dateUtc="2026-05-05T14:28:00Z"/>
  <w16cex:commentExtensible w16cex:durableId="76E142D8" w16cex:dateUtc="2026-05-05T14:24:00Z"/>
  <w16cex:commentExtensible w16cex:durableId="20325D3A" w16cex:dateUtc="2026-05-05T14:26:00Z"/>
  <w16cex:commentExtensible w16cex:durableId="420F1011" w16cex:dateUtc="2026-05-04T16:35:00Z"/>
  <w16cex:commentExtensible w16cex:durableId="4C0DBE0C" w16cex:dateUtc="2026-05-05T15:22:00Z"/>
  <w16cex:commentExtensible w16cex:durableId="0376FB69" w16cex:dateUtc="2026-05-05T15:23:00Z"/>
  <w16cex:commentExtensible w16cex:durableId="192E3EB5" w16cex:dateUtc="2026-05-04T16:35:00Z"/>
  <w16cex:commentExtensible w16cex:durableId="5272B93C" w16cex:dateUtc="2026-05-04T18:56:00Z"/>
  <w16cex:commentExtensible w16cex:durableId="58F1E721" w16cex:dateUtc="2026-05-05T15:47:00Z"/>
  <w16cex:commentExtensible w16cex:durableId="38692970" w16cex:dateUtc="2026-05-07T14:28:00Z"/>
  <w16cex:commentExtensible w16cex:durableId="6AF002DB" w16cex:dateUtc="2026-05-07T13:22:00Z"/>
  <w16cex:commentExtensible w16cex:durableId="04815A6F" w16cex:dateUtc="2026-05-07T13:38:00Z"/>
  <w16cex:commentExtensible w16cex:durableId="5FCF494B" w16cex:dateUtc="2026-05-07T13:55:00Z"/>
  <w16cex:commentExtensible w16cex:durableId="49ACD00E" w16cex:dateUtc="2026-05-07T14:20:00Z"/>
  <w16cex:commentExtensible w16cex:durableId="25963E0E" w16cex:dateUtc="2026-05-07T14:44:00Z"/>
  <w16cex:commentExtensible w16cex:durableId="56261055" w16cex:dateUtc="2026-05-07T14:52:00Z"/>
  <w16cex:commentExtensible w16cex:durableId="205E4916" w16cex:dateUtc="2026-05-07T16:13:00Z"/>
  <w16cex:commentExtensible w16cex:durableId="5DAC0474" w16cex:dateUtc="2026-05-07T16:20:00Z"/>
  <w16cex:commentExtensible w16cex:durableId="40F731EC" w16cex:dateUtc="2026-05-07T16:22:00Z"/>
  <w16cex:commentExtensible w16cex:durableId="129E8E94" w16cex:dateUtc="2026-05-07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D4BB65" w16cid:durableId="2D9CAC41"/>
  <w16cid:commentId w16cid:paraId="5AEBFE5B" w16cid:durableId="50973DC6"/>
  <w16cid:commentId w16cid:paraId="52E041C9" w16cid:durableId="2DA7230D"/>
  <w16cid:commentId w16cid:paraId="71AFB454" w16cid:durableId="1FF52D06"/>
  <w16cid:commentId w16cid:paraId="5D6F73B4" w16cid:durableId="2D9CAD00"/>
  <w16cid:commentId w16cid:paraId="1C1AF4F1" w16cid:durableId="2D9E6380"/>
  <w16cid:commentId w16cid:paraId="5B1630F2" w16cid:durableId="7BD4F6C6"/>
  <w16cid:commentId w16cid:paraId="4FAC8572" w16cid:durableId="2DA72899"/>
  <w16cid:commentId w16cid:paraId="7ED54654" w16cid:durableId="556498F0"/>
  <w16cid:commentId w16cid:paraId="79EF7204" w16cid:durableId="40813118"/>
  <w16cid:commentId w16cid:paraId="3890B497" w16cid:durableId="2D9CAE44"/>
  <w16cid:commentId w16cid:paraId="08FA2821" w16cid:durableId="5E1C0B54"/>
  <w16cid:commentId w16cid:paraId="5AC04B6A" w16cid:durableId="48E88032"/>
  <w16cid:commentId w16cid:paraId="050F8DDB" w16cid:durableId="2DA724CD"/>
  <w16cid:commentId w16cid:paraId="7BCA2540" w16cid:durableId="2D547B60"/>
  <w16cid:commentId w16cid:paraId="37A566C5" w16cid:durableId="2D9CAE8C"/>
  <w16cid:commentId w16cid:paraId="098D4CDB" w16cid:durableId="35311229"/>
  <w16cid:commentId w16cid:paraId="23A4658A" w16cid:durableId="5177EE6D"/>
  <w16cid:commentId w16cid:paraId="23B39752" w16cid:durableId="2D94CC7C"/>
  <w16cid:commentId w16cid:paraId="492EF91A" w16cid:durableId="60671E72"/>
  <w16cid:commentId w16cid:paraId="0BC622D0" w16cid:durableId="2DA7246E"/>
  <w16cid:commentId w16cid:paraId="7DB39E7E" w16cid:durableId="2D9E6175"/>
  <w16cid:commentId w16cid:paraId="66A48CFC" w16cid:durableId="31A55C34"/>
  <w16cid:commentId w16cid:paraId="031F5A78" w16cid:durableId="6BEF7441"/>
  <w16cid:commentId w16cid:paraId="17ACE37E" w16cid:durableId="2D9CAEF8"/>
  <w16cid:commentId w16cid:paraId="29E7A53A" w16cid:durableId="55881E72"/>
  <w16cid:commentId w16cid:paraId="2B6276DE" w16cid:durableId="258E6046"/>
  <w16cid:commentId w16cid:paraId="00EADB3A" w16cid:durableId="2D94CCF7"/>
  <w16cid:commentId w16cid:paraId="0FCA5456" w16cid:durableId="3D237A0B"/>
  <w16cid:commentId w16cid:paraId="5E09E4D9" w16cid:durableId="02441C21"/>
  <w16cid:commentId w16cid:paraId="5389B744" w16cid:durableId="2DAC80F8"/>
  <w16cid:commentId w16cid:paraId="6ECC6040" w16cid:durableId="0EC02B74"/>
  <w16cid:commentId w16cid:paraId="75F66DE2" w16cid:durableId="2DA85CC3"/>
  <w16cid:commentId w16cid:paraId="563C9239" w16cid:durableId="2DA85CEA"/>
  <w16cid:commentId w16cid:paraId="0F0E4D11" w16cid:durableId="0AEEB382"/>
  <w16cid:commentId w16cid:paraId="7AE47A22" w16cid:durableId="590F941B"/>
  <w16cid:commentId w16cid:paraId="5DEF7B33" w16cid:durableId="1DB8D946"/>
  <w16cid:commentId w16cid:paraId="45841333" w16cid:durableId="2DA7356F"/>
  <w16cid:commentId w16cid:paraId="5253CF0A" w16cid:durableId="35A5408B"/>
  <w16cid:commentId w16cid:paraId="18354A53" w16cid:durableId="648DD7B6"/>
  <w16cid:commentId w16cid:paraId="2DBE94DE" w16cid:durableId="4BA223EE"/>
  <w16cid:commentId w16cid:paraId="1C01AFFF" w16cid:durableId="4BDB26AE"/>
  <w16cid:commentId w16cid:paraId="0C6A0B78" w16cid:durableId="15ED00B7"/>
  <w16cid:commentId w16cid:paraId="7DECF658" w16cid:durableId="2DA7390F"/>
  <w16cid:commentId w16cid:paraId="67DC8804" w16cid:durableId="0FEFE312"/>
  <w16cid:commentId w16cid:paraId="680B5797" w16cid:durableId="66AFB22F"/>
  <w16cid:commentId w16cid:paraId="116276CF" w16cid:durableId="15A852F8"/>
  <w16cid:commentId w16cid:paraId="1804BE11" w16cid:durableId="5FCB96BA"/>
  <w16cid:commentId w16cid:paraId="63ACC652" w16cid:durableId="2DA73A15"/>
  <w16cid:commentId w16cid:paraId="7B0AAAFD" w16cid:durableId="76E142D8"/>
  <w16cid:commentId w16cid:paraId="74A5D7B0" w16cid:durableId="20325D3A"/>
  <w16cid:commentId w16cid:paraId="274F2AD4" w16cid:durableId="420F1011"/>
  <w16cid:commentId w16cid:paraId="361F9C9F" w16cid:durableId="2DA73A5A"/>
  <w16cid:commentId w16cid:paraId="790B7DE4" w16cid:durableId="4C0DBE0C"/>
  <w16cid:commentId w16cid:paraId="7D8FBF3F" w16cid:durableId="2DA73B12"/>
  <w16cid:commentId w16cid:paraId="6F022C4A" w16cid:durableId="0376FB69"/>
  <w16cid:commentId w16cid:paraId="546ECD9E" w16cid:durableId="2DA73B1B"/>
  <w16cid:commentId w16cid:paraId="791962AD" w16cid:durableId="5272B93C"/>
  <w16cid:commentId w16cid:paraId="337CF82D" w16cid:durableId="2DA73ADB"/>
  <w16cid:commentId w16cid:paraId="102195F0" w16cid:durableId="2DA73AE3"/>
  <w16cid:commentId w16cid:paraId="6DF98FFC" w16cid:durableId="58F1E721"/>
  <w16cid:commentId w16cid:paraId="20A080CB" w16cid:durableId="38692970"/>
  <w16cid:commentId w16cid:paraId="4FC62900" w16cid:durableId="6AF002DB"/>
  <w16cid:commentId w16cid:paraId="42547B15" w16cid:durableId="04815A6F"/>
  <w16cid:commentId w16cid:paraId="37516E73" w16cid:durableId="2DA73CA0"/>
  <w16cid:commentId w16cid:paraId="0C3328E2" w16cid:durableId="5FCF494B"/>
  <w16cid:commentId w16cid:paraId="253076AB" w16cid:durableId="49ACD00E"/>
  <w16cid:commentId w16cid:paraId="60753BFA" w16cid:durableId="56261055"/>
  <w16cid:commentId w16cid:paraId="70C1CBC7" w16cid:durableId="2DAEE56D"/>
  <w16cid:commentId w16cid:paraId="5AB08E69" w16cid:durableId="205E4916"/>
  <w16cid:commentId w16cid:paraId="5797C800" w16cid:durableId="581349CB"/>
  <w16cid:commentId w16cid:paraId="459C6FC6" w16cid:durableId="2D9DB298"/>
  <w16cid:commentId w16cid:paraId="19E508BE" w16cid:durableId="5DAC0474"/>
  <w16cid:commentId w16cid:paraId="73CF44BE" w16cid:durableId="40F731EC"/>
  <w16cid:commentId w16cid:paraId="5125AC5F" w16cid:durableId="129E8E94"/>
  <w16cid:commentId w16cid:paraId="5F7077C1" w16cid:durableId="2DA7282D"/>
  <w16cid:commentId w16cid:paraId="5015B897" w16cid:durableId="78899555"/>
  <w16cid:commentId w16cid:paraId="04989EB6" w16cid:durableId="7B72DB57"/>
  <w16cid:commentId w16cid:paraId="4F79E8D3" w16cid:durableId="62BF6939"/>
  <w16cid:commentId w16cid:paraId="59D91ED5" w16cid:durableId="4076D9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C108C"/>
    <w:multiLevelType w:val="hybridMultilevel"/>
    <w:tmpl w:val="53B4BB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A2314"/>
    <w:multiLevelType w:val="hybridMultilevel"/>
    <w:tmpl w:val="B2C8220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73CA"/>
    <w:multiLevelType w:val="hybridMultilevel"/>
    <w:tmpl w:val="7EECA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D5E1E"/>
    <w:multiLevelType w:val="hybridMultilevel"/>
    <w:tmpl w:val="BEF088EC"/>
    <w:lvl w:ilvl="0" w:tplc="35C669FA">
      <w:start w:val="1"/>
      <w:numFmt w:val="bullet"/>
      <w:lvlText w:val="•"/>
      <w:lvlJc w:val="left"/>
      <w:pPr>
        <w:tabs>
          <w:tab w:val="num" w:pos="720"/>
        </w:tabs>
        <w:ind w:left="720" w:hanging="360"/>
      </w:pPr>
      <w:rPr>
        <w:rFonts w:ascii="Arial" w:hAnsi="Arial" w:hint="default"/>
      </w:rPr>
    </w:lvl>
    <w:lvl w:ilvl="1" w:tplc="17C89F12">
      <w:start w:val="1"/>
      <w:numFmt w:val="bullet"/>
      <w:lvlText w:val="•"/>
      <w:lvlJc w:val="left"/>
      <w:pPr>
        <w:tabs>
          <w:tab w:val="num" w:pos="1440"/>
        </w:tabs>
        <w:ind w:left="1440" w:hanging="360"/>
      </w:pPr>
      <w:rPr>
        <w:rFonts w:ascii="Arial" w:hAnsi="Arial" w:hint="default"/>
      </w:rPr>
    </w:lvl>
    <w:lvl w:ilvl="2" w:tplc="F1502262" w:tentative="1">
      <w:start w:val="1"/>
      <w:numFmt w:val="bullet"/>
      <w:lvlText w:val="•"/>
      <w:lvlJc w:val="left"/>
      <w:pPr>
        <w:tabs>
          <w:tab w:val="num" w:pos="2160"/>
        </w:tabs>
        <w:ind w:left="2160" w:hanging="360"/>
      </w:pPr>
      <w:rPr>
        <w:rFonts w:ascii="Arial" w:hAnsi="Arial" w:hint="default"/>
      </w:rPr>
    </w:lvl>
    <w:lvl w:ilvl="3" w:tplc="5AB6915E" w:tentative="1">
      <w:start w:val="1"/>
      <w:numFmt w:val="bullet"/>
      <w:lvlText w:val="•"/>
      <w:lvlJc w:val="left"/>
      <w:pPr>
        <w:tabs>
          <w:tab w:val="num" w:pos="2880"/>
        </w:tabs>
        <w:ind w:left="2880" w:hanging="360"/>
      </w:pPr>
      <w:rPr>
        <w:rFonts w:ascii="Arial" w:hAnsi="Arial" w:hint="default"/>
      </w:rPr>
    </w:lvl>
    <w:lvl w:ilvl="4" w:tplc="288E3132" w:tentative="1">
      <w:start w:val="1"/>
      <w:numFmt w:val="bullet"/>
      <w:lvlText w:val="•"/>
      <w:lvlJc w:val="left"/>
      <w:pPr>
        <w:tabs>
          <w:tab w:val="num" w:pos="3600"/>
        </w:tabs>
        <w:ind w:left="3600" w:hanging="360"/>
      </w:pPr>
      <w:rPr>
        <w:rFonts w:ascii="Arial" w:hAnsi="Arial" w:hint="default"/>
      </w:rPr>
    </w:lvl>
    <w:lvl w:ilvl="5" w:tplc="A64654F2" w:tentative="1">
      <w:start w:val="1"/>
      <w:numFmt w:val="bullet"/>
      <w:lvlText w:val="•"/>
      <w:lvlJc w:val="left"/>
      <w:pPr>
        <w:tabs>
          <w:tab w:val="num" w:pos="4320"/>
        </w:tabs>
        <w:ind w:left="4320" w:hanging="360"/>
      </w:pPr>
      <w:rPr>
        <w:rFonts w:ascii="Arial" w:hAnsi="Arial" w:hint="default"/>
      </w:rPr>
    </w:lvl>
    <w:lvl w:ilvl="6" w:tplc="59CEC79A" w:tentative="1">
      <w:start w:val="1"/>
      <w:numFmt w:val="bullet"/>
      <w:lvlText w:val="•"/>
      <w:lvlJc w:val="left"/>
      <w:pPr>
        <w:tabs>
          <w:tab w:val="num" w:pos="5040"/>
        </w:tabs>
        <w:ind w:left="5040" w:hanging="360"/>
      </w:pPr>
      <w:rPr>
        <w:rFonts w:ascii="Arial" w:hAnsi="Arial" w:hint="default"/>
      </w:rPr>
    </w:lvl>
    <w:lvl w:ilvl="7" w:tplc="E494BD6A" w:tentative="1">
      <w:start w:val="1"/>
      <w:numFmt w:val="bullet"/>
      <w:lvlText w:val="•"/>
      <w:lvlJc w:val="left"/>
      <w:pPr>
        <w:tabs>
          <w:tab w:val="num" w:pos="5760"/>
        </w:tabs>
        <w:ind w:left="5760" w:hanging="360"/>
      </w:pPr>
      <w:rPr>
        <w:rFonts w:ascii="Arial" w:hAnsi="Arial" w:hint="default"/>
      </w:rPr>
    </w:lvl>
    <w:lvl w:ilvl="8" w:tplc="0C822B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A74053"/>
    <w:multiLevelType w:val="multilevel"/>
    <w:tmpl w:val="009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432A6"/>
    <w:multiLevelType w:val="hybridMultilevel"/>
    <w:tmpl w:val="4A6A1664"/>
    <w:lvl w:ilvl="0" w:tplc="ED56C6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AF5F02"/>
    <w:multiLevelType w:val="hybridMultilevel"/>
    <w:tmpl w:val="CC4ADFB0"/>
    <w:lvl w:ilvl="0" w:tplc="60D8D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4A4E60"/>
    <w:multiLevelType w:val="hybridMultilevel"/>
    <w:tmpl w:val="EF8EB176"/>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2445D"/>
    <w:multiLevelType w:val="hybridMultilevel"/>
    <w:tmpl w:val="FEAA80E0"/>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B6929"/>
    <w:multiLevelType w:val="hybridMultilevel"/>
    <w:tmpl w:val="36A83C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377EA"/>
    <w:multiLevelType w:val="hybridMultilevel"/>
    <w:tmpl w:val="B2E6D060"/>
    <w:lvl w:ilvl="0" w:tplc="60D8D10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B7CBB"/>
    <w:multiLevelType w:val="hybridMultilevel"/>
    <w:tmpl w:val="B2E6D060"/>
    <w:lvl w:ilvl="0" w:tplc="60D8D108">
      <w:start w:val="1"/>
      <w:numFmt w:val="lowerLetter"/>
      <w:lvlText w:val="%1."/>
      <w:lvlJc w:val="left"/>
      <w:pPr>
        <w:ind w:left="72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6F54F7"/>
    <w:multiLevelType w:val="multilevel"/>
    <w:tmpl w:val="A65EE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B4AE7"/>
    <w:multiLevelType w:val="hybridMultilevel"/>
    <w:tmpl w:val="67A6D8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BE15B3"/>
    <w:multiLevelType w:val="hybridMultilevel"/>
    <w:tmpl w:val="A858E2C2"/>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D62C03"/>
    <w:multiLevelType w:val="hybridMultilevel"/>
    <w:tmpl w:val="5BD09C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81442"/>
    <w:multiLevelType w:val="hybridMultilevel"/>
    <w:tmpl w:val="BB52B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E788C"/>
    <w:multiLevelType w:val="hybridMultilevel"/>
    <w:tmpl w:val="BB52B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677524"/>
    <w:multiLevelType w:val="multilevel"/>
    <w:tmpl w:val="4FE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156FE"/>
    <w:multiLevelType w:val="hybridMultilevel"/>
    <w:tmpl w:val="2294ED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26469A"/>
    <w:multiLevelType w:val="hybridMultilevel"/>
    <w:tmpl w:val="5F9698C6"/>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832BCA"/>
    <w:multiLevelType w:val="hybridMultilevel"/>
    <w:tmpl w:val="84BA5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7A3036"/>
    <w:multiLevelType w:val="hybridMultilevel"/>
    <w:tmpl w:val="A46C589C"/>
    <w:lvl w:ilvl="0" w:tplc="DBEA2B9E">
      <w:start w:val="1"/>
      <w:numFmt w:val="bullet"/>
      <w:lvlText w:val="•"/>
      <w:lvlJc w:val="left"/>
      <w:pPr>
        <w:tabs>
          <w:tab w:val="num" w:pos="720"/>
        </w:tabs>
        <w:ind w:left="720" w:hanging="360"/>
      </w:pPr>
      <w:rPr>
        <w:rFonts w:ascii="Arial" w:hAnsi="Arial" w:hint="default"/>
      </w:rPr>
    </w:lvl>
    <w:lvl w:ilvl="1" w:tplc="AF7EFDE4" w:tentative="1">
      <w:start w:val="1"/>
      <w:numFmt w:val="bullet"/>
      <w:lvlText w:val="•"/>
      <w:lvlJc w:val="left"/>
      <w:pPr>
        <w:tabs>
          <w:tab w:val="num" w:pos="1440"/>
        </w:tabs>
        <w:ind w:left="1440" w:hanging="360"/>
      </w:pPr>
      <w:rPr>
        <w:rFonts w:ascii="Arial" w:hAnsi="Arial" w:hint="default"/>
      </w:rPr>
    </w:lvl>
    <w:lvl w:ilvl="2" w:tplc="CF487188" w:tentative="1">
      <w:start w:val="1"/>
      <w:numFmt w:val="bullet"/>
      <w:lvlText w:val="•"/>
      <w:lvlJc w:val="left"/>
      <w:pPr>
        <w:tabs>
          <w:tab w:val="num" w:pos="2160"/>
        </w:tabs>
        <w:ind w:left="2160" w:hanging="360"/>
      </w:pPr>
      <w:rPr>
        <w:rFonts w:ascii="Arial" w:hAnsi="Arial" w:hint="default"/>
      </w:rPr>
    </w:lvl>
    <w:lvl w:ilvl="3" w:tplc="ED3EFEBA" w:tentative="1">
      <w:start w:val="1"/>
      <w:numFmt w:val="bullet"/>
      <w:lvlText w:val="•"/>
      <w:lvlJc w:val="left"/>
      <w:pPr>
        <w:tabs>
          <w:tab w:val="num" w:pos="2880"/>
        </w:tabs>
        <w:ind w:left="2880" w:hanging="360"/>
      </w:pPr>
      <w:rPr>
        <w:rFonts w:ascii="Arial" w:hAnsi="Arial" w:hint="default"/>
      </w:rPr>
    </w:lvl>
    <w:lvl w:ilvl="4" w:tplc="B7804E38" w:tentative="1">
      <w:start w:val="1"/>
      <w:numFmt w:val="bullet"/>
      <w:lvlText w:val="•"/>
      <w:lvlJc w:val="left"/>
      <w:pPr>
        <w:tabs>
          <w:tab w:val="num" w:pos="3600"/>
        </w:tabs>
        <w:ind w:left="3600" w:hanging="360"/>
      </w:pPr>
      <w:rPr>
        <w:rFonts w:ascii="Arial" w:hAnsi="Arial" w:hint="default"/>
      </w:rPr>
    </w:lvl>
    <w:lvl w:ilvl="5" w:tplc="52504D38" w:tentative="1">
      <w:start w:val="1"/>
      <w:numFmt w:val="bullet"/>
      <w:lvlText w:val="•"/>
      <w:lvlJc w:val="left"/>
      <w:pPr>
        <w:tabs>
          <w:tab w:val="num" w:pos="4320"/>
        </w:tabs>
        <w:ind w:left="4320" w:hanging="360"/>
      </w:pPr>
      <w:rPr>
        <w:rFonts w:ascii="Arial" w:hAnsi="Arial" w:hint="default"/>
      </w:rPr>
    </w:lvl>
    <w:lvl w:ilvl="6" w:tplc="D7FED808" w:tentative="1">
      <w:start w:val="1"/>
      <w:numFmt w:val="bullet"/>
      <w:lvlText w:val="•"/>
      <w:lvlJc w:val="left"/>
      <w:pPr>
        <w:tabs>
          <w:tab w:val="num" w:pos="5040"/>
        </w:tabs>
        <w:ind w:left="5040" w:hanging="360"/>
      </w:pPr>
      <w:rPr>
        <w:rFonts w:ascii="Arial" w:hAnsi="Arial" w:hint="default"/>
      </w:rPr>
    </w:lvl>
    <w:lvl w:ilvl="7" w:tplc="4F24ABAC" w:tentative="1">
      <w:start w:val="1"/>
      <w:numFmt w:val="bullet"/>
      <w:lvlText w:val="•"/>
      <w:lvlJc w:val="left"/>
      <w:pPr>
        <w:tabs>
          <w:tab w:val="num" w:pos="5760"/>
        </w:tabs>
        <w:ind w:left="5760" w:hanging="360"/>
      </w:pPr>
      <w:rPr>
        <w:rFonts w:ascii="Arial" w:hAnsi="Arial" w:hint="default"/>
      </w:rPr>
    </w:lvl>
    <w:lvl w:ilvl="8" w:tplc="741CE36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108425A"/>
    <w:multiLevelType w:val="hybridMultilevel"/>
    <w:tmpl w:val="C1D6E9EE"/>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F2E27"/>
    <w:multiLevelType w:val="hybridMultilevel"/>
    <w:tmpl w:val="776E2960"/>
    <w:lvl w:ilvl="0" w:tplc="C46AAA28">
      <w:start w:val="1"/>
      <w:numFmt w:val="bullet"/>
      <w:lvlText w:val="•"/>
      <w:lvlJc w:val="left"/>
      <w:pPr>
        <w:tabs>
          <w:tab w:val="num" w:pos="720"/>
        </w:tabs>
        <w:ind w:left="720" w:hanging="360"/>
      </w:pPr>
      <w:rPr>
        <w:rFonts w:ascii="Arial" w:hAnsi="Arial" w:hint="default"/>
      </w:rPr>
    </w:lvl>
    <w:lvl w:ilvl="1" w:tplc="3E56CA10">
      <w:start w:val="395"/>
      <w:numFmt w:val="bullet"/>
      <w:lvlText w:val="•"/>
      <w:lvlJc w:val="left"/>
      <w:pPr>
        <w:tabs>
          <w:tab w:val="num" w:pos="1440"/>
        </w:tabs>
        <w:ind w:left="1440" w:hanging="360"/>
      </w:pPr>
      <w:rPr>
        <w:rFonts w:ascii="Arial" w:hAnsi="Arial" w:hint="default"/>
      </w:rPr>
    </w:lvl>
    <w:lvl w:ilvl="2" w:tplc="5B4280F6" w:tentative="1">
      <w:start w:val="1"/>
      <w:numFmt w:val="bullet"/>
      <w:lvlText w:val="•"/>
      <w:lvlJc w:val="left"/>
      <w:pPr>
        <w:tabs>
          <w:tab w:val="num" w:pos="2160"/>
        </w:tabs>
        <w:ind w:left="2160" w:hanging="360"/>
      </w:pPr>
      <w:rPr>
        <w:rFonts w:ascii="Arial" w:hAnsi="Arial" w:hint="default"/>
      </w:rPr>
    </w:lvl>
    <w:lvl w:ilvl="3" w:tplc="DBDE7438" w:tentative="1">
      <w:start w:val="1"/>
      <w:numFmt w:val="bullet"/>
      <w:lvlText w:val="•"/>
      <w:lvlJc w:val="left"/>
      <w:pPr>
        <w:tabs>
          <w:tab w:val="num" w:pos="2880"/>
        </w:tabs>
        <w:ind w:left="2880" w:hanging="360"/>
      </w:pPr>
      <w:rPr>
        <w:rFonts w:ascii="Arial" w:hAnsi="Arial" w:hint="default"/>
      </w:rPr>
    </w:lvl>
    <w:lvl w:ilvl="4" w:tplc="F1C6DFB8" w:tentative="1">
      <w:start w:val="1"/>
      <w:numFmt w:val="bullet"/>
      <w:lvlText w:val="•"/>
      <w:lvlJc w:val="left"/>
      <w:pPr>
        <w:tabs>
          <w:tab w:val="num" w:pos="3600"/>
        </w:tabs>
        <w:ind w:left="3600" w:hanging="360"/>
      </w:pPr>
      <w:rPr>
        <w:rFonts w:ascii="Arial" w:hAnsi="Arial" w:hint="default"/>
      </w:rPr>
    </w:lvl>
    <w:lvl w:ilvl="5" w:tplc="2ECEDEBC" w:tentative="1">
      <w:start w:val="1"/>
      <w:numFmt w:val="bullet"/>
      <w:lvlText w:val="•"/>
      <w:lvlJc w:val="left"/>
      <w:pPr>
        <w:tabs>
          <w:tab w:val="num" w:pos="4320"/>
        </w:tabs>
        <w:ind w:left="4320" w:hanging="360"/>
      </w:pPr>
      <w:rPr>
        <w:rFonts w:ascii="Arial" w:hAnsi="Arial" w:hint="default"/>
      </w:rPr>
    </w:lvl>
    <w:lvl w:ilvl="6" w:tplc="4F361B66" w:tentative="1">
      <w:start w:val="1"/>
      <w:numFmt w:val="bullet"/>
      <w:lvlText w:val="•"/>
      <w:lvlJc w:val="left"/>
      <w:pPr>
        <w:tabs>
          <w:tab w:val="num" w:pos="5040"/>
        </w:tabs>
        <w:ind w:left="5040" w:hanging="360"/>
      </w:pPr>
      <w:rPr>
        <w:rFonts w:ascii="Arial" w:hAnsi="Arial" w:hint="default"/>
      </w:rPr>
    </w:lvl>
    <w:lvl w:ilvl="7" w:tplc="5EC8786A" w:tentative="1">
      <w:start w:val="1"/>
      <w:numFmt w:val="bullet"/>
      <w:lvlText w:val="•"/>
      <w:lvlJc w:val="left"/>
      <w:pPr>
        <w:tabs>
          <w:tab w:val="num" w:pos="5760"/>
        </w:tabs>
        <w:ind w:left="5760" w:hanging="360"/>
      </w:pPr>
      <w:rPr>
        <w:rFonts w:ascii="Arial" w:hAnsi="Arial" w:hint="default"/>
      </w:rPr>
    </w:lvl>
    <w:lvl w:ilvl="8" w:tplc="FEACC23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3D70118"/>
    <w:multiLevelType w:val="hybridMultilevel"/>
    <w:tmpl w:val="5F9698C6"/>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53329"/>
    <w:multiLevelType w:val="hybridMultilevel"/>
    <w:tmpl w:val="052E0452"/>
    <w:lvl w:ilvl="0" w:tplc="31969058">
      <w:start w:val="1"/>
      <w:numFmt w:val="decimal"/>
      <w:lvlText w:val="%1."/>
      <w:lvlJc w:val="left"/>
      <w:pPr>
        <w:ind w:left="720" w:hanging="360"/>
      </w:pPr>
      <w:rPr>
        <w:rFonts w:hint="default"/>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736705"/>
    <w:multiLevelType w:val="multilevel"/>
    <w:tmpl w:val="F9D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2E405C"/>
    <w:multiLevelType w:val="multilevel"/>
    <w:tmpl w:val="AE5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E3B59"/>
    <w:multiLevelType w:val="hybridMultilevel"/>
    <w:tmpl w:val="1D84A850"/>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8D0F34"/>
    <w:multiLevelType w:val="hybridMultilevel"/>
    <w:tmpl w:val="ED5801F6"/>
    <w:lvl w:ilvl="0" w:tplc="C1B007C8">
      <w:start w:val="1"/>
      <w:numFmt w:val="decimal"/>
      <w:lvlText w:val="%1."/>
      <w:lvlJc w:val="left"/>
      <w:pPr>
        <w:ind w:left="720" w:hanging="360"/>
      </w:pPr>
      <w:rPr>
        <w:rFonts w:ascii="Helvetica Neue" w:hAnsi="Helvetica Neue" w:hint="default"/>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B96033"/>
    <w:multiLevelType w:val="hybridMultilevel"/>
    <w:tmpl w:val="C1D6E9EE"/>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325C50"/>
    <w:multiLevelType w:val="hybridMultilevel"/>
    <w:tmpl w:val="4C26B766"/>
    <w:lvl w:ilvl="0" w:tplc="BC9AD4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7"/>
  </w:num>
  <w:num w:numId="4">
    <w:abstractNumId w:val="16"/>
  </w:num>
  <w:num w:numId="5">
    <w:abstractNumId w:val="3"/>
  </w:num>
  <w:num w:numId="6">
    <w:abstractNumId w:val="24"/>
  </w:num>
  <w:num w:numId="7">
    <w:abstractNumId w:val="22"/>
  </w:num>
  <w:num w:numId="8">
    <w:abstractNumId w:val="27"/>
  </w:num>
  <w:num w:numId="9">
    <w:abstractNumId w:val="18"/>
  </w:num>
  <w:num w:numId="10">
    <w:abstractNumId w:val="4"/>
  </w:num>
  <w:num w:numId="11">
    <w:abstractNumId w:val="6"/>
  </w:num>
  <w:num w:numId="12">
    <w:abstractNumId w:val="30"/>
  </w:num>
  <w:num w:numId="13">
    <w:abstractNumId w:val="26"/>
  </w:num>
  <w:num w:numId="14">
    <w:abstractNumId w:val="25"/>
  </w:num>
  <w:num w:numId="15">
    <w:abstractNumId w:val="31"/>
  </w:num>
  <w:num w:numId="16">
    <w:abstractNumId w:val="29"/>
  </w:num>
  <w:num w:numId="17">
    <w:abstractNumId w:val="7"/>
  </w:num>
  <w:num w:numId="18">
    <w:abstractNumId w:val="5"/>
  </w:num>
  <w:num w:numId="19">
    <w:abstractNumId w:val="1"/>
  </w:num>
  <w:num w:numId="20">
    <w:abstractNumId w:val="28"/>
  </w:num>
  <w:num w:numId="21">
    <w:abstractNumId w:val="32"/>
  </w:num>
  <w:num w:numId="22">
    <w:abstractNumId w:val="12"/>
  </w:num>
  <w:num w:numId="23">
    <w:abstractNumId w:val="21"/>
  </w:num>
  <w:num w:numId="24">
    <w:abstractNumId w:val="2"/>
  </w:num>
  <w:num w:numId="25">
    <w:abstractNumId w:val="11"/>
  </w:num>
  <w:num w:numId="26">
    <w:abstractNumId w:val="23"/>
  </w:num>
  <w:num w:numId="27">
    <w:abstractNumId w:val="10"/>
  </w:num>
  <w:num w:numId="28">
    <w:abstractNumId w:val="15"/>
  </w:num>
  <w:num w:numId="29">
    <w:abstractNumId w:val="20"/>
  </w:num>
  <w:num w:numId="30">
    <w:abstractNumId w:val="13"/>
  </w:num>
  <w:num w:numId="31">
    <w:abstractNumId w:val="19"/>
  </w:num>
  <w:num w:numId="32">
    <w:abstractNumId w:val="8"/>
  </w:num>
  <w:num w:numId="3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nnah Suzanne Wirtshafter">
    <w15:presenceInfo w15:providerId="AD" w15:userId="S::hsw967@ads.northwestern.edu::70e46e95-a094-49d4-b3e7-2e833d92518e"/>
  </w15:person>
  <w15:person w15:author="Sara A Solla">
    <w15:presenceInfo w15:providerId="AD" w15:userId="S::sas151@ads.northwestern.edu::cb8a4017-acc0-4051-81e9-0f2475311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section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x99pvv4axx23ew20rxw9eq2z22xxzes0sv&quot;&gt;Wilson-Saved Copy-Converted&lt;record-ids&gt;&lt;item&gt;3&lt;/item&gt;&lt;item&gt;12&lt;/item&gt;&lt;item&gt;39&lt;/item&gt;&lt;item&gt;152&lt;/item&gt;&lt;item&gt;227&lt;/item&gt;&lt;item&gt;230&lt;/item&gt;&lt;item&gt;243&lt;/item&gt;&lt;item&gt;536&lt;/item&gt;&lt;item&gt;693&lt;/item&gt;&lt;item&gt;789&lt;/item&gt;&lt;item&gt;1002&lt;/item&gt;&lt;item&gt;1003&lt;/item&gt;&lt;item&gt;1096&lt;/item&gt;&lt;item&gt;1107&lt;/item&gt;&lt;item&gt;1183&lt;/item&gt;&lt;item&gt;1200&lt;/item&gt;&lt;item&gt;1201&lt;/item&gt;&lt;item&gt;1202&lt;/item&gt;&lt;item&gt;1203&lt;/item&gt;&lt;item&gt;1206&lt;/item&gt;&lt;item&gt;1216&lt;/item&gt;&lt;item&gt;1246&lt;/item&gt;&lt;item&gt;1327&lt;/item&gt;&lt;item&gt;1331&lt;/item&gt;&lt;item&gt;1334&lt;/item&gt;&lt;item&gt;1336&lt;/item&gt;&lt;item&gt;1337&lt;/item&gt;&lt;item&gt;1372&lt;/item&gt;&lt;item&gt;1373&lt;/item&gt;&lt;item&gt;1378&lt;/item&gt;&lt;item&gt;1379&lt;/item&gt;&lt;item&gt;1380&lt;/item&gt;&lt;item&gt;1459&lt;/item&gt;&lt;item&gt;1484&lt;/item&gt;&lt;item&gt;1527&lt;/item&gt;&lt;item&gt;1535&lt;/item&gt;&lt;item&gt;1567&lt;/item&gt;&lt;item&gt;1609&lt;/item&gt;&lt;item&gt;1611&lt;/item&gt;&lt;item&gt;1613&lt;/item&gt;&lt;item&gt;1633&lt;/item&gt;&lt;item&gt;1634&lt;/item&gt;&lt;item&gt;1646&lt;/item&gt;&lt;item&gt;1650&lt;/item&gt;&lt;item&gt;1652&lt;/item&gt;&lt;item&gt;1653&lt;/item&gt;&lt;item&gt;1654&lt;/item&gt;&lt;item&gt;1655&lt;/item&gt;&lt;item&gt;1673&lt;/item&gt;&lt;item&gt;1703&lt;/item&gt;&lt;item&gt;1720&lt;/item&gt;&lt;item&gt;1731&lt;/item&gt;&lt;item&gt;1739&lt;/item&gt;&lt;item&gt;1740&lt;/item&gt;&lt;item&gt;1742&lt;/item&gt;&lt;item&gt;1743&lt;/item&gt;&lt;item&gt;1744&lt;/item&gt;&lt;item&gt;1745&lt;/item&gt;&lt;item&gt;1746&lt;/item&gt;&lt;item&gt;1747&lt;/item&gt;&lt;item&gt;1748&lt;/item&gt;&lt;item&gt;1749&lt;/item&gt;&lt;item&gt;1750&lt;/item&gt;&lt;item&gt;1751&lt;/item&gt;&lt;item&gt;1752&lt;/item&gt;&lt;item&gt;1753&lt;/item&gt;&lt;item&gt;1754&lt;/item&gt;&lt;item&gt;1755&lt;/item&gt;&lt;item&gt;1761&lt;/item&gt;&lt;item&gt;1762&lt;/item&gt;&lt;item&gt;1763&lt;/item&gt;&lt;item&gt;1764&lt;/item&gt;&lt;item&gt;1826&lt;/item&gt;&lt;item&gt;1828&lt;/item&gt;&lt;item&gt;1835&lt;/item&gt;&lt;item&gt;1836&lt;/item&gt;&lt;/record-ids&gt;&lt;/item&gt;&lt;/Libraries&gt;"/>
  </w:docVars>
  <w:rsids>
    <w:rsidRoot w:val="00FE036E"/>
    <w:rsid w:val="00000831"/>
    <w:rsid w:val="000009F3"/>
    <w:rsid w:val="00001A0F"/>
    <w:rsid w:val="00002692"/>
    <w:rsid w:val="00003C1F"/>
    <w:rsid w:val="00004E2B"/>
    <w:rsid w:val="0001137F"/>
    <w:rsid w:val="00011BB5"/>
    <w:rsid w:val="00011E47"/>
    <w:rsid w:val="00012CFD"/>
    <w:rsid w:val="0001391D"/>
    <w:rsid w:val="0001418A"/>
    <w:rsid w:val="00014D74"/>
    <w:rsid w:val="000150AD"/>
    <w:rsid w:val="0001540B"/>
    <w:rsid w:val="0001721D"/>
    <w:rsid w:val="000176E3"/>
    <w:rsid w:val="0002236F"/>
    <w:rsid w:val="00022A16"/>
    <w:rsid w:val="00023169"/>
    <w:rsid w:val="000256C7"/>
    <w:rsid w:val="0003023A"/>
    <w:rsid w:val="000309AC"/>
    <w:rsid w:val="00030F63"/>
    <w:rsid w:val="000325E4"/>
    <w:rsid w:val="000335B4"/>
    <w:rsid w:val="00035733"/>
    <w:rsid w:val="00040C6E"/>
    <w:rsid w:val="0004168D"/>
    <w:rsid w:val="000421AD"/>
    <w:rsid w:val="00042BC8"/>
    <w:rsid w:val="0004358D"/>
    <w:rsid w:val="00043AA1"/>
    <w:rsid w:val="00043B80"/>
    <w:rsid w:val="0004587B"/>
    <w:rsid w:val="00045978"/>
    <w:rsid w:val="00050E4E"/>
    <w:rsid w:val="00051399"/>
    <w:rsid w:val="00052BED"/>
    <w:rsid w:val="000532BD"/>
    <w:rsid w:val="000553DE"/>
    <w:rsid w:val="0005782B"/>
    <w:rsid w:val="00057AF3"/>
    <w:rsid w:val="00063098"/>
    <w:rsid w:val="000630A8"/>
    <w:rsid w:val="00063A47"/>
    <w:rsid w:val="00064388"/>
    <w:rsid w:val="0006517D"/>
    <w:rsid w:val="0006591C"/>
    <w:rsid w:val="00065D6D"/>
    <w:rsid w:val="000663E6"/>
    <w:rsid w:val="00066969"/>
    <w:rsid w:val="000701BE"/>
    <w:rsid w:val="00070419"/>
    <w:rsid w:val="00071398"/>
    <w:rsid w:val="00074B19"/>
    <w:rsid w:val="0007594B"/>
    <w:rsid w:val="00076679"/>
    <w:rsid w:val="000809D1"/>
    <w:rsid w:val="0008117A"/>
    <w:rsid w:val="00082DC9"/>
    <w:rsid w:val="00095842"/>
    <w:rsid w:val="00096B52"/>
    <w:rsid w:val="00096BAC"/>
    <w:rsid w:val="000971C5"/>
    <w:rsid w:val="000A10EA"/>
    <w:rsid w:val="000A1E14"/>
    <w:rsid w:val="000A1EBE"/>
    <w:rsid w:val="000A51BB"/>
    <w:rsid w:val="000B2BBC"/>
    <w:rsid w:val="000B3255"/>
    <w:rsid w:val="000B39F7"/>
    <w:rsid w:val="000B531C"/>
    <w:rsid w:val="000B6407"/>
    <w:rsid w:val="000B6D6A"/>
    <w:rsid w:val="000B7EB8"/>
    <w:rsid w:val="000C01A1"/>
    <w:rsid w:val="000C0C83"/>
    <w:rsid w:val="000C1F36"/>
    <w:rsid w:val="000C4294"/>
    <w:rsid w:val="000C4624"/>
    <w:rsid w:val="000C48AB"/>
    <w:rsid w:val="000C5584"/>
    <w:rsid w:val="000C5BDC"/>
    <w:rsid w:val="000C7732"/>
    <w:rsid w:val="000D0267"/>
    <w:rsid w:val="000D1399"/>
    <w:rsid w:val="000D3012"/>
    <w:rsid w:val="000D330A"/>
    <w:rsid w:val="000E505F"/>
    <w:rsid w:val="000E55AA"/>
    <w:rsid w:val="000E7388"/>
    <w:rsid w:val="000F4BA7"/>
    <w:rsid w:val="000F5EBA"/>
    <w:rsid w:val="000F710C"/>
    <w:rsid w:val="000F7AD3"/>
    <w:rsid w:val="00103A09"/>
    <w:rsid w:val="00103F34"/>
    <w:rsid w:val="00105493"/>
    <w:rsid w:val="00110754"/>
    <w:rsid w:val="001107BD"/>
    <w:rsid w:val="00111313"/>
    <w:rsid w:val="001116E5"/>
    <w:rsid w:val="0011348F"/>
    <w:rsid w:val="00114390"/>
    <w:rsid w:val="00115727"/>
    <w:rsid w:val="00115753"/>
    <w:rsid w:val="00117441"/>
    <w:rsid w:val="00117D80"/>
    <w:rsid w:val="00120C2E"/>
    <w:rsid w:val="00121200"/>
    <w:rsid w:val="00121520"/>
    <w:rsid w:val="001225C5"/>
    <w:rsid w:val="00125F6E"/>
    <w:rsid w:val="001262D9"/>
    <w:rsid w:val="00133E47"/>
    <w:rsid w:val="001342DD"/>
    <w:rsid w:val="00134FED"/>
    <w:rsid w:val="0013761C"/>
    <w:rsid w:val="00140525"/>
    <w:rsid w:val="0014169A"/>
    <w:rsid w:val="00143C14"/>
    <w:rsid w:val="00146160"/>
    <w:rsid w:val="001545FA"/>
    <w:rsid w:val="00154677"/>
    <w:rsid w:val="00154B21"/>
    <w:rsid w:val="00156666"/>
    <w:rsid w:val="00156D2F"/>
    <w:rsid w:val="00157639"/>
    <w:rsid w:val="001604D0"/>
    <w:rsid w:val="001614F3"/>
    <w:rsid w:val="00163361"/>
    <w:rsid w:val="001657E2"/>
    <w:rsid w:val="00166437"/>
    <w:rsid w:val="001666A3"/>
    <w:rsid w:val="00170F80"/>
    <w:rsid w:val="001758AD"/>
    <w:rsid w:val="00176BE8"/>
    <w:rsid w:val="0017730D"/>
    <w:rsid w:val="00177BA3"/>
    <w:rsid w:val="00180624"/>
    <w:rsid w:val="001808A8"/>
    <w:rsid w:val="00181521"/>
    <w:rsid w:val="00186389"/>
    <w:rsid w:val="00186593"/>
    <w:rsid w:val="00186FCB"/>
    <w:rsid w:val="001873C4"/>
    <w:rsid w:val="00192B19"/>
    <w:rsid w:val="0019578C"/>
    <w:rsid w:val="001959BD"/>
    <w:rsid w:val="00195AC6"/>
    <w:rsid w:val="00197422"/>
    <w:rsid w:val="00197DAD"/>
    <w:rsid w:val="001A0EAE"/>
    <w:rsid w:val="001A144C"/>
    <w:rsid w:val="001A1495"/>
    <w:rsid w:val="001A301A"/>
    <w:rsid w:val="001A3C54"/>
    <w:rsid w:val="001A528C"/>
    <w:rsid w:val="001A5EFE"/>
    <w:rsid w:val="001A6569"/>
    <w:rsid w:val="001A69BA"/>
    <w:rsid w:val="001B069B"/>
    <w:rsid w:val="001B1018"/>
    <w:rsid w:val="001B2C41"/>
    <w:rsid w:val="001B33D1"/>
    <w:rsid w:val="001B39CB"/>
    <w:rsid w:val="001B4A77"/>
    <w:rsid w:val="001B4DE4"/>
    <w:rsid w:val="001B61BA"/>
    <w:rsid w:val="001B76CC"/>
    <w:rsid w:val="001B7F05"/>
    <w:rsid w:val="001C2286"/>
    <w:rsid w:val="001C2BFB"/>
    <w:rsid w:val="001C34EB"/>
    <w:rsid w:val="001C6BFD"/>
    <w:rsid w:val="001C7CC1"/>
    <w:rsid w:val="001D1213"/>
    <w:rsid w:val="001D3645"/>
    <w:rsid w:val="001D4A30"/>
    <w:rsid w:val="001D56A7"/>
    <w:rsid w:val="001D6041"/>
    <w:rsid w:val="001E0F9D"/>
    <w:rsid w:val="001E12D5"/>
    <w:rsid w:val="001E291F"/>
    <w:rsid w:val="001E32CA"/>
    <w:rsid w:val="001E36B5"/>
    <w:rsid w:val="001E3CB8"/>
    <w:rsid w:val="001E504F"/>
    <w:rsid w:val="001E5711"/>
    <w:rsid w:val="001E627E"/>
    <w:rsid w:val="001F1763"/>
    <w:rsid w:val="001F1EF3"/>
    <w:rsid w:val="001F2CDD"/>
    <w:rsid w:val="001F302A"/>
    <w:rsid w:val="001F41C7"/>
    <w:rsid w:val="001F6149"/>
    <w:rsid w:val="00200B45"/>
    <w:rsid w:val="00201C6A"/>
    <w:rsid w:val="0020248F"/>
    <w:rsid w:val="00203FBC"/>
    <w:rsid w:val="002074DB"/>
    <w:rsid w:val="00207B53"/>
    <w:rsid w:val="00210388"/>
    <w:rsid w:val="0021067C"/>
    <w:rsid w:val="00210A49"/>
    <w:rsid w:val="00217373"/>
    <w:rsid w:val="002225C9"/>
    <w:rsid w:val="002226BE"/>
    <w:rsid w:val="00226A87"/>
    <w:rsid w:val="00227E07"/>
    <w:rsid w:val="00230D22"/>
    <w:rsid w:val="002325BE"/>
    <w:rsid w:val="0023331E"/>
    <w:rsid w:val="002335DE"/>
    <w:rsid w:val="0023393E"/>
    <w:rsid w:val="00233D45"/>
    <w:rsid w:val="00236445"/>
    <w:rsid w:val="00237CCF"/>
    <w:rsid w:val="00240CF2"/>
    <w:rsid w:val="00240D71"/>
    <w:rsid w:val="002418F5"/>
    <w:rsid w:val="00242752"/>
    <w:rsid w:val="00244073"/>
    <w:rsid w:val="00244F1C"/>
    <w:rsid w:val="002452A3"/>
    <w:rsid w:val="00245958"/>
    <w:rsid w:val="00246C2C"/>
    <w:rsid w:val="00250E19"/>
    <w:rsid w:val="00251E87"/>
    <w:rsid w:val="00252097"/>
    <w:rsid w:val="002521C5"/>
    <w:rsid w:val="00252E18"/>
    <w:rsid w:val="00254358"/>
    <w:rsid w:val="00255D1B"/>
    <w:rsid w:val="0026404C"/>
    <w:rsid w:val="002671ED"/>
    <w:rsid w:val="00271971"/>
    <w:rsid w:val="002726E2"/>
    <w:rsid w:val="00274957"/>
    <w:rsid w:val="002762D3"/>
    <w:rsid w:val="002774CC"/>
    <w:rsid w:val="00280D21"/>
    <w:rsid w:val="00281809"/>
    <w:rsid w:val="00283D53"/>
    <w:rsid w:val="002855D4"/>
    <w:rsid w:val="00285A44"/>
    <w:rsid w:val="0028723F"/>
    <w:rsid w:val="00290285"/>
    <w:rsid w:val="00291097"/>
    <w:rsid w:val="00291D1C"/>
    <w:rsid w:val="002922BF"/>
    <w:rsid w:val="002967D6"/>
    <w:rsid w:val="002A051F"/>
    <w:rsid w:val="002A0A12"/>
    <w:rsid w:val="002A0B29"/>
    <w:rsid w:val="002A1272"/>
    <w:rsid w:val="002A550F"/>
    <w:rsid w:val="002A6A15"/>
    <w:rsid w:val="002A6A2B"/>
    <w:rsid w:val="002A6AA7"/>
    <w:rsid w:val="002A7B8D"/>
    <w:rsid w:val="002B06CE"/>
    <w:rsid w:val="002B1E25"/>
    <w:rsid w:val="002B22A7"/>
    <w:rsid w:val="002B3A86"/>
    <w:rsid w:val="002B4F10"/>
    <w:rsid w:val="002B5AED"/>
    <w:rsid w:val="002B631F"/>
    <w:rsid w:val="002B6960"/>
    <w:rsid w:val="002B6D13"/>
    <w:rsid w:val="002C14B8"/>
    <w:rsid w:val="002C188D"/>
    <w:rsid w:val="002C210F"/>
    <w:rsid w:val="002C3290"/>
    <w:rsid w:val="002C4BED"/>
    <w:rsid w:val="002C7A3C"/>
    <w:rsid w:val="002D0F17"/>
    <w:rsid w:val="002D0F2A"/>
    <w:rsid w:val="002D2359"/>
    <w:rsid w:val="002D36AA"/>
    <w:rsid w:val="002D47D3"/>
    <w:rsid w:val="002D4A3B"/>
    <w:rsid w:val="002D5C11"/>
    <w:rsid w:val="002D64A9"/>
    <w:rsid w:val="002D7F57"/>
    <w:rsid w:val="002E1036"/>
    <w:rsid w:val="002E3875"/>
    <w:rsid w:val="002E3DEF"/>
    <w:rsid w:val="002E3E09"/>
    <w:rsid w:val="002E4DB4"/>
    <w:rsid w:val="002E6749"/>
    <w:rsid w:val="002E6F7E"/>
    <w:rsid w:val="002E7425"/>
    <w:rsid w:val="002F094C"/>
    <w:rsid w:val="002F1BB2"/>
    <w:rsid w:val="002F2409"/>
    <w:rsid w:val="002F2D2B"/>
    <w:rsid w:val="002F38D4"/>
    <w:rsid w:val="002F4642"/>
    <w:rsid w:val="003013AA"/>
    <w:rsid w:val="0030211F"/>
    <w:rsid w:val="00304280"/>
    <w:rsid w:val="00304F39"/>
    <w:rsid w:val="003051A4"/>
    <w:rsid w:val="00307319"/>
    <w:rsid w:val="0030796F"/>
    <w:rsid w:val="00313884"/>
    <w:rsid w:val="00314420"/>
    <w:rsid w:val="003146F7"/>
    <w:rsid w:val="00314CF2"/>
    <w:rsid w:val="0031523D"/>
    <w:rsid w:val="00315AE7"/>
    <w:rsid w:val="00316302"/>
    <w:rsid w:val="00316C6C"/>
    <w:rsid w:val="0031733C"/>
    <w:rsid w:val="00317B36"/>
    <w:rsid w:val="00320FCB"/>
    <w:rsid w:val="00321AC5"/>
    <w:rsid w:val="00321EAD"/>
    <w:rsid w:val="00321F54"/>
    <w:rsid w:val="003224A4"/>
    <w:rsid w:val="0032297A"/>
    <w:rsid w:val="00324E09"/>
    <w:rsid w:val="0032786F"/>
    <w:rsid w:val="00327C8F"/>
    <w:rsid w:val="00331BB9"/>
    <w:rsid w:val="00334E37"/>
    <w:rsid w:val="003351FA"/>
    <w:rsid w:val="00335748"/>
    <w:rsid w:val="00335B49"/>
    <w:rsid w:val="003401D7"/>
    <w:rsid w:val="00341CCA"/>
    <w:rsid w:val="00342ADE"/>
    <w:rsid w:val="003432D6"/>
    <w:rsid w:val="00343C6F"/>
    <w:rsid w:val="00345B1B"/>
    <w:rsid w:val="0034749D"/>
    <w:rsid w:val="00347654"/>
    <w:rsid w:val="00350DB3"/>
    <w:rsid w:val="0035408E"/>
    <w:rsid w:val="00354BEA"/>
    <w:rsid w:val="00355988"/>
    <w:rsid w:val="003568FE"/>
    <w:rsid w:val="00357731"/>
    <w:rsid w:val="0036115C"/>
    <w:rsid w:val="00361210"/>
    <w:rsid w:val="00362702"/>
    <w:rsid w:val="00363010"/>
    <w:rsid w:val="00363C4C"/>
    <w:rsid w:val="00370519"/>
    <w:rsid w:val="00371E49"/>
    <w:rsid w:val="00376359"/>
    <w:rsid w:val="003814D1"/>
    <w:rsid w:val="00382378"/>
    <w:rsid w:val="003823C5"/>
    <w:rsid w:val="0038505C"/>
    <w:rsid w:val="00385A22"/>
    <w:rsid w:val="00386238"/>
    <w:rsid w:val="00392516"/>
    <w:rsid w:val="00392A9A"/>
    <w:rsid w:val="0039308E"/>
    <w:rsid w:val="00393707"/>
    <w:rsid w:val="003946BC"/>
    <w:rsid w:val="003951A9"/>
    <w:rsid w:val="003956FF"/>
    <w:rsid w:val="00395BF4"/>
    <w:rsid w:val="003961B2"/>
    <w:rsid w:val="00396443"/>
    <w:rsid w:val="003965CD"/>
    <w:rsid w:val="0039775E"/>
    <w:rsid w:val="00397F4B"/>
    <w:rsid w:val="003A1B70"/>
    <w:rsid w:val="003A3A1D"/>
    <w:rsid w:val="003A4737"/>
    <w:rsid w:val="003A4C21"/>
    <w:rsid w:val="003A6BA4"/>
    <w:rsid w:val="003B0616"/>
    <w:rsid w:val="003B1A8A"/>
    <w:rsid w:val="003B1BFC"/>
    <w:rsid w:val="003B2B3B"/>
    <w:rsid w:val="003B495B"/>
    <w:rsid w:val="003B50E2"/>
    <w:rsid w:val="003C1DFC"/>
    <w:rsid w:val="003C2B7E"/>
    <w:rsid w:val="003C5438"/>
    <w:rsid w:val="003D21C6"/>
    <w:rsid w:val="003E1EFA"/>
    <w:rsid w:val="003E21C7"/>
    <w:rsid w:val="003E2392"/>
    <w:rsid w:val="003E2C33"/>
    <w:rsid w:val="003E390B"/>
    <w:rsid w:val="003E4978"/>
    <w:rsid w:val="003E4AD7"/>
    <w:rsid w:val="003E510E"/>
    <w:rsid w:val="003E5A92"/>
    <w:rsid w:val="003E6FB3"/>
    <w:rsid w:val="003E75D1"/>
    <w:rsid w:val="003F0CFA"/>
    <w:rsid w:val="003F48C9"/>
    <w:rsid w:val="003F5447"/>
    <w:rsid w:val="003F6024"/>
    <w:rsid w:val="003F74DE"/>
    <w:rsid w:val="00400A9B"/>
    <w:rsid w:val="004039C4"/>
    <w:rsid w:val="00403A73"/>
    <w:rsid w:val="004044E7"/>
    <w:rsid w:val="00404A6F"/>
    <w:rsid w:val="00406B1C"/>
    <w:rsid w:val="00406DAE"/>
    <w:rsid w:val="00410A1B"/>
    <w:rsid w:val="00411260"/>
    <w:rsid w:val="004117DF"/>
    <w:rsid w:val="00414951"/>
    <w:rsid w:val="00415327"/>
    <w:rsid w:val="00415405"/>
    <w:rsid w:val="004161FA"/>
    <w:rsid w:val="004177DE"/>
    <w:rsid w:val="00423D27"/>
    <w:rsid w:val="00425F2A"/>
    <w:rsid w:val="00427BED"/>
    <w:rsid w:val="004304F3"/>
    <w:rsid w:val="00431A0A"/>
    <w:rsid w:val="004324B8"/>
    <w:rsid w:val="0043261B"/>
    <w:rsid w:val="0043431C"/>
    <w:rsid w:val="004355A7"/>
    <w:rsid w:val="00436493"/>
    <w:rsid w:val="004371D4"/>
    <w:rsid w:val="00437CF1"/>
    <w:rsid w:val="004447D7"/>
    <w:rsid w:val="004466C7"/>
    <w:rsid w:val="00447AA0"/>
    <w:rsid w:val="00452819"/>
    <w:rsid w:val="0045286C"/>
    <w:rsid w:val="00454710"/>
    <w:rsid w:val="00457821"/>
    <w:rsid w:val="004604EC"/>
    <w:rsid w:val="00462F84"/>
    <w:rsid w:val="00465E74"/>
    <w:rsid w:val="00467986"/>
    <w:rsid w:val="0047033F"/>
    <w:rsid w:val="004724D9"/>
    <w:rsid w:val="00476372"/>
    <w:rsid w:val="00480561"/>
    <w:rsid w:val="00480F9D"/>
    <w:rsid w:val="00482B85"/>
    <w:rsid w:val="004832E5"/>
    <w:rsid w:val="00487853"/>
    <w:rsid w:val="004906FC"/>
    <w:rsid w:val="00492663"/>
    <w:rsid w:val="00493233"/>
    <w:rsid w:val="0049498A"/>
    <w:rsid w:val="00497219"/>
    <w:rsid w:val="004A1453"/>
    <w:rsid w:val="004A239F"/>
    <w:rsid w:val="004A5A9F"/>
    <w:rsid w:val="004A7EF3"/>
    <w:rsid w:val="004B0D12"/>
    <w:rsid w:val="004B13E1"/>
    <w:rsid w:val="004B2993"/>
    <w:rsid w:val="004B44B4"/>
    <w:rsid w:val="004B6A0C"/>
    <w:rsid w:val="004B6E3D"/>
    <w:rsid w:val="004C14D1"/>
    <w:rsid w:val="004C1E72"/>
    <w:rsid w:val="004C4F36"/>
    <w:rsid w:val="004C6583"/>
    <w:rsid w:val="004C6977"/>
    <w:rsid w:val="004C6A03"/>
    <w:rsid w:val="004C724C"/>
    <w:rsid w:val="004D1C29"/>
    <w:rsid w:val="004D202B"/>
    <w:rsid w:val="004D2C0E"/>
    <w:rsid w:val="004D3FEC"/>
    <w:rsid w:val="004D4064"/>
    <w:rsid w:val="004D5D65"/>
    <w:rsid w:val="004E132E"/>
    <w:rsid w:val="004E2567"/>
    <w:rsid w:val="004E46A8"/>
    <w:rsid w:val="004E4ACB"/>
    <w:rsid w:val="004E5747"/>
    <w:rsid w:val="004F0A39"/>
    <w:rsid w:val="004F2D1D"/>
    <w:rsid w:val="004F373E"/>
    <w:rsid w:val="004F615D"/>
    <w:rsid w:val="005027A1"/>
    <w:rsid w:val="00503E57"/>
    <w:rsid w:val="005057A9"/>
    <w:rsid w:val="0050649B"/>
    <w:rsid w:val="00506538"/>
    <w:rsid w:val="00513804"/>
    <w:rsid w:val="00515BCC"/>
    <w:rsid w:val="00515C69"/>
    <w:rsid w:val="00516071"/>
    <w:rsid w:val="00522931"/>
    <w:rsid w:val="00522D31"/>
    <w:rsid w:val="00523A16"/>
    <w:rsid w:val="005246FA"/>
    <w:rsid w:val="005312AB"/>
    <w:rsid w:val="005324C3"/>
    <w:rsid w:val="005326A1"/>
    <w:rsid w:val="005412D4"/>
    <w:rsid w:val="00541340"/>
    <w:rsid w:val="00542099"/>
    <w:rsid w:val="005425FB"/>
    <w:rsid w:val="00542932"/>
    <w:rsid w:val="00544D7E"/>
    <w:rsid w:val="00547CAC"/>
    <w:rsid w:val="005509B0"/>
    <w:rsid w:val="00550E49"/>
    <w:rsid w:val="0055284A"/>
    <w:rsid w:val="0055388E"/>
    <w:rsid w:val="00564B0E"/>
    <w:rsid w:val="00564BE1"/>
    <w:rsid w:val="005675A7"/>
    <w:rsid w:val="0056771D"/>
    <w:rsid w:val="00567F72"/>
    <w:rsid w:val="00567F9B"/>
    <w:rsid w:val="00571333"/>
    <w:rsid w:val="00571B43"/>
    <w:rsid w:val="00573275"/>
    <w:rsid w:val="00573C9A"/>
    <w:rsid w:val="00575028"/>
    <w:rsid w:val="00575AA0"/>
    <w:rsid w:val="005762D8"/>
    <w:rsid w:val="00576F33"/>
    <w:rsid w:val="00577379"/>
    <w:rsid w:val="00577AB6"/>
    <w:rsid w:val="00580857"/>
    <w:rsid w:val="00581D9E"/>
    <w:rsid w:val="005852AF"/>
    <w:rsid w:val="00586F13"/>
    <w:rsid w:val="0059161F"/>
    <w:rsid w:val="00591B54"/>
    <w:rsid w:val="005927EC"/>
    <w:rsid w:val="00594D4F"/>
    <w:rsid w:val="0059514F"/>
    <w:rsid w:val="0059630C"/>
    <w:rsid w:val="005966B8"/>
    <w:rsid w:val="00597BF7"/>
    <w:rsid w:val="00597C83"/>
    <w:rsid w:val="005A0311"/>
    <w:rsid w:val="005A058D"/>
    <w:rsid w:val="005A17BD"/>
    <w:rsid w:val="005A3F8C"/>
    <w:rsid w:val="005A4358"/>
    <w:rsid w:val="005A53D0"/>
    <w:rsid w:val="005A768A"/>
    <w:rsid w:val="005B0DB8"/>
    <w:rsid w:val="005B3F6B"/>
    <w:rsid w:val="005B459B"/>
    <w:rsid w:val="005B685F"/>
    <w:rsid w:val="005C43BC"/>
    <w:rsid w:val="005C52B9"/>
    <w:rsid w:val="005C60D7"/>
    <w:rsid w:val="005C74A6"/>
    <w:rsid w:val="005C7CD2"/>
    <w:rsid w:val="005D0BC9"/>
    <w:rsid w:val="005D0D6F"/>
    <w:rsid w:val="005D2228"/>
    <w:rsid w:val="005D31B5"/>
    <w:rsid w:val="005D5553"/>
    <w:rsid w:val="005D6F5B"/>
    <w:rsid w:val="005E0D10"/>
    <w:rsid w:val="005E579F"/>
    <w:rsid w:val="005E7A35"/>
    <w:rsid w:val="005F0338"/>
    <w:rsid w:val="005F33E8"/>
    <w:rsid w:val="005F3E02"/>
    <w:rsid w:val="005F4E49"/>
    <w:rsid w:val="005F5966"/>
    <w:rsid w:val="005F6D6C"/>
    <w:rsid w:val="00600E81"/>
    <w:rsid w:val="00601764"/>
    <w:rsid w:val="00603AA9"/>
    <w:rsid w:val="006041DF"/>
    <w:rsid w:val="0060688F"/>
    <w:rsid w:val="00607586"/>
    <w:rsid w:val="00610AA1"/>
    <w:rsid w:val="00612756"/>
    <w:rsid w:val="00613D1F"/>
    <w:rsid w:val="00614031"/>
    <w:rsid w:val="006149A3"/>
    <w:rsid w:val="0061543C"/>
    <w:rsid w:val="00617596"/>
    <w:rsid w:val="00617808"/>
    <w:rsid w:val="006231DA"/>
    <w:rsid w:val="0062665E"/>
    <w:rsid w:val="006275C0"/>
    <w:rsid w:val="00630BFB"/>
    <w:rsid w:val="00632960"/>
    <w:rsid w:val="00633121"/>
    <w:rsid w:val="00633A68"/>
    <w:rsid w:val="0063547D"/>
    <w:rsid w:val="006405EE"/>
    <w:rsid w:val="00640646"/>
    <w:rsid w:val="006435DA"/>
    <w:rsid w:val="00644BCE"/>
    <w:rsid w:val="00650DAD"/>
    <w:rsid w:val="00651D92"/>
    <w:rsid w:val="00651E76"/>
    <w:rsid w:val="00651F7A"/>
    <w:rsid w:val="0065416D"/>
    <w:rsid w:val="00657510"/>
    <w:rsid w:val="0066141F"/>
    <w:rsid w:val="00661502"/>
    <w:rsid w:val="00661964"/>
    <w:rsid w:val="00662288"/>
    <w:rsid w:val="006624A9"/>
    <w:rsid w:val="00662EC8"/>
    <w:rsid w:val="006648E0"/>
    <w:rsid w:val="0066490A"/>
    <w:rsid w:val="00664AE2"/>
    <w:rsid w:val="00664D11"/>
    <w:rsid w:val="0066720E"/>
    <w:rsid w:val="006702C7"/>
    <w:rsid w:val="00670ADD"/>
    <w:rsid w:val="006740DD"/>
    <w:rsid w:val="00674A83"/>
    <w:rsid w:val="00675166"/>
    <w:rsid w:val="0068127C"/>
    <w:rsid w:val="00681BE5"/>
    <w:rsid w:val="00683CB5"/>
    <w:rsid w:val="0068437F"/>
    <w:rsid w:val="0069000E"/>
    <w:rsid w:val="00691553"/>
    <w:rsid w:val="006920D2"/>
    <w:rsid w:val="00693104"/>
    <w:rsid w:val="00694016"/>
    <w:rsid w:val="00694433"/>
    <w:rsid w:val="00694A81"/>
    <w:rsid w:val="006953C5"/>
    <w:rsid w:val="00695982"/>
    <w:rsid w:val="0069646D"/>
    <w:rsid w:val="006A0A1F"/>
    <w:rsid w:val="006A16F6"/>
    <w:rsid w:val="006A1891"/>
    <w:rsid w:val="006A24B5"/>
    <w:rsid w:val="006A2F0C"/>
    <w:rsid w:val="006B0AFE"/>
    <w:rsid w:val="006B3338"/>
    <w:rsid w:val="006B35C3"/>
    <w:rsid w:val="006B5296"/>
    <w:rsid w:val="006B542D"/>
    <w:rsid w:val="006B7ADF"/>
    <w:rsid w:val="006C0935"/>
    <w:rsid w:val="006C0D77"/>
    <w:rsid w:val="006C1486"/>
    <w:rsid w:val="006C1A28"/>
    <w:rsid w:val="006C253C"/>
    <w:rsid w:val="006C343B"/>
    <w:rsid w:val="006C3CC0"/>
    <w:rsid w:val="006C4312"/>
    <w:rsid w:val="006C5E8F"/>
    <w:rsid w:val="006C6152"/>
    <w:rsid w:val="006C67CD"/>
    <w:rsid w:val="006C6BF8"/>
    <w:rsid w:val="006C7DAE"/>
    <w:rsid w:val="006D0B52"/>
    <w:rsid w:val="006D13E8"/>
    <w:rsid w:val="006D4BF7"/>
    <w:rsid w:val="006D5E12"/>
    <w:rsid w:val="006D6866"/>
    <w:rsid w:val="006E1762"/>
    <w:rsid w:val="006E3F9E"/>
    <w:rsid w:val="006E400A"/>
    <w:rsid w:val="006E4EAB"/>
    <w:rsid w:val="006F0F52"/>
    <w:rsid w:val="006F2A93"/>
    <w:rsid w:val="006F3F00"/>
    <w:rsid w:val="006F59B1"/>
    <w:rsid w:val="006F6EE5"/>
    <w:rsid w:val="00704696"/>
    <w:rsid w:val="00705025"/>
    <w:rsid w:val="00706043"/>
    <w:rsid w:val="00706C01"/>
    <w:rsid w:val="007079C8"/>
    <w:rsid w:val="007101E1"/>
    <w:rsid w:val="00710E12"/>
    <w:rsid w:val="00711416"/>
    <w:rsid w:val="00712326"/>
    <w:rsid w:val="00712D11"/>
    <w:rsid w:val="007143DD"/>
    <w:rsid w:val="00715B0C"/>
    <w:rsid w:val="00720B68"/>
    <w:rsid w:val="00720D0F"/>
    <w:rsid w:val="007219D2"/>
    <w:rsid w:val="00722051"/>
    <w:rsid w:val="00722C6F"/>
    <w:rsid w:val="0072569E"/>
    <w:rsid w:val="0072700C"/>
    <w:rsid w:val="007270DA"/>
    <w:rsid w:val="00727970"/>
    <w:rsid w:val="00730287"/>
    <w:rsid w:val="00730C3E"/>
    <w:rsid w:val="007310E9"/>
    <w:rsid w:val="00732FEB"/>
    <w:rsid w:val="007350AA"/>
    <w:rsid w:val="00735C0E"/>
    <w:rsid w:val="00741CEE"/>
    <w:rsid w:val="00742439"/>
    <w:rsid w:val="00745497"/>
    <w:rsid w:val="00747A3D"/>
    <w:rsid w:val="00747F80"/>
    <w:rsid w:val="007505E8"/>
    <w:rsid w:val="00754521"/>
    <w:rsid w:val="00756E91"/>
    <w:rsid w:val="0075773B"/>
    <w:rsid w:val="007579E7"/>
    <w:rsid w:val="00760290"/>
    <w:rsid w:val="00760346"/>
    <w:rsid w:val="0076092B"/>
    <w:rsid w:val="00760E56"/>
    <w:rsid w:val="00765805"/>
    <w:rsid w:val="00765CF1"/>
    <w:rsid w:val="00765D24"/>
    <w:rsid w:val="00767BB7"/>
    <w:rsid w:val="00767C2E"/>
    <w:rsid w:val="0077029F"/>
    <w:rsid w:val="007728D9"/>
    <w:rsid w:val="00772A17"/>
    <w:rsid w:val="00775565"/>
    <w:rsid w:val="00775A9A"/>
    <w:rsid w:val="00776203"/>
    <w:rsid w:val="007765CB"/>
    <w:rsid w:val="00777F41"/>
    <w:rsid w:val="00782219"/>
    <w:rsid w:val="00782721"/>
    <w:rsid w:val="0078382E"/>
    <w:rsid w:val="00783B70"/>
    <w:rsid w:val="00784903"/>
    <w:rsid w:val="00785D5A"/>
    <w:rsid w:val="00791911"/>
    <w:rsid w:val="00791D3E"/>
    <w:rsid w:val="0079378E"/>
    <w:rsid w:val="007953A3"/>
    <w:rsid w:val="0079597C"/>
    <w:rsid w:val="0079742B"/>
    <w:rsid w:val="007A0009"/>
    <w:rsid w:val="007A0B36"/>
    <w:rsid w:val="007A15EB"/>
    <w:rsid w:val="007A3428"/>
    <w:rsid w:val="007A38F1"/>
    <w:rsid w:val="007A4667"/>
    <w:rsid w:val="007A5406"/>
    <w:rsid w:val="007A65DA"/>
    <w:rsid w:val="007B1658"/>
    <w:rsid w:val="007B32D7"/>
    <w:rsid w:val="007B5186"/>
    <w:rsid w:val="007C068F"/>
    <w:rsid w:val="007C16D0"/>
    <w:rsid w:val="007C2990"/>
    <w:rsid w:val="007C3337"/>
    <w:rsid w:val="007C3DE1"/>
    <w:rsid w:val="007C6C51"/>
    <w:rsid w:val="007C6EAF"/>
    <w:rsid w:val="007C7142"/>
    <w:rsid w:val="007C71CA"/>
    <w:rsid w:val="007C7A9B"/>
    <w:rsid w:val="007D1741"/>
    <w:rsid w:val="007D267A"/>
    <w:rsid w:val="007D451E"/>
    <w:rsid w:val="007D4986"/>
    <w:rsid w:val="007D55AA"/>
    <w:rsid w:val="007D61B1"/>
    <w:rsid w:val="007E0517"/>
    <w:rsid w:val="007E07D0"/>
    <w:rsid w:val="007E11E4"/>
    <w:rsid w:val="007E1981"/>
    <w:rsid w:val="007E1BA3"/>
    <w:rsid w:val="007E1C05"/>
    <w:rsid w:val="007E3774"/>
    <w:rsid w:val="007E413E"/>
    <w:rsid w:val="007E6029"/>
    <w:rsid w:val="007E6DD4"/>
    <w:rsid w:val="007F1B1C"/>
    <w:rsid w:val="007F2FD3"/>
    <w:rsid w:val="007F3272"/>
    <w:rsid w:val="007F33E3"/>
    <w:rsid w:val="007F5D3A"/>
    <w:rsid w:val="007F7142"/>
    <w:rsid w:val="00800090"/>
    <w:rsid w:val="0080153D"/>
    <w:rsid w:val="0080172A"/>
    <w:rsid w:val="0080353E"/>
    <w:rsid w:val="008037E5"/>
    <w:rsid w:val="00803C5F"/>
    <w:rsid w:val="00804DB1"/>
    <w:rsid w:val="00807DEF"/>
    <w:rsid w:val="00810FF3"/>
    <w:rsid w:val="00812F9F"/>
    <w:rsid w:val="008137D1"/>
    <w:rsid w:val="00813C51"/>
    <w:rsid w:val="00814837"/>
    <w:rsid w:val="00815404"/>
    <w:rsid w:val="00816432"/>
    <w:rsid w:val="00816970"/>
    <w:rsid w:val="00816A71"/>
    <w:rsid w:val="00820860"/>
    <w:rsid w:val="008216DE"/>
    <w:rsid w:val="00822E66"/>
    <w:rsid w:val="008230EF"/>
    <w:rsid w:val="00823E3A"/>
    <w:rsid w:val="00825FA7"/>
    <w:rsid w:val="0082752F"/>
    <w:rsid w:val="00830F7B"/>
    <w:rsid w:val="00832654"/>
    <w:rsid w:val="008336E1"/>
    <w:rsid w:val="00835D84"/>
    <w:rsid w:val="008378EA"/>
    <w:rsid w:val="00837A4C"/>
    <w:rsid w:val="00841584"/>
    <w:rsid w:val="008459FE"/>
    <w:rsid w:val="00845A12"/>
    <w:rsid w:val="00847ED0"/>
    <w:rsid w:val="0085323C"/>
    <w:rsid w:val="00853835"/>
    <w:rsid w:val="00853AF0"/>
    <w:rsid w:val="00854AC3"/>
    <w:rsid w:val="00855ACD"/>
    <w:rsid w:val="0085626F"/>
    <w:rsid w:val="00857234"/>
    <w:rsid w:val="0085779D"/>
    <w:rsid w:val="008578E2"/>
    <w:rsid w:val="008602B0"/>
    <w:rsid w:val="00860D10"/>
    <w:rsid w:val="0086122B"/>
    <w:rsid w:val="00861D1A"/>
    <w:rsid w:val="00865361"/>
    <w:rsid w:val="00865924"/>
    <w:rsid w:val="00865A6A"/>
    <w:rsid w:val="00867783"/>
    <w:rsid w:val="00872B8F"/>
    <w:rsid w:val="00873723"/>
    <w:rsid w:val="00876394"/>
    <w:rsid w:val="00882510"/>
    <w:rsid w:val="008826E2"/>
    <w:rsid w:val="0088345E"/>
    <w:rsid w:val="008839C8"/>
    <w:rsid w:val="00884539"/>
    <w:rsid w:val="00890776"/>
    <w:rsid w:val="00890C53"/>
    <w:rsid w:val="00890E8B"/>
    <w:rsid w:val="008911D0"/>
    <w:rsid w:val="008923AF"/>
    <w:rsid w:val="00894AF0"/>
    <w:rsid w:val="00895704"/>
    <w:rsid w:val="00897860"/>
    <w:rsid w:val="008A1E31"/>
    <w:rsid w:val="008A4AE9"/>
    <w:rsid w:val="008A54A3"/>
    <w:rsid w:val="008A5B22"/>
    <w:rsid w:val="008B07C4"/>
    <w:rsid w:val="008B134B"/>
    <w:rsid w:val="008B19BE"/>
    <w:rsid w:val="008B20B7"/>
    <w:rsid w:val="008B20E4"/>
    <w:rsid w:val="008B3E1F"/>
    <w:rsid w:val="008B570B"/>
    <w:rsid w:val="008B71C8"/>
    <w:rsid w:val="008C0500"/>
    <w:rsid w:val="008C116F"/>
    <w:rsid w:val="008C245D"/>
    <w:rsid w:val="008C312F"/>
    <w:rsid w:val="008C363E"/>
    <w:rsid w:val="008C4913"/>
    <w:rsid w:val="008C4929"/>
    <w:rsid w:val="008C4DFF"/>
    <w:rsid w:val="008C72BD"/>
    <w:rsid w:val="008D0992"/>
    <w:rsid w:val="008D0C86"/>
    <w:rsid w:val="008D30BD"/>
    <w:rsid w:val="008D3153"/>
    <w:rsid w:val="008D3391"/>
    <w:rsid w:val="008D5ACD"/>
    <w:rsid w:val="008E1142"/>
    <w:rsid w:val="008E21BD"/>
    <w:rsid w:val="008F0E5D"/>
    <w:rsid w:val="008F507B"/>
    <w:rsid w:val="008F521C"/>
    <w:rsid w:val="008F5223"/>
    <w:rsid w:val="008F7424"/>
    <w:rsid w:val="008F76F2"/>
    <w:rsid w:val="00900E39"/>
    <w:rsid w:val="009022BB"/>
    <w:rsid w:val="00903AFD"/>
    <w:rsid w:val="00905EDE"/>
    <w:rsid w:val="00906B32"/>
    <w:rsid w:val="00907033"/>
    <w:rsid w:val="0090741D"/>
    <w:rsid w:val="00907C51"/>
    <w:rsid w:val="00912220"/>
    <w:rsid w:val="00913DF4"/>
    <w:rsid w:val="00915C7C"/>
    <w:rsid w:val="00915F73"/>
    <w:rsid w:val="009170AA"/>
    <w:rsid w:val="009200CB"/>
    <w:rsid w:val="009201E6"/>
    <w:rsid w:val="00920BB1"/>
    <w:rsid w:val="00922ED6"/>
    <w:rsid w:val="00923840"/>
    <w:rsid w:val="00924E4B"/>
    <w:rsid w:val="0092611B"/>
    <w:rsid w:val="00927379"/>
    <w:rsid w:val="00927EAE"/>
    <w:rsid w:val="009302C4"/>
    <w:rsid w:val="00930E75"/>
    <w:rsid w:val="00930FE6"/>
    <w:rsid w:val="009327CF"/>
    <w:rsid w:val="009337B5"/>
    <w:rsid w:val="00936110"/>
    <w:rsid w:val="00937C30"/>
    <w:rsid w:val="00940497"/>
    <w:rsid w:val="009459E4"/>
    <w:rsid w:val="00946174"/>
    <w:rsid w:val="00946389"/>
    <w:rsid w:val="00946675"/>
    <w:rsid w:val="00947985"/>
    <w:rsid w:val="009510BD"/>
    <w:rsid w:val="0095340F"/>
    <w:rsid w:val="00954545"/>
    <w:rsid w:val="00957E13"/>
    <w:rsid w:val="00957E2D"/>
    <w:rsid w:val="00960217"/>
    <w:rsid w:val="00961F2C"/>
    <w:rsid w:val="00962392"/>
    <w:rsid w:val="0096376C"/>
    <w:rsid w:val="00963BB6"/>
    <w:rsid w:val="00964AF6"/>
    <w:rsid w:val="009659B9"/>
    <w:rsid w:val="00967734"/>
    <w:rsid w:val="00971B8A"/>
    <w:rsid w:val="00971C5E"/>
    <w:rsid w:val="00972A79"/>
    <w:rsid w:val="00972E2C"/>
    <w:rsid w:val="0097455B"/>
    <w:rsid w:val="009751E1"/>
    <w:rsid w:val="009766C1"/>
    <w:rsid w:val="0098280C"/>
    <w:rsid w:val="00984266"/>
    <w:rsid w:val="00984E6A"/>
    <w:rsid w:val="00987D8C"/>
    <w:rsid w:val="00987DEC"/>
    <w:rsid w:val="00990457"/>
    <w:rsid w:val="00993531"/>
    <w:rsid w:val="009942B9"/>
    <w:rsid w:val="00997912"/>
    <w:rsid w:val="00997B86"/>
    <w:rsid w:val="009A047F"/>
    <w:rsid w:val="009A0C83"/>
    <w:rsid w:val="009A1FF8"/>
    <w:rsid w:val="009A40BD"/>
    <w:rsid w:val="009A443E"/>
    <w:rsid w:val="009A61E0"/>
    <w:rsid w:val="009A629A"/>
    <w:rsid w:val="009A6ADF"/>
    <w:rsid w:val="009A6FB8"/>
    <w:rsid w:val="009B1639"/>
    <w:rsid w:val="009B197B"/>
    <w:rsid w:val="009B1C38"/>
    <w:rsid w:val="009B31E1"/>
    <w:rsid w:val="009B7D28"/>
    <w:rsid w:val="009C1073"/>
    <w:rsid w:val="009C22F5"/>
    <w:rsid w:val="009C4B0E"/>
    <w:rsid w:val="009C4D75"/>
    <w:rsid w:val="009C5635"/>
    <w:rsid w:val="009C633C"/>
    <w:rsid w:val="009C789B"/>
    <w:rsid w:val="009D3A66"/>
    <w:rsid w:val="009D5A80"/>
    <w:rsid w:val="009D7884"/>
    <w:rsid w:val="009E0431"/>
    <w:rsid w:val="009E0895"/>
    <w:rsid w:val="009E40EE"/>
    <w:rsid w:val="009E447A"/>
    <w:rsid w:val="009E4B1B"/>
    <w:rsid w:val="009E62FE"/>
    <w:rsid w:val="009E7568"/>
    <w:rsid w:val="009E79DA"/>
    <w:rsid w:val="009F1D2B"/>
    <w:rsid w:val="009F2559"/>
    <w:rsid w:val="00A02097"/>
    <w:rsid w:val="00A0537E"/>
    <w:rsid w:val="00A1060A"/>
    <w:rsid w:val="00A10B7C"/>
    <w:rsid w:val="00A12636"/>
    <w:rsid w:val="00A13792"/>
    <w:rsid w:val="00A1616E"/>
    <w:rsid w:val="00A20B10"/>
    <w:rsid w:val="00A22D32"/>
    <w:rsid w:val="00A26D15"/>
    <w:rsid w:val="00A314D5"/>
    <w:rsid w:val="00A31933"/>
    <w:rsid w:val="00A343B2"/>
    <w:rsid w:val="00A3442D"/>
    <w:rsid w:val="00A35942"/>
    <w:rsid w:val="00A37ABC"/>
    <w:rsid w:val="00A40E75"/>
    <w:rsid w:val="00A41FDE"/>
    <w:rsid w:val="00A4212F"/>
    <w:rsid w:val="00A42210"/>
    <w:rsid w:val="00A423B2"/>
    <w:rsid w:val="00A44AB0"/>
    <w:rsid w:val="00A459DB"/>
    <w:rsid w:val="00A45C05"/>
    <w:rsid w:val="00A45EAC"/>
    <w:rsid w:val="00A46068"/>
    <w:rsid w:val="00A5045A"/>
    <w:rsid w:val="00A51BBF"/>
    <w:rsid w:val="00A52E3A"/>
    <w:rsid w:val="00A537B2"/>
    <w:rsid w:val="00A54CA4"/>
    <w:rsid w:val="00A55884"/>
    <w:rsid w:val="00A55A8A"/>
    <w:rsid w:val="00A560AF"/>
    <w:rsid w:val="00A57675"/>
    <w:rsid w:val="00A57E84"/>
    <w:rsid w:val="00A60EB9"/>
    <w:rsid w:val="00A615D1"/>
    <w:rsid w:val="00A61B48"/>
    <w:rsid w:val="00A6209F"/>
    <w:rsid w:val="00A63045"/>
    <w:rsid w:val="00A651B3"/>
    <w:rsid w:val="00A660E3"/>
    <w:rsid w:val="00A662A4"/>
    <w:rsid w:val="00A6735B"/>
    <w:rsid w:val="00A708E5"/>
    <w:rsid w:val="00A716BB"/>
    <w:rsid w:val="00A71768"/>
    <w:rsid w:val="00A71D9C"/>
    <w:rsid w:val="00A71FCA"/>
    <w:rsid w:val="00A7289B"/>
    <w:rsid w:val="00A72A55"/>
    <w:rsid w:val="00A74367"/>
    <w:rsid w:val="00A750BF"/>
    <w:rsid w:val="00A753A4"/>
    <w:rsid w:val="00A76F32"/>
    <w:rsid w:val="00A80404"/>
    <w:rsid w:val="00A85D4C"/>
    <w:rsid w:val="00A86137"/>
    <w:rsid w:val="00A86F19"/>
    <w:rsid w:val="00A875F2"/>
    <w:rsid w:val="00A93130"/>
    <w:rsid w:val="00A94D38"/>
    <w:rsid w:val="00A94EEE"/>
    <w:rsid w:val="00A95122"/>
    <w:rsid w:val="00A957D4"/>
    <w:rsid w:val="00A9620A"/>
    <w:rsid w:val="00A96BDA"/>
    <w:rsid w:val="00A9737E"/>
    <w:rsid w:val="00A97B68"/>
    <w:rsid w:val="00AA25A8"/>
    <w:rsid w:val="00AA2A2A"/>
    <w:rsid w:val="00AA3121"/>
    <w:rsid w:val="00AA44EB"/>
    <w:rsid w:val="00AA4629"/>
    <w:rsid w:val="00AA6D3B"/>
    <w:rsid w:val="00AA73A7"/>
    <w:rsid w:val="00AA7B60"/>
    <w:rsid w:val="00AB01DF"/>
    <w:rsid w:val="00AB0C66"/>
    <w:rsid w:val="00AB2333"/>
    <w:rsid w:val="00AB5B91"/>
    <w:rsid w:val="00AC1CCB"/>
    <w:rsid w:val="00AC2E1C"/>
    <w:rsid w:val="00AC381E"/>
    <w:rsid w:val="00AC3D29"/>
    <w:rsid w:val="00AC466B"/>
    <w:rsid w:val="00AC4719"/>
    <w:rsid w:val="00AC70DF"/>
    <w:rsid w:val="00AD03A3"/>
    <w:rsid w:val="00AD062D"/>
    <w:rsid w:val="00AD2464"/>
    <w:rsid w:val="00AD26BE"/>
    <w:rsid w:val="00AD2EB9"/>
    <w:rsid w:val="00AD4420"/>
    <w:rsid w:val="00AD6D03"/>
    <w:rsid w:val="00AD7B82"/>
    <w:rsid w:val="00AE0030"/>
    <w:rsid w:val="00AE1EC6"/>
    <w:rsid w:val="00AE3C02"/>
    <w:rsid w:val="00AE3DFE"/>
    <w:rsid w:val="00AE3EB3"/>
    <w:rsid w:val="00AE5C25"/>
    <w:rsid w:val="00AF0551"/>
    <w:rsid w:val="00AF070D"/>
    <w:rsid w:val="00AF0CD1"/>
    <w:rsid w:val="00AF289F"/>
    <w:rsid w:val="00AF2FCE"/>
    <w:rsid w:val="00AF3112"/>
    <w:rsid w:val="00AF551E"/>
    <w:rsid w:val="00AF6650"/>
    <w:rsid w:val="00B00CDF"/>
    <w:rsid w:val="00B01C8F"/>
    <w:rsid w:val="00B04321"/>
    <w:rsid w:val="00B04564"/>
    <w:rsid w:val="00B04ADE"/>
    <w:rsid w:val="00B06900"/>
    <w:rsid w:val="00B06C2C"/>
    <w:rsid w:val="00B106F3"/>
    <w:rsid w:val="00B10F68"/>
    <w:rsid w:val="00B143CD"/>
    <w:rsid w:val="00B153A1"/>
    <w:rsid w:val="00B1595E"/>
    <w:rsid w:val="00B17415"/>
    <w:rsid w:val="00B17431"/>
    <w:rsid w:val="00B17B89"/>
    <w:rsid w:val="00B2122A"/>
    <w:rsid w:val="00B21296"/>
    <w:rsid w:val="00B21EC8"/>
    <w:rsid w:val="00B21FA6"/>
    <w:rsid w:val="00B22034"/>
    <w:rsid w:val="00B23311"/>
    <w:rsid w:val="00B23791"/>
    <w:rsid w:val="00B259E6"/>
    <w:rsid w:val="00B25BB5"/>
    <w:rsid w:val="00B25C1B"/>
    <w:rsid w:val="00B265F1"/>
    <w:rsid w:val="00B30884"/>
    <w:rsid w:val="00B30ECC"/>
    <w:rsid w:val="00B31A08"/>
    <w:rsid w:val="00B329A8"/>
    <w:rsid w:val="00B336EE"/>
    <w:rsid w:val="00B34EBF"/>
    <w:rsid w:val="00B35979"/>
    <w:rsid w:val="00B377CF"/>
    <w:rsid w:val="00B37CC7"/>
    <w:rsid w:val="00B40578"/>
    <w:rsid w:val="00B41E22"/>
    <w:rsid w:val="00B42786"/>
    <w:rsid w:val="00B4280F"/>
    <w:rsid w:val="00B447F1"/>
    <w:rsid w:val="00B45650"/>
    <w:rsid w:val="00B46B2D"/>
    <w:rsid w:val="00B47DA9"/>
    <w:rsid w:val="00B51C88"/>
    <w:rsid w:val="00B52A0F"/>
    <w:rsid w:val="00B532D3"/>
    <w:rsid w:val="00B5438A"/>
    <w:rsid w:val="00B544E0"/>
    <w:rsid w:val="00B57044"/>
    <w:rsid w:val="00B576D1"/>
    <w:rsid w:val="00B57DE1"/>
    <w:rsid w:val="00B666F2"/>
    <w:rsid w:val="00B66E6D"/>
    <w:rsid w:val="00B66F23"/>
    <w:rsid w:val="00B6707B"/>
    <w:rsid w:val="00B67A5B"/>
    <w:rsid w:val="00B715CA"/>
    <w:rsid w:val="00B71749"/>
    <w:rsid w:val="00B7258A"/>
    <w:rsid w:val="00B76457"/>
    <w:rsid w:val="00B773FB"/>
    <w:rsid w:val="00B77E3B"/>
    <w:rsid w:val="00B806B6"/>
    <w:rsid w:val="00B808FE"/>
    <w:rsid w:val="00B80C75"/>
    <w:rsid w:val="00B80CC8"/>
    <w:rsid w:val="00B81D26"/>
    <w:rsid w:val="00B8337C"/>
    <w:rsid w:val="00B838C3"/>
    <w:rsid w:val="00B849C3"/>
    <w:rsid w:val="00B8550C"/>
    <w:rsid w:val="00B86EE7"/>
    <w:rsid w:val="00B900A5"/>
    <w:rsid w:val="00B923E0"/>
    <w:rsid w:val="00B925FE"/>
    <w:rsid w:val="00B92BA7"/>
    <w:rsid w:val="00B92E23"/>
    <w:rsid w:val="00B9635C"/>
    <w:rsid w:val="00B96D9C"/>
    <w:rsid w:val="00B972F5"/>
    <w:rsid w:val="00BA0198"/>
    <w:rsid w:val="00BA1BB6"/>
    <w:rsid w:val="00BA2E1A"/>
    <w:rsid w:val="00BA3B8A"/>
    <w:rsid w:val="00BA5E89"/>
    <w:rsid w:val="00BA66DB"/>
    <w:rsid w:val="00BA6B88"/>
    <w:rsid w:val="00BA6C68"/>
    <w:rsid w:val="00BB018D"/>
    <w:rsid w:val="00BB21A6"/>
    <w:rsid w:val="00BB4147"/>
    <w:rsid w:val="00BB46A8"/>
    <w:rsid w:val="00BB5823"/>
    <w:rsid w:val="00BB5ADA"/>
    <w:rsid w:val="00BB6D2F"/>
    <w:rsid w:val="00BC0242"/>
    <w:rsid w:val="00BC0939"/>
    <w:rsid w:val="00BC1046"/>
    <w:rsid w:val="00BC1C6E"/>
    <w:rsid w:val="00BC256B"/>
    <w:rsid w:val="00BC2993"/>
    <w:rsid w:val="00BC4987"/>
    <w:rsid w:val="00BC5FA9"/>
    <w:rsid w:val="00BC7653"/>
    <w:rsid w:val="00BD1766"/>
    <w:rsid w:val="00BD3090"/>
    <w:rsid w:val="00BE0739"/>
    <w:rsid w:val="00BE2380"/>
    <w:rsid w:val="00BE2681"/>
    <w:rsid w:val="00BE2E34"/>
    <w:rsid w:val="00BE3882"/>
    <w:rsid w:val="00BE4B64"/>
    <w:rsid w:val="00BE4BAE"/>
    <w:rsid w:val="00BE596D"/>
    <w:rsid w:val="00BE63C7"/>
    <w:rsid w:val="00BE6B7A"/>
    <w:rsid w:val="00BE71CB"/>
    <w:rsid w:val="00BE7BFD"/>
    <w:rsid w:val="00BE7CDA"/>
    <w:rsid w:val="00BF082C"/>
    <w:rsid w:val="00BF0935"/>
    <w:rsid w:val="00BF14AB"/>
    <w:rsid w:val="00BF16F9"/>
    <w:rsid w:val="00BF190B"/>
    <w:rsid w:val="00BF2704"/>
    <w:rsid w:val="00BF2B9F"/>
    <w:rsid w:val="00BF3172"/>
    <w:rsid w:val="00BF4101"/>
    <w:rsid w:val="00BF5A4D"/>
    <w:rsid w:val="00BF7724"/>
    <w:rsid w:val="00C00837"/>
    <w:rsid w:val="00C00BD4"/>
    <w:rsid w:val="00C01F5C"/>
    <w:rsid w:val="00C04D08"/>
    <w:rsid w:val="00C0531F"/>
    <w:rsid w:val="00C0612F"/>
    <w:rsid w:val="00C10F70"/>
    <w:rsid w:val="00C131F8"/>
    <w:rsid w:val="00C133BA"/>
    <w:rsid w:val="00C14496"/>
    <w:rsid w:val="00C15D36"/>
    <w:rsid w:val="00C1639B"/>
    <w:rsid w:val="00C16805"/>
    <w:rsid w:val="00C21DD5"/>
    <w:rsid w:val="00C25BE1"/>
    <w:rsid w:val="00C261E4"/>
    <w:rsid w:val="00C2688F"/>
    <w:rsid w:val="00C279E3"/>
    <w:rsid w:val="00C31085"/>
    <w:rsid w:val="00C3349E"/>
    <w:rsid w:val="00C35F2C"/>
    <w:rsid w:val="00C40150"/>
    <w:rsid w:val="00C407F7"/>
    <w:rsid w:val="00C428B2"/>
    <w:rsid w:val="00C42DB4"/>
    <w:rsid w:val="00C43733"/>
    <w:rsid w:val="00C45052"/>
    <w:rsid w:val="00C4565E"/>
    <w:rsid w:val="00C45B71"/>
    <w:rsid w:val="00C50375"/>
    <w:rsid w:val="00C51083"/>
    <w:rsid w:val="00C51A72"/>
    <w:rsid w:val="00C52C52"/>
    <w:rsid w:val="00C52D5A"/>
    <w:rsid w:val="00C537B5"/>
    <w:rsid w:val="00C55060"/>
    <w:rsid w:val="00C55CEC"/>
    <w:rsid w:val="00C55E5C"/>
    <w:rsid w:val="00C561AC"/>
    <w:rsid w:val="00C57494"/>
    <w:rsid w:val="00C57C9E"/>
    <w:rsid w:val="00C6005F"/>
    <w:rsid w:val="00C60C40"/>
    <w:rsid w:val="00C62800"/>
    <w:rsid w:val="00C62E35"/>
    <w:rsid w:val="00C64B68"/>
    <w:rsid w:val="00C64C15"/>
    <w:rsid w:val="00C64E1F"/>
    <w:rsid w:val="00C65C43"/>
    <w:rsid w:val="00C70099"/>
    <w:rsid w:val="00C70AAD"/>
    <w:rsid w:val="00C723F0"/>
    <w:rsid w:val="00C745A1"/>
    <w:rsid w:val="00C75369"/>
    <w:rsid w:val="00C75C4F"/>
    <w:rsid w:val="00C77390"/>
    <w:rsid w:val="00C8042F"/>
    <w:rsid w:val="00C80DFE"/>
    <w:rsid w:val="00C8276C"/>
    <w:rsid w:val="00C84D64"/>
    <w:rsid w:val="00C84DE2"/>
    <w:rsid w:val="00C87914"/>
    <w:rsid w:val="00C90B3F"/>
    <w:rsid w:val="00C91997"/>
    <w:rsid w:val="00C91F5B"/>
    <w:rsid w:val="00C92BDC"/>
    <w:rsid w:val="00C93ACB"/>
    <w:rsid w:val="00C97C56"/>
    <w:rsid w:val="00CA18F6"/>
    <w:rsid w:val="00CA1DF0"/>
    <w:rsid w:val="00CA2C64"/>
    <w:rsid w:val="00CA369E"/>
    <w:rsid w:val="00CA790F"/>
    <w:rsid w:val="00CB2150"/>
    <w:rsid w:val="00CB32E6"/>
    <w:rsid w:val="00CB45D5"/>
    <w:rsid w:val="00CB5C82"/>
    <w:rsid w:val="00CB5FA7"/>
    <w:rsid w:val="00CC037D"/>
    <w:rsid w:val="00CC0EC0"/>
    <w:rsid w:val="00CC1205"/>
    <w:rsid w:val="00CC72AA"/>
    <w:rsid w:val="00CC7FDA"/>
    <w:rsid w:val="00CD0373"/>
    <w:rsid w:val="00CD0615"/>
    <w:rsid w:val="00CD1A05"/>
    <w:rsid w:val="00CD2001"/>
    <w:rsid w:val="00CD396F"/>
    <w:rsid w:val="00CD632C"/>
    <w:rsid w:val="00CD6561"/>
    <w:rsid w:val="00CD675D"/>
    <w:rsid w:val="00CE0753"/>
    <w:rsid w:val="00CE07A6"/>
    <w:rsid w:val="00CE09E8"/>
    <w:rsid w:val="00CE15AF"/>
    <w:rsid w:val="00CE1970"/>
    <w:rsid w:val="00CE2CF3"/>
    <w:rsid w:val="00CE57CF"/>
    <w:rsid w:val="00CE7176"/>
    <w:rsid w:val="00CE72A4"/>
    <w:rsid w:val="00CE79AB"/>
    <w:rsid w:val="00CF01E1"/>
    <w:rsid w:val="00CF34E8"/>
    <w:rsid w:val="00CF39EF"/>
    <w:rsid w:val="00CF6378"/>
    <w:rsid w:val="00CF641A"/>
    <w:rsid w:val="00CF6FBB"/>
    <w:rsid w:val="00CF789E"/>
    <w:rsid w:val="00D012E8"/>
    <w:rsid w:val="00D01518"/>
    <w:rsid w:val="00D017E6"/>
    <w:rsid w:val="00D02A73"/>
    <w:rsid w:val="00D03BDE"/>
    <w:rsid w:val="00D049A9"/>
    <w:rsid w:val="00D062B1"/>
    <w:rsid w:val="00D07098"/>
    <w:rsid w:val="00D1093B"/>
    <w:rsid w:val="00D10DD1"/>
    <w:rsid w:val="00D1271B"/>
    <w:rsid w:val="00D12DA3"/>
    <w:rsid w:val="00D14662"/>
    <w:rsid w:val="00D14734"/>
    <w:rsid w:val="00D14979"/>
    <w:rsid w:val="00D16465"/>
    <w:rsid w:val="00D17EB4"/>
    <w:rsid w:val="00D20D20"/>
    <w:rsid w:val="00D215C7"/>
    <w:rsid w:val="00D223D8"/>
    <w:rsid w:val="00D241C0"/>
    <w:rsid w:val="00D2448C"/>
    <w:rsid w:val="00D24F05"/>
    <w:rsid w:val="00D263AC"/>
    <w:rsid w:val="00D31799"/>
    <w:rsid w:val="00D32166"/>
    <w:rsid w:val="00D321A8"/>
    <w:rsid w:val="00D33664"/>
    <w:rsid w:val="00D34685"/>
    <w:rsid w:val="00D36B00"/>
    <w:rsid w:val="00D36CCB"/>
    <w:rsid w:val="00D37112"/>
    <w:rsid w:val="00D40FC1"/>
    <w:rsid w:val="00D41092"/>
    <w:rsid w:val="00D41654"/>
    <w:rsid w:val="00D416A3"/>
    <w:rsid w:val="00D42FE6"/>
    <w:rsid w:val="00D441AA"/>
    <w:rsid w:val="00D442AE"/>
    <w:rsid w:val="00D45796"/>
    <w:rsid w:val="00D459BB"/>
    <w:rsid w:val="00D45DF8"/>
    <w:rsid w:val="00D46282"/>
    <w:rsid w:val="00D46C53"/>
    <w:rsid w:val="00D46C65"/>
    <w:rsid w:val="00D47B7E"/>
    <w:rsid w:val="00D5172C"/>
    <w:rsid w:val="00D52504"/>
    <w:rsid w:val="00D53F75"/>
    <w:rsid w:val="00D54912"/>
    <w:rsid w:val="00D57A3B"/>
    <w:rsid w:val="00D57CD2"/>
    <w:rsid w:val="00D60843"/>
    <w:rsid w:val="00D60845"/>
    <w:rsid w:val="00D60DC4"/>
    <w:rsid w:val="00D65DD0"/>
    <w:rsid w:val="00D6752F"/>
    <w:rsid w:val="00D67B62"/>
    <w:rsid w:val="00D70F5D"/>
    <w:rsid w:val="00D71361"/>
    <w:rsid w:val="00D71C28"/>
    <w:rsid w:val="00D71E4B"/>
    <w:rsid w:val="00D72707"/>
    <w:rsid w:val="00D728D1"/>
    <w:rsid w:val="00D73721"/>
    <w:rsid w:val="00D7438F"/>
    <w:rsid w:val="00D7572A"/>
    <w:rsid w:val="00D76BC4"/>
    <w:rsid w:val="00D77ACE"/>
    <w:rsid w:val="00D82A22"/>
    <w:rsid w:val="00D83061"/>
    <w:rsid w:val="00D83198"/>
    <w:rsid w:val="00D85535"/>
    <w:rsid w:val="00D86070"/>
    <w:rsid w:val="00D8685E"/>
    <w:rsid w:val="00D86F84"/>
    <w:rsid w:val="00D872AA"/>
    <w:rsid w:val="00D90390"/>
    <w:rsid w:val="00D90AC2"/>
    <w:rsid w:val="00D92AED"/>
    <w:rsid w:val="00D953D4"/>
    <w:rsid w:val="00D97EDE"/>
    <w:rsid w:val="00DA0392"/>
    <w:rsid w:val="00DA0F23"/>
    <w:rsid w:val="00DA4208"/>
    <w:rsid w:val="00DA56E5"/>
    <w:rsid w:val="00DA5B8B"/>
    <w:rsid w:val="00DB0D5C"/>
    <w:rsid w:val="00DB181E"/>
    <w:rsid w:val="00DB3240"/>
    <w:rsid w:val="00DB3905"/>
    <w:rsid w:val="00DB4241"/>
    <w:rsid w:val="00DB46CB"/>
    <w:rsid w:val="00DB5C3E"/>
    <w:rsid w:val="00DB6CB6"/>
    <w:rsid w:val="00DB7829"/>
    <w:rsid w:val="00DC0155"/>
    <w:rsid w:val="00DC4430"/>
    <w:rsid w:val="00DC49DA"/>
    <w:rsid w:val="00DC5BC0"/>
    <w:rsid w:val="00DC6246"/>
    <w:rsid w:val="00DD1B17"/>
    <w:rsid w:val="00DD1B50"/>
    <w:rsid w:val="00DD2C76"/>
    <w:rsid w:val="00DD2C8E"/>
    <w:rsid w:val="00DD351D"/>
    <w:rsid w:val="00DD44B0"/>
    <w:rsid w:val="00DD5AFC"/>
    <w:rsid w:val="00DD637B"/>
    <w:rsid w:val="00DE0115"/>
    <w:rsid w:val="00DE0C74"/>
    <w:rsid w:val="00DE17C4"/>
    <w:rsid w:val="00DE24C3"/>
    <w:rsid w:val="00DE290B"/>
    <w:rsid w:val="00DE2BFC"/>
    <w:rsid w:val="00DE3931"/>
    <w:rsid w:val="00DE4AA5"/>
    <w:rsid w:val="00DE7026"/>
    <w:rsid w:val="00DF0B25"/>
    <w:rsid w:val="00DF1942"/>
    <w:rsid w:val="00DF26AB"/>
    <w:rsid w:val="00DF3D65"/>
    <w:rsid w:val="00DF424E"/>
    <w:rsid w:val="00DF4636"/>
    <w:rsid w:val="00DF6003"/>
    <w:rsid w:val="00DF613B"/>
    <w:rsid w:val="00DF70FA"/>
    <w:rsid w:val="00DF7C37"/>
    <w:rsid w:val="00E00124"/>
    <w:rsid w:val="00E007BB"/>
    <w:rsid w:val="00E00A00"/>
    <w:rsid w:val="00E01065"/>
    <w:rsid w:val="00E03BE5"/>
    <w:rsid w:val="00E045B4"/>
    <w:rsid w:val="00E04B61"/>
    <w:rsid w:val="00E066D1"/>
    <w:rsid w:val="00E07288"/>
    <w:rsid w:val="00E07EEE"/>
    <w:rsid w:val="00E1165F"/>
    <w:rsid w:val="00E151AC"/>
    <w:rsid w:val="00E15262"/>
    <w:rsid w:val="00E15903"/>
    <w:rsid w:val="00E15F3A"/>
    <w:rsid w:val="00E16686"/>
    <w:rsid w:val="00E17554"/>
    <w:rsid w:val="00E17703"/>
    <w:rsid w:val="00E178F8"/>
    <w:rsid w:val="00E17F64"/>
    <w:rsid w:val="00E2024B"/>
    <w:rsid w:val="00E204A1"/>
    <w:rsid w:val="00E2090C"/>
    <w:rsid w:val="00E22557"/>
    <w:rsid w:val="00E23198"/>
    <w:rsid w:val="00E234DE"/>
    <w:rsid w:val="00E24230"/>
    <w:rsid w:val="00E255BC"/>
    <w:rsid w:val="00E260BD"/>
    <w:rsid w:val="00E26A54"/>
    <w:rsid w:val="00E3058C"/>
    <w:rsid w:val="00E32C3E"/>
    <w:rsid w:val="00E33183"/>
    <w:rsid w:val="00E33357"/>
    <w:rsid w:val="00E3410F"/>
    <w:rsid w:val="00E40EAA"/>
    <w:rsid w:val="00E41474"/>
    <w:rsid w:val="00E41F9F"/>
    <w:rsid w:val="00E43ED4"/>
    <w:rsid w:val="00E44A99"/>
    <w:rsid w:val="00E45971"/>
    <w:rsid w:val="00E460C1"/>
    <w:rsid w:val="00E46173"/>
    <w:rsid w:val="00E464E9"/>
    <w:rsid w:val="00E47132"/>
    <w:rsid w:val="00E5172E"/>
    <w:rsid w:val="00E518A9"/>
    <w:rsid w:val="00E524E5"/>
    <w:rsid w:val="00E5660A"/>
    <w:rsid w:val="00E5720F"/>
    <w:rsid w:val="00E5737B"/>
    <w:rsid w:val="00E605EB"/>
    <w:rsid w:val="00E60C81"/>
    <w:rsid w:val="00E60F31"/>
    <w:rsid w:val="00E60FC1"/>
    <w:rsid w:val="00E627AB"/>
    <w:rsid w:val="00E665BF"/>
    <w:rsid w:val="00E67C28"/>
    <w:rsid w:val="00E706AC"/>
    <w:rsid w:val="00E70C04"/>
    <w:rsid w:val="00E72841"/>
    <w:rsid w:val="00E74688"/>
    <w:rsid w:val="00E750D3"/>
    <w:rsid w:val="00E759A6"/>
    <w:rsid w:val="00E818AB"/>
    <w:rsid w:val="00E83E96"/>
    <w:rsid w:val="00E87975"/>
    <w:rsid w:val="00E87CCC"/>
    <w:rsid w:val="00E905B7"/>
    <w:rsid w:val="00E934DE"/>
    <w:rsid w:val="00E94D8E"/>
    <w:rsid w:val="00E96EEC"/>
    <w:rsid w:val="00E97685"/>
    <w:rsid w:val="00EA261E"/>
    <w:rsid w:val="00EA2F82"/>
    <w:rsid w:val="00EA50C6"/>
    <w:rsid w:val="00EA5C34"/>
    <w:rsid w:val="00EA5DA2"/>
    <w:rsid w:val="00EA6830"/>
    <w:rsid w:val="00EB0245"/>
    <w:rsid w:val="00EB1AC3"/>
    <w:rsid w:val="00EB290F"/>
    <w:rsid w:val="00EB3B62"/>
    <w:rsid w:val="00EB560E"/>
    <w:rsid w:val="00EB5E30"/>
    <w:rsid w:val="00EB6C0B"/>
    <w:rsid w:val="00EC537E"/>
    <w:rsid w:val="00EC5920"/>
    <w:rsid w:val="00ED0177"/>
    <w:rsid w:val="00ED0593"/>
    <w:rsid w:val="00ED1BF1"/>
    <w:rsid w:val="00ED268C"/>
    <w:rsid w:val="00ED301A"/>
    <w:rsid w:val="00ED3D28"/>
    <w:rsid w:val="00ED45E2"/>
    <w:rsid w:val="00ED5ACC"/>
    <w:rsid w:val="00ED643C"/>
    <w:rsid w:val="00EE0FCF"/>
    <w:rsid w:val="00EE1D9C"/>
    <w:rsid w:val="00EE2505"/>
    <w:rsid w:val="00EE2857"/>
    <w:rsid w:val="00EE3147"/>
    <w:rsid w:val="00EE605F"/>
    <w:rsid w:val="00EE60D4"/>
    <w:rsid w:val="00EE6284"/>
    <w:rsid w:val="00EE6775"/>
    <w:rsid w:val="00EE7E5B"/>
    <w:rsid w:val="00EF0B4A"/>
    <w:rsid w:val="00EF0C42"/>
    <w:rsid w:val="00EF2146"/>
    <w:rsid w:val="00EF324C"/>
    <w:rsid w:val="00EF3562"/>
    <w:rsid w:val="00EF42BF"/>
    <w:rsid w:val="00EF4619"/>
    <w:rsid w:val="00EF58AE"/>
    <w:rsid w:val="00EF78B3"/>
    <w:rsid w:val="00F0258F"/>
    <w:rsid w:val="00F0309B"/>
    <w:rsid w:val="00F05D45"/>
    <w:rsid w:val="00F05FAB"/>
    <w:rsid w:val="00F07B29"/>
    <w:rsid w:val="00F10EA2"/>
    <w:rsid w:val="00F11F34"/>
    <w:rsid w:val="00F123A9"/>
    <w:rsid w:val="00F136A5"/>
    <w:rsid w:val="00F147C7"/>
    <w:rsid w:val="00F2398E"/>
    <w:rsid w:val="00F240B4"/>
    <w:rsid w:val="00F246E0"/>
    <w:rsid w:val="00F262F5"/>
    <w:rsid w:val="00F264CF"/>
    <w:rsid w:val="00F3054F"/>
    <w:rsid w:val="00F30FC8"/>
    <w:rsid w:val="00F31621"/>
    <w:rsid w:val="00F316AC"/>
    <w:rsid w:val="00F320EE"/>
    <w:rsid w:val="00F33202"/>
    <w:rsid w:val="00F3514E"/>
    <w:rsid w:val="00F35CED"/>
    <w:rsid w:val="00F36B21"/>
    <w:rsid w:val="00F37508"/>
    <w:rsid w:val="00F37D1A"/>
    <w:rsid w:val="00F37D96"/>
    <w:rsid w:val="00F405FE"/>
    <w:rsid w:val="00F43972"/>
    <w:rsid w:val="00F4673A"/>
    <w:rsid w:val="00F509E5"/>
    <w:rsid w:val="00F51514"/>
    <w:rsid w:val="00F5198A"/>
    <w:rsid w:val="00F531D8"/>
    <w:rsid w:val="00F56935"/>
    <w:rsid w:val="00F578A9"/>
    <w:rsid w:val="00F61323"/>
    <w:rsid w:val="00F646C3"/>
    <w:rsid w:val="00F64B1D"/>
    <w:rsid w:val="00F64CF8"/>
    <w:rsid w:val="00F64F90"/>
    <w:rsid w:val="00F65ED7"/>
    <w:rsid w:val="00F71804"/>
    <w:rsid w:val="00F8045B"/>
    <w:rsid w:val="00F80955"/>
    <w:rsid w:val="00F811A0"/>
    <w:rsid w:val="00F81E85"/>
    <w:rsid w:val="00F828AF"/>
    <w:rsid w:val="00F84A00"/>
    <w:rsid w:val="00F85A66"/>
    <w:rsid w:val="00F864BB"/>
    <w:rsid w:val="00F93C3B"/>
    <w:rsid w:val="00F94340"/>
    <w:rsid w:val="00F94F72"/>
    <w:rsid w:val="00F952EF"/>
    <w:rsid w:val="00F954A8"/>
    <w:rsid w:val="00F95E05"/>
    <w:rsid w:val="00F965EF"/>
    <w:rsid w:val="00F9679E"/>
    <w:rsid w:val="00F96AFD"/>
    <w:rsid w:val="00F96CBF"/>
    <w:rsid w:val="00F96D40"/>
    <w:rsid w:val="00F972D2"/>
    <w:rsid w:val="00FA26E9"/>
    <w:rsid w:val="00FA2D47"/>
    <w:rsid w:val="00FA2FC9"/>
    <w:rsid w:val="00FA44D6"/>
    <w:rsid w:val="00FA4A45"/>
    <w:rsid w:val="00FA540A"/>
    <w:rsid w:val="00FA7EAA"/>
    <w:rsid w:val="00FB2719"/>
    <w:rsid w:val="00FB271B"/>
    <w:rsid w:val="00FB2A5A"/>
    <w:rsid w:val="00FB4CF2"/>
    <w:rsid w:val="00FB57C9"/>
    <w:rsid w:val="00FB59A7"/>
    <w:rsid w:val="00FB6DA0"/>
    <w:rsid w:val="00FB75AB"/>
    <w:rsid w:val="00FB7FC6"/>
    <w:rsid w:val="00FC1107"/>
    <w:rsid w:val="00FC51E0"/>
    <w:rsid w:val="00FC5A53"/>
    <w:rsid w:val="00FC6DDB"/>
    <w:rsid w:val="00FC7EEB"/>
    <w:rsid w:val="00FD02CF"/>
    <w:rsid w:val="00FD05D0"/>
    <w:rsid w:val="00FD080B"/>
    <w:rsid w:val="00FD10D3"/>
    <w:rsid w:val="00FD153D"/>
    <w:rsid w:val="00FD3468"/>
    <w:rsid w:val="00FD4276"/>
    <w:rsid w:val="00FD47E2"/>
    <w:rsid w:val="00FD4B8A"/>
    <w:rsid w:val="00FD73DB"/>
    <w:rsid w:val="00FE036E"/>
    <w:rsid w:val="00FE047A"/>
    <w:rsid w:val="00FE2864"/>
    <w:rsid w:val="00FE3514"/>
    <w:rsid w:val="00FE5A61"/>
    <w:rsid w:val="00FE6493"/>
    <w:rsid w:val="00FE7979"/>
    <w:rsid w:val="00FF0A7B"/>
    <w:rsid w:val="00FF0F85"/>
    <w:rsid w:val="00FF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BAFB"/>
  <w14:defaultImageDpi w14:val="32767"/>
  <w15:chartTrackingRefBased/>
  <w15:docId w15:val="{28149D53-A333-454E-8287-9BC36BF2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A443E"/>
    <w:rPr>
      <w:rFonts w:ascii="Times New Roman" w:eastAsia="Times New Roman" w:hAnsi="Times New Roman" w:cs="Times New Roman"/>
    </w:rPr>
  </w:style>
  <w:style w:type="paragraph" w:styleId="Heading1">
    <w:name w:val="heading 1"/>
    <w:basedOn w:val="Normal"/>
    <w:next w:val="Normal"/>
    <w:link w:val="Heading1Char"/>
    <w:uiPriority w:val="9"/>
    <w:qFormat/>
    <w:rsid w:val="009C63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23D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76BE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3905"/>
    <w:pPr>
      <w:spacing w:before="100" w:beforeAutospacing="1" w:after="100" w:afterAutospacing="1"/>
    </w:pPr>
  </w:style>
  <w:style w:type="paragraph" w:styleId="ListParagraph">
    <w:name w:val="List Paragraph"/>
    <w:basedOn w:val="Normal"/>
    <w:uiPriority w:val="34"/>
    <w:qFormat/>
    <w:rsid w:val="00C25BE1"/>
    <w:pPr>
      <w:ind w:left="720"/>
      <w:contextualSpacing/>
    </w:pPr>
    <w:rPr>
      <w:rFonts w:asciiTheme="minorHAnsi" w:eastAsiaTheme="minorHAnsi" w:hAnsiTheme="minorHAnsi" w:cstheme="minorBidi"/>
    </w:rPr>
  </w:style>
  <w:style w:type="paragraph" w:customStyle="1" w:styleId="EndNoteBibliographyTitle">
    <w:name w:val="EndNote Bibliography Title"/>
    <w:basedOn w:val="Normal"/>
    <w:link w:val="EndNoteBibliographyTitleChar"/>
    <w:rsid w:val="002C4BED"/>
    <w:pPr>
      <w:jc w:val="center"/>
    </w:pPr>
    <w:rPr>
      <w:rFonts w:ascii="Calibri" w:eastAsiaTheme="minorHAnsi" w:hAnsi="Calibri" w:cs="Calibri"/>
    </w:rPr>
  </w:style>
  <w:style w:type="character" w:customStyle="1" w:styleId="EndNoteBibliographyTitleChar">
    <w:name w:val="EndNote Bibliography Title Char"/>
    <w:basedOn w:val="DefaultParagraphFont"/>
    <w:link w:val="EndNoteBibliographyTitle"/>
    <w:rsid w:val="002C4BED"/>
    <w:rPr>
      <w:rFonts w:ascii="Calibri" w:hAnsi="Calibri" w:cs="Calibri"/>
    </w:rPr>
  </w:style>
  <w:style w:type="paragraph" w:customStyle="1" w:styleId="EndNoteBibliography">
    <w:name w:val="EndNote Bibliography"/>
    <w:basedOn w:val="Normal"/>
    <w:link w:val="EndNoteBibliographyChar"/>
    <w:rsid w:val="002C4BED"/>
    <w:rPr>
      <w:rFonts w:ascii="Calibri" w:eastAsiaTheme="minorHAnsi" w:hAnsi="Calibri" w:cs="Calibri"/>
    </w:rPr>
  </w:style>
  <w:style w:type="character" w:customStyle="1" w:styleId="EndNoteBibliographyChar">
    <w:name w:val="EndNote Bibliography Char"/>
    <w:basedOn w:val="DefaultParagraphFont"/>
    <w:link w:val="EndNoteBibliography"/>
    <w:rsid w:val="002C4BED"/>
    <w:rPr>
      <w:rFonts w:ascii="Calibri" w:hAnsi="Calibri" w:cs="Calibri"/>
    </w:rPr>
  </w:style>
  <w:style w:type="character" w:styleId="Hyperlink">
    <w:name w:val="Hyperlink"/>
    <w:basedOn w:val="DefaultParagraphFont"/>
    <w:uiPriority w:val="99"/>
    <w:unhideWhenUsed/>
    <w:rsid w:val="009C633C"/>
    <w:rPr>
      <w:color w:val="0000FF"/>
      <w:u w:val="single"/>
    </w:rPr>
  </w:style>
  <w:style w:type="character" w:customStyle="1" w:styleId="Heading1Char">
    <w:name w:val="Heading 1 Char"/>
    <w:basedOn w:val="DefaultParagraphFont"/>
    <w:link w:val="Heading1"/>
    <w:uiPriority w:val="9"/>
    <w:rsid w:val="009C633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C63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42ADE"/>
  </w:style>
  <w:style w:type="character" w:customStyle="1" w:styleId="Heading4Char">
    <w:name w:val="Heading 4 Char"/>
    <w:basedOn w:val="DefaultParagraphFont"/>
    <w:link w:val="Heading4"/>
    <w:uiPriority w:val="9"/>
    <w:semiHidden/>
    <w:rsid w:val="00176BE8"/>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rsid w:val="00176BE8"/>
    <w:rPr>
      <w:color w:val="605E5C"/>
      <w:shd w:val="clear" w:color="auto" w:fill="E1DFDD"/>
    </w:rPr>
  </w:style>
  <w:style w:type="character" w:customStyle="1" w:styleId="Heading3Char">
    <w:name w:val="Heading 3 Char"/>
    <w:basedOn w:val="DefaultParagraphFont"/>
    <w:link w:val="Heading3"/>
    <w:uiPriority w:val="9"/>
    <w:rsid w:val="00D223D8"/>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D223D8"/>
    <w:rPr>
      <w:color w:val="954F72" w:themeColor="followedHyperlink"/>
      <w:u w:val="single"/>
    </w:rPr>
  </w:style>
  <w:style w:type="character" w:customStyle="1" w:styleId="mord">
    <w:name w:val="mord"/>
    <w:basedOn w:val="DefaultParagraphFont"/>
    <w:rsid w:val="00B21FA6"/>
  </w:style>
  <w:style w:type="character" w:customStyle="1" w:styleId="mrel">
    <w:name w:val="mrel"/>
    <w:basedOn w:val="DefaultParagraphFont"/>
    <w:rsid w:val="00B21FA6"/>
  </w:style>
  <w:style w:type="character" w:styleId="PlaceholderText">
    <w:name w:val="Placeholder Text"/>
    <w:basedOn w:val="DefaultParagraphFont"/>
    <w:uiPriority w:val="99"/>
    <w:semiHidden/>
    <w:rsid w:val="00B21FA6"/>
    <w:rPr>
      <w:color w:val="808080"/>
    </w:rPr>
  </w:style>
  <w:style w:type="character" w:customStyle="1" w:styleId="vlist-s">
    <w:name w:val="vlist-s"/>
    <w:basedOn w:val="DefaultParagraphFont"/>
    <w:rsid w:val="00AA44EB"/>
  </w:style>
  <w:style w:type="character" w:customStyle="1" w:styleId="mop">
    <w:name w:val="mop"/>
    <w:basedOn w:val="DefaultParagraphFont"/>
    <w:rsid w:val="00AA44EB"/>
  </w:style>
  <w:style w:type="character" w:styleId="Strong">
    <w:name w:val="Strong"/>
    <w:basedOn w:val="DefaultParagraphFont"/>
    <w:uiPriority w:val="22"/>
    <w:qFormat/>
    <w:rsid w:val="00321F54"/>
    <w:rPr>
      <w:b/>
      <w:bCs/>
    </w:rPr>
  </w:style>
  <w:style w:type="paragraph" w:styleId="Revision">
    <w:name w:val="Revision"/>
    <w:hidden/>
    <w:uiPriority w:val="99"/>
    <w:semiHidden/>
    <w:rsid w:val="002E1036"/>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40FC1"/>
    <w:rPr>
      <w:sz w:val="16"/>
      <w:szCs w:val="16"/>
    </w:rPr>
  </w:style>
  <w:style w:type="paragraph" w:styleId="CommentText">
    <w:name w:val="annotation text"/>
    <w:basedOn w:val="Normal"/>
    <w:link w:val="CommentTextChar"/>
    <w:uiPriority w:val="99"/>
    <w:semiHidden/>
    <w:unhideWhenUsed/>
    <w:rsid w:val="00D40FC1"/>
    <w:rPr>
      <w:sz w:val="20"/>
      <w:szCs w:val="20"/>
    </w:rPr>
  </w:style>
  <w:style w:type="character" w:customStyle="1" w:styleId="CommentTextChar">
    <w:name w:val="Comment Text Char"/>
    <w:basedOn w:val="DefaultParagraphFont"/>
    <w:link w:val="CommentText"/>
    <w:uiPriority w:val="99"/>
    <w:semiHidden/>
    <w:rsid w:val="00D40F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40FC1"/>
    <w:rPr>
      <w:b/>
      <w:bCs/>
    </w:rPr>
  </w:style>
  <w:style w:type="character" w:customStyle="1" w:styleId="CommentSubjectChar">
    <w:name w:val="Comment Subject Char"/>
    <w:basedOn w:val="CommentTextChar"/>
    <w:link w:val="CommentSubject"/>
    <w:uiPriority w:val="99"/>
    <w:semiHidden/>
    <w:rsid w:val="00D40FC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86593"/>
    <w:rPr>
      <w:sz w:val="18"/>
      <w:szCs w:val="18"/>
    </w:rPr>
  </w:style>
  <w:style w:type="character" w:customStyle="1" w:styleId="BalloonTextChar">
    <w:name w:val="Balloon Text Char"/>
    <w:basedOn w:val="DefaultParagraphFont"/>
    <w:link w:val="BalloonText"/>
    <w:uiPriority w:val="99"/>
    <w:semiHidden/>
    <w:rsid w:val="00186593"/>
    <w:rPr>
      <w:rFonts w:ascii="Times New Roman" w:eastAsia="Times New Roman" w:hAnsi="Times New Roman" w:cs="Times New Roman"/>
      <w:sz w:val="18"/>
      <w:szCs w:val="18"/>
    </w:rPr>
  </w:style>
  <w:style w:type="character" w:customStyle="1" w:styleId="mopen">
    <w:name w:val="mopen"/>
    <w:basedOn w:val="DefaultParagraphFont"/>
    <w:rsid w:val="003E75D1"/>
  </w:style>
  <w:style w:type="character" w:customStyle="1" w:styleId="mpunct">
    <w:name w:val="mpunct"/>
    <w:basedOn w:val="DefaultParagraphFont"/>
    <w:rsid w:val="003E75D1"/>
  </w:style>
  <w:style w:type="character" w:customStyle="1" w:styleId="mbin">
    <w:name w:val="mbin"/>
    <w:basedOn w:val="DefaultParagraphFont"/>
    <w:rsid w:val="003E75D1"/>
  </w:style>
  <w:style w:type="character" w:customStyle="1" w:styleId="mclose">
    <w:name w:val="mclose"/>
    <w:basedOn w:val="DefaultParagraphFont"/>
    <w:rsid w:val="003E75D1"/>
  </w:style>
  <w:style w:type="character" w:customStyle="1" w:styleId="katex-mathml">
    <w:name w:val="katex-mathml"/>
    <w:basedOn w:val="DefaultParagraphFont"/>
    <w:rsid w:val="00F84A00"/>
  </w:style>
  <w:style w:type="paragraph" w:customStyle="1" w:styleId="p1">
    <w:name w:val="p1"/>
    <w:basedOn w:val="Normal"/>
    <w:rsid w:val="00AA6D3B"/>
    <w:pPr>
      <w:spacing w:before="100" w:beforeAutospacing="1" w:after="100" w:afterAutospacing="1"/>
    </w:pPr>
  </w:style>
  <w:style w:type="paragraph" w:customStyle="1" w:styleId="p2">
    <w:name w:val="p2"/>
    <w:basedOn w:val="Normal"/>
    <w:rsid w:val="00AA6D3B"/>
    <w:pPr>
      <w:spacing w:before="100" w:beforeAutospacing="1" w:after="100" w:afterAutospacing="1"/>
    </w:pPr>
  </w:style>
  <w:style w:type="character" w:customStyle="1" w:styleId="apple-converted-space">
    <w:name w:val="apple-converted-space"/>
    <w:basedOn w:val="DefaultParagraphFont"/>
    <w:rsid w:val="007D55AA"/>
  </w:style>
  <w:style w:type="character" w:customStyle="1" w:styleId="s1">
    <w:name w:val="s1"/>
    <w:basedOn w:val="DefaultParagraphFont"/>
    <w:rsid w:val="002E3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2807">
      <w:bodyDiv w:val="1"/>
      <w:marLeft w:val="0"/>
      <w:marRight w:val="0"/>
      <w:marTop w:val="0"/>
      <w:marBottom w:val="0"/>
      <w:divBdr>
        <w:top w:val="none" w:sz="0" w:space="0" w:color="auto"/>
        <w:left w:val="none" w:sz="0" w:space="0" w:color="auto"/>
        <w:bottom w:val="none" w:sz="0" w:space="0" w:color="auto"/>
        <w:right w:val="none" w:sz="0" w:space="0" w:color="auto"/>
      </w:divBdr>
    </w:div>
    <w:div w:id="15038871">
      <w:bodyDiv w:val="1"/>
      <w:marLeft w:val="0"/>
      <w:marRight w:val="0"/>
      <w:marTop w:val="0"/>
      <w:marBottom w:val="0"/>
      <w:divBdr>
        <w:top w:val="none" w:sz="0" w:space="0" w:color="auto"/>
        <w:left w:val="none" w:sz="0" w:space="0" w:color="auto"/>
        <w:bottom w:val="none" w:sz="0" w:space="0" w:color="auto"/>
        <w:right w:val="none" w:sz="0" w:space="0" w:color="auto"/>
      </w:divBdr>
    </w:div>
    <w:div w:id="23213215">
      <w:bodyDiv w:val="1"/>
      <w:marLeft w:val="0"/>
      <w:marRight w:val="0"/>
      <w:marTop w:val="0"/>
      <w:marBottom w:val="0"/>
      <w:divBdr>
        <w:top w:val="none" w:sz="0" w:space="0" w:color="auto"/>
        <w:left w:val="none" w:sz="0" w:space="0" w:color="auto"/>
        <w:bottom w:val="none" w:sz="0" w:space="0" w:color="auto"/>
        <w:right w:val="none" w:sz="0" w:space="0" w:color="auto"/>
      </w:divBdr>
    </w:div>
    <w:div w:id="52044806">
      <w:bodyDiv w:val="1"/>
      <w:marLeft w:val="0"/>
      <w:marRight w:val="0"/>
      <w:marTop w:val="0"/>
      <w:marBottom w:val="0"/>
      <w:divBdr>
        <w:top w:val="none" w:sz="0" w:space="0" w:color="auto"/>
        <w:left w:val="none" w:sz="0" w:space="0" w:color="auto"/>
        <w:bottom w:val="none" w:sz="0" w:space="0" w:color="auto"/>
        <w:right w:val="none" w:sz="0" w:space="0" w:color="auto"/>
      </w:divBdr>
    </w:div>
    <w:div w:id="60760813">
      <w:bodyDiv w:val="1"/>
      <w:marLeft w:val="0"/>
      <w:marRight w:val="0"/>
      <w:marTop w:val="0"/>
      <w:marBottom w:val="0"/>
      <w:divBdr>
        <w:top w:val="none" w:sz="0" w:space="0" w:color="auto"/>
        <w:left w:val="none" w:sz="0" w:space="0" w:color="auto"/>
        <w:bottom w:val="none" w:sz="0" w:space="0" w:color="auto"/>
        <w:right w:val="none" w:sz="0" w:space="0" w:color="auto"/>
      </w:divBdr>
      <w:divsChild>
        <w:div w:id="5484963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418016">
      <w:bodyDiv w:val="1"/>
      <w:marLeft w:val="0"/>
      <w:marRight w:val="0"/>
      <w:marTop w:val="0"/>
      <w:marBottom w:val="0"/>
      <w:divBdr>
        <w:top w:val="none" w:sz="0" w:space="0" w:color="auto"/>
        <w:left w:val="none" w:sz="0" w:space="0" w:color="auto"/>
        <w:bottom w:val="none" w:sz="0" w:space="0" w:color="auto"/>
        <w:right w:val="none" w:sz="0" w:space="0" w:color="auto"/>
      </w:divBdr>
    </w:div>
    <w:div w:id="68159132">
      <w:bodyDiv w:val="1"/>
      <w:marLeft w:val="0"/>
      <w:marRight w:val="0"/>
      <w:marTop w:val="0"/>
      <w:marBottom w:val="0"/>
      <w:divBdr>
        <w:top w:val="none" w:sz="0" w:space="0" w:color="auto"/>
        <w:left w:val="none" w:sz="0" w:space="0" w:color="auto"/>
        <w:bottom w:val="none" w:sz="0" w:space="0" w:color="auto"/>
        <w:right w:val="none" w:sz="0" w:space="0" w:color="auto"/>
      </w:divBdr>
    </w:div>
    <w:div w:id="71123142">
      <w:bodyDiv w:val="1"/>
      <w:marLeft w:val="0"/>
      <w:marRight w:val="0"/>
      <w:marTop w:val="0"/>
      <w:marBottom w:val="0"/>
      <w:divBdr>
        <w:top w:val="none" w:sz="0" w:space="0" w:color="auto"/>
        <w:left w:val="none" w:sz="0" w:space="0" w:color="auto"/>
        <w:bottom w:val="none" w:sz="0" w:space="0" w:color="auto"/>
        <w:right w:val="none" w:sz="0" w:space="0" w:color="auto"/>
      </w:divBdr>
    </w:div>
    <w:div w:id="72700454">
      <w:bodyDiv w:val="1"/>
      <w:marLeft w:val="0"/>
      <w:marRight w:val="0"/>
      <w:marTop w:val="0"/>
      <w:marBottom w:val="0"/>
      <w:divBdr>
        <w:top w:val="none" w:sz="0" w:space="0" w:color="auto"/>
        <w:left w:val="none" w:sz="0" w:space="0" w:color="auto"/>
        <w:bottom w:val="none" w:sz="0" w:space="0" w:color="auto"/>
        <w:right w:val="none" w:sz="0" w:space="0" w:color="auto"/>
      </w:divBdr>
    </w:div>
    <w:div w:id="88091195">
      <w:bodyDiv w:val="1"/>
      <w:marLeft w:val="0"/>
      <w:marRight w:val="0"/>
      <w:marTop w:val="0"/>
      <w:marBottom w:val="0"/>
      <w:divBdr>
        <w:top w:val="none" w:sz="0" w:space="0" w:color="auto"/>
        <w:left w:val="none" w:sz="0" w:space="0" w:color="auto"/>
        <w:bottom w:val="none" w:sz="0" w:space="0" w:color="auto"/>
        <w:right w:val="none" w:sz="0" w:space="0" w:color="auto"/>
      </w:divBdr>
    </w:div>
    <w:div w:id="95634396">
      <w:bodyDiv w:val="1"/>
      <w:marLeft w:val="0"/>
      <w:marRight w:val="0"/>
      <w:marTop w:val="0"/>
      <w:marBottom w:val="0"/>
      <w:divBdr>
        <w:top w:val="none" w:sz="0" w:space="0" w:color="auto"/>
        <w:left w:val="none" w:sz="0" w:space="0" w:color="auto"/>
        <w:bottom w:val="none" w:sz="0" w:space="0" w:color="auto"/>
        <w:right w:val="none" w:sz="0" w:space="0" w:color="auto"/>
      </w:divBdr>
    </w:div>
    <w:div w:id="96294252">
      <w:bodyDiv w:val="1"/>
      <w:marLeft w:val="0"/>
      <w:marRight w:val="0"/>
      <w:marTop w:val="0"/>
      <w:marBottom w:val="0"/>
      <w:divBdr>
        <w:top w:val="none" w:sz="0" w:space="0" w:color="auto"/>
        <w:left w:val="none" w:sz="0" w:space="0" w:color="auto"/>
        <w:bottom w:val="none" w:sz="0" w:space="0" w:color="auto"/>
        <w:right w:val="none" w:sz="0" w:space="0" w:color="auto"/>
      </w:divBdr>
    </w:div>
    <w:div w:id="100532926">
      <w:bodyDiv w:val="1"/>
      <w:marLeft w:val="0"/>
      <w:marRight w:val="0"/>
      <w:marTop w:val="0"/>
      <w:marBottom w:val="0"/>
      <w:divBdr>
        <w:top w:val="none" w:sz="0" w:space="0" w:color="auto"/>
        <w:left w:val="none" w:sz="0" w:space="0" w:color="auto"/>
        <w:bottom w:val="none" w:sz="0" w:space="0" w:color="auto"/>
        <w:right w:val="none" w:sz="0" w:space="0" w:color="auto"/>
      </w:divBdr>
    </w:div>
    <w:div w:id="104928221">
      <w:bodyDiv w:val="1"/>
      <w:marLeft w:val="0"/>
      <w:marRight w:val="0"/>
      <w:marTop w:val="0"/>
      <w:marBottom w:val="0"/>
      <w:divBdr>
        <w:top w:val="none" w:sz="0" w:space="0" w:color="auto"/>
        <w:left w:val="none" w:sz="0" w:space="0" w:color="auto"/>
        <w:bottom w:val="none" w:sz="0" w:space="0" w:color="auto"/>
        <w:right w:val="none" w:sz="0" w:space="0" w:color="auto"/>
      </w:divBdr>
      <w:divsChild>
        <w:div w:id="665589969">
          <w:marLeft w:val="0"/>
          <w:marRight w:val="0"/>
          <w:marTop w:val="0"/>
          <w:marBottom w:val="0"/>
          <w:divBdr>
            <w:top w:val="none" w:sz="0" w:space="0" w:color="auto"/>
            <w:left w:val="none" w:sz="0" w:space="0" w:color="auto"/>
            <w:bottom w:val="none" w:sz="0" w:space="0" w:color="auto"/>
            <w:right w:val="none" w:sz="0" w:space="0" w:color="auto"/>
          </w:divBdr>
        </w:div>
        <w:div w:id="1715304989">
          <w:marLeft w:val="0"/>
          <w:marRight w:val="0"/>
          <w:marTop w:val="0"/>
          <w:marBottom w:val="0"/>
          <w:divBdr>
            <w:top w:val="none" w:sz="0" w:space="0" w:color="auto"/>
            <w:left w:val="none" w:sz="0" w:space="0" w:color="auto"/>
            <w:bottom w:val="none" w:sz="0" w:space="0" w:color="auto"/>
            <w:right w:val="none" w:sz="0" w:space="0" w:color="auto"/>
          </w:divBdr>
        </w:div>
        <w:div w:id="162549015">
          <w:marLeft w:val="0"/>
          <w:marRight w:val="0"/>
          <w:marTop w:val="0"/>
          <w:marBottom w:val="0"/>
          <w:divBdr>
            <w:top w:val="none" w:sz="0" w:space="0" w:color="auto"/>
            <w:left w:val="none" w:sz="0" w:space="0" w:color="auto"/>
            <w:bottom w:val="none" w:sz="0" w:space="0" w:color="auto"/>
            <w:right w:val="none" w:sz="0" w:space="0" w:color="auto"/>
          </w:divBdr>
        </w:div>
      </w:divsChild>
    </w:div>
    <w:div w:id="108285909">
      <w:bodyDiv w:val="1"/>
      <w:marLeft w:val="0"/>
      <w:marRight w:val="0"/>
      <w:marTop w:val="0"/>
      <w:marBottom w:val="0"/>
      <w:divBdr>
        <w:top w:val="none" w:sz="0" w:space="0" w:color="auto"/>
        <w:left w:val="none" w:sz="0" w:space="0" w:color="auto"/>
        <w:bottom w:val="none" w:sz="0" w:space="0" w:color="auto"/>
        <w:right w:val="none" w:sz="0" w:space="0" w:color="auto"/>
      </w:divBdr>
    </w:div>
    <w:div w:id="112604447">
      <w:bodyDiv w:val="1"/>
      <w:marLeft w:val="0"/>
      <w:marRight w:val="0"/>
      <w:marTop w:val="0"/>
      <w:marBottom w:val="0"/>
      <w:divBdr>
        <w:top w:val="none" w:sz="0" w:space="0" w:color="auto"/>
        <w:left w:val="none" w:sz="0" w:space="0" w:color="auto"/>
        <w:bottom w:val="none" w:sz="0" w:space="0" w:color="auto"/>
        <w:right w:val="none" w:sz="0" w:space="0" w:color="auto"/>
      </w:divBdr>
      <w:divsChild>
        <w:div w:id="1302229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575963">
      <w:bodyDiv w:val="1"/>
      <w:marLeft w:val="0"/>
      <w:marRight w:val="0"/>
      <w:marTop w:val="0"/>
      <w:marBottom w:val="0"/>
      <w:divBdr>
        <w:top w:val="none" w:sz="0" w:space="0" w:color="auto"/>
        <w:left w:val="none" w:sz="0" w:space="0" w:color="auto"/>
        <w:bottom w:val="none" w:sz="0" w:space="0" w:color="auto"/>
        <w:right w:val="none" w:sz="0" w:space="0" w:color="auto"/>
      </w:divBdr>
    </w:div>
    <w:div w:id="140268727">
      <w:bodyDiv w:val="1"/>
      <w:marLeft w:val="0"/>
      <w:marRight w:val="0"/>
      <w:marTop w:val="0"/>
      <w:marBottom w:val="0"/>
      <w:divBdr>
        <w:top w:val="none" w:sz="0" w:space="0" w:color="auto"/>
        <w:left w:val="none" w:sz="0" w:space="0" w:color="auto"/>
        <w:bottom w:val="none" w:sz="0" w:space="0" w:color="auto"/>
        <w:right w:val="none" w:sz="0" w:space="0" w:color="auto"/>
      </w:divBdr>
    </w:div>
    <w:div w:id="142281128">
      <w:bodyDiv w:val="1"/>
      <w:marLeft w:val="0"/>
      <w:marRight w:val="0"/>
      <w:marTop w:val="0"/>
      <w:marBottom w:val="0"/>
      <w:divBdr>
        <w:top w:val="none" w:sz="0" w:space="0" w:color="auto"/>
        <w:left w:val="none" w:sz="0" w:space="0" w:color="auto"/>
        <w:bottom w:val="none" w:sz="0" w:space="0" w:color="auto"/>
        <w:right w:val="none" w:sz="0" w:space="0" w:color="auto"/>
      </w:divBdr>
    </w:div>
    <w:div w:id="142821028">
      <w:bodyDiv w:val="1"/>
      <w:marLeft w:val="0"/>
      <w:marRight w:val="0"/>
      <w:marTop w:val="0"/>
      <w:marBottom w:val="0"/>
      <w:divBdr>
        <w:top w:val="none" w:sz="0" w:space="0" w:color="auto"/>
        <w:left w:val="none" w:sz="0" w:space="0" w:color="auto"/>
        <w:bottom w:val="none" w:sz="0" w:space="0" w:color="auto"/>
        <w:right w:val="none" w:sz="0" w:space="0" w:color="auto"/>
      </w:divBdr>
    </w:div>
    <w:div w:id="151334867">
      <w:bodyDiv w:val="1"/>
      <w:marLeft w:val="0"/>
      <w:marRight w:val="0"/>
      <w:marTop w:val="0"/>
      <w:marBottom w:val="0"/>
      <w:divBdr>
        <w:top w:val="none" w:sz="0" w:space="0" w:color="auto"/>
        <w:left w:val="none" w:sz="0" w:space="0" w:color="auto"/>
        <w:bottom w:val="none" w:sz="0" w:space="0" w:color="auto"/>
        <w:right w:val="none" w:sz="0" w:space="0" w:color="auto"/>
      </w:divBdr>
    </w:div>
    <w:div w:id="153300900">
      <w:bodyDiv w:val="1"/>
      <w:marLeft w:val="0"/>
      <w:marRight w:val="0"/>
      <w:marTop w:val="0"/>
      <w:marBottom w:val="0"/>
      <w:divBdr>
        <w:top w:val="none" w:sz="0" w:space="0" w:color="auto"/>
        <w:left w:val="none" w:sz="0" w:space="0" w:color="auto"/>
        <w:bottom w:val="none" w:sz="0" w:space="0" w:color="auto"/>
        <w:right w:val="none" w:sz="0" w:space="0" w:color="auto"/>
      </w:divBdr>
    </w:div>
    <w:div w:id="156578293">
      <w:bodyDiv w:val="1"/>
      <w:marLeft w:val="0"/>
      <w:marRight w:val="0"/>
      <w:marTop w:val="0"/>
      <w:marBottom w:val="0"/>
      <w:divBdr>
        <w:top w:val="none" w:sz="0" w:space="0" w:color="auto"/>
        <w:left w:val="none" w:sz="0" w:space="0" w:color="auto"/>
        <w:bottom w:val="none" w:sz="0" w:space="0" w:color="auto"/>
        <w:right w:val="none" w:sz="0" w:space="0" w:color="auto"/>
      </w:divBdr>
      <w:divsChild>
        <w:div w:id="20157194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45671">
      <w:bodyDiv w:val="1"/>
      <w:marLeft w:val="0"/>
      <w:marRight w:val="0"/>
      <w:marTop w:val="0"/>
      <w:marBottom w:val="0"/>
      <w:divBdr>
        <w:top w:val="none" w:sz="0" w:space="0" w:color="auto"/>
        <w:left w:val="none" w:sz="0" w:space="0" w:color="auto"/>
        <w:bottom w:val="none" w:sz="0" w:space="0" w:color="auto"/>
        <w:right w:val="none" w:sz="0" w:space="0" w:color="auto"/>
      </w:divBdr>
    </w:div>
    <w:div w:id="164366113">
      <w:bodyDiv w:val="1"/>
      <w:marLeft w:val="0"/>
      <w:marRight w:val="0"/>
      <w:marTop w:val="0"/>
      <w:marBottom w:val="0"/>
      <w:divBdr>
        <w:top w:val="none" w:sz="0" w:space="0" w:color="auto"/>
        <w:left w:val="none" w:sz="0" w:space="0" w:color="auto"/>
        <w:bottom w:val="none" w:sz="0" w:space="0" w:color="auto"/>
        <w:right w:val="none" w:sz="0" w:space="0" w:color="auto"/>
      </w:divBdr>
      <w:divsChild>
        <w:div w:id="9598459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176772">
      <w:bodyDiv w:val="1"/>
      <w:marLeft w:val="0"/>
      <w:marRight w:val="0"/>
      <w:marTop w:val="0"/>
      <w:marBottom w:val="0"/>
      <w:divBdr>
        <w:top w:val="none" w:sz="0" w:space="0" w:color="auto"/>
        <w:left w:val="none" w:sz="0" w:space="0" w:color="auto"/>
        <w:bottom w:val="none" w:sz="0" w:space="0" w:color="auto"/>
        <w:right w:val="none" w:sz="0" w:space="0" w:color="auto"/>
      </w:divBdr>
    </w:div>
    <w:div w:id="165899532">
      <w:bodyDiv w:val="1"/>
      <w:marLeft w:val="0"/>
      <w:marRight w:val="0"/>
      <w:marTop w:val="0"/>
      <w:marBottom w:val="0"/>
      <w:divBdr>
        <w:top w:val="none" w:sz="0" w:space="0" w:color="auto"/>
        <w:left w:val="none" w:sz="0" w:space="0" w:color="auto"/>
        <w:bottom w:val="none" w:sz="0" w:space="0" w:color="auto"/>
        <w:right w:val="none" w:sz="0" w:space="0" w:color="auto"/>
      </w:divBdr>
    </w:div>
    <w:div w:id="173306409">
      <w:bodyDiv w:val="1"/>
      <w:marLeft w:val="0"/>
      <w:marRight w:val="0"/>
      <w:marTop w:val="0"/>
      <w:marBottom w:val="0"/>
      <w:divBdr>
        <w:top w:val="none" w:sz="0" w:space="0" w:color="auto"/>
        <w:left w:val="none" w:sz="0" w:space="0" w:color="auto"/>
        <w:bottom w:val="none" w:sz="0" w:space="0" w:color="auto"/>
        <w:right w:val="none" w:sz="0" w:space="0" w:color="auto"/>
      </w:divBdr>
    </w:div>
    <w:div w:id="182020005">
      <w:bodyDiv w:val="1"/>
      <w:marLeft w:val="0"/>
      <w:marRight w:val="0"/>
      <w:marTop w:val="0"/>
      <w:marBottom w:val="0"/>
      <w:divBdr>
        <w:top w:val="none" w:sz="0" w:space="0" w:color="auto"/>
        <w:left w:val="none" w:sz="0" w:space="0" w:color="auto"/>
        <w:bottom w:val="none" w:sz="0" w:space="0" w:color="auto"/>
        <w:right w:val="none" w:sz="0" w:space="0" w:color="auto"/>
      </w:divBdr>
    </w:div>
    <w:div w:id="184711115">
      <w:bodyDiv w:val="1"/>
      <w:marLeft w:val="0"/>
      <w:marRight w:val="0"/>
      <w:marTop w:val="0"/>
      <w:marBottom w:val="0"/>
      <w:divBdr>
        <w:top w:val="none" w:sz="0" w:space="0" w:color="auto"/>
        <w:left w:val="none" w:sz="0" w:space="0" w:color="auto"/>
        <w:bottom w:val="none" w:sz="0" w:space="0" w:color="auto"/>
        <w:right w:val="none" w:sz="0" w:space="0" w:color="auto"/>
      </w:divBdr>
    </w:div>
    <w:div w:id="188421748">
      <w:bodyDiv w:val="1"/>
      <w:marLeft w:val="0"/>
      <w:marRight w:val="0"/>
      <w:marTop w:val="0"/>
      <w:marBottom w:val="0"/>
      <w:divBdr>
        <w:top w:val="none" w:sz="0" w:space="0" w:color="auto"/>
        <w:left w:val="none" w:sz="0" w:space="0" w:color="auto"/>
        <w:bottom w:val="none" w:sz="0" w:space="0" w:color="auto"/>
        <w:right w:val="none" w:sz="0" w:space="0" w:color="auto"/>
      </w:divBdr>
    </w:div>
    <w:div w:id="193227484">
      <w:bodyDiv w:val="1"/>
      <w:marLeft w:val="0"/>
      <w:marRight w:val="0"/>
      <w:marTop w:val="0"/>
      <w:marBottom w:val="0"/>
      <w:divBdr>
        <w:top w:val="none" w:sz="0" w:space="0" w:color="auto"/>
        <w:left w:val="none" w:sz="0" w:space="0" w:color="auto"/>
        <w:bottom w:val="none" w:sz="0" w:space="0" w:color="auto"/>
        <w:right w:val="none" w:sz="0" w:space="0" w:color="auto"/>
      </w:divBdr>
    </w:div>
    <w:div w:id="196282429">
      <w:bodyDiv w:val="1"/>
      <w:marLeft w:val="0"/>
      <w:marRight w:val="0"/>
      <w:marTop w:val="0"/>
      <w:marBottom w:val="0"/>
      <w:divBdr>
        <w:top w:val="none" w:sz="0" w:space="0" w:color="auto"/>
        <w:left w:val="none" w:sz="0" w:space="0" w:color="auto"/>
        <w:bottom w:val="none" w:sz="0" w:space="0" w:color="auto"/>
        <w:right w:val="none" w:sz="0" w:space="0" w:color="auto"/>
      </w:divBdr>
    </w:div>
    <w:div w:id="200632631">
      <w:bodyDiv w:val="1"/>
      <w:marLeft w:val="0"/>
      <w:marRight w:val="0"/>
      <w:marTop w:val="0"/>
      <w:marBottom w:val="0"/>
      <w:divBdr>
        <w:top w:val="none" w:sz="0" w:space="0" w:color="auto"/>
        <w:left w:val="none" w:sz="0" w:space="0" w:color="auto"/>
        <w:bottom w:val="none" w:sz="0" w:space="0" w:color="auto"/>
        <w:right w:val="none" w:sz="0" w:space="0" w:color="auto"/>
      </w:divBdr>
    </w:div>
    <w:div w:id="206720881">
      <w:bodyDiv w:val="1"/>
      <w:marLeft w:val="0"/>
      <w:marRight w:val="0"/>
      <w:marTop w:val="0"/>
      <w:marBottom w:val="0"/>
      <w:divBdr>
        <w:top w:val="none" w:sz="0" w:space="0" w:color="auto"/>
        <w:left w:val="none" w:sz="0" w:space="0" w:color="auto"/>
        <w:bottom w:val="none" w:sz="0" w:space="0" w:color="auto"/>
        <w:right w:val="none" w:sz="0" w:space="0" w:color="auto"/>
      </w:divBdr>
    </w:div>
    <w:div w:id="210771797">
      <w:bodyDiv w:val="1"/>
      <w:marLeft w:val="0"/>
      <w:marRight w:val="0"/>
      <w:marTop w:val="0"/>
      <w:marBottom w:val="0"/>
      <w:divBdr>
        <w:top w:val="none" w:sz="0" w:space="0" w:color="auto"/>
        <w:left w:val="none" w:sz="0" w:space="0" w:color="auto"/>
        <w:bottom w:val="none" w:sz="0" w:space="0" w:color="auto"/>
        <w:right w:val="none" w:sz="0" w:space="0" w:color="auto"/>
      </w:divBdr>
    </w:div>
    <w:div w:id="211237444">
      <w:bodyDiv w:val="1"/>
      <w:marLeft w:val="0"/>
      <w:marRight w:val="0"/>
      <w:marTop w:val="0"/>
      <w:marBottom w:val="0"/>
      <w:divBdr>
        <w:top w:val="none" w:sz="0" w:space="0" w:color="auto"/>
        <w:left w:val="none" w:sz="0" w:space="0" w:color="auto"/>
        <w:bottom w:val="none" w:sz="0" w:space="0" w:color="auto"/>
        <w:right w:val="none" w:sz="0" w:space="0" w:color="auto"/>
      </w:divBdr>
    </w:div>
    <w:div w:id="219445065">
      <w:bodyDiv w:val="1"/>
      <w:marLeft w:val="0"/>
      <w:marRight w:val="0"/>
      <w:marTop w:val="0"/>
      <w:marBottom w:val="0"/>
      <w:divBdr>
        <w:top w:val="none" w:sz="0" w:space="0" w:color="auto"/>
        <w:left w:val="none" w:sz="0" w:space="0" w:color="auto"/>
        <w:bottom w:val="none" w:sz="0" w:space="0" w:color="auto"/>
        <w:right w:val="none" w:sz="0" w:space="0" w:color="auto"/>
      </w:divBdr>
    </w:div>
    <w:div w:id="223176837">
      <w:bodyDiv w:val="1"/>
      <w:marLeft w:val="0"/>
      <w:marRight w:val="0"/>
      <w:marTop w:val="0"/>
      <w:marBottom w:val="0"/>
      <w:divBdr>
        <w:top w:val="none" w:sz="0" w:space="0" w:color="auto"/>
        <w:left w:val="none" w:sz="0" w:space="0" w:color="auto"/>
        <w:bottom w:val="none" w:sz="0" w:space="0" w:color="auto"/>
        <w:right w:val="none" w:sz="0" w:space="0" w:color="auto"/>
      </w:divBdr>
    </w:div>
    <w:div w:id="223368714">
      <w:bodyDiv w:val="1"/>
      <w:marLeft w:val="0"/>
      <w:marRight w:val="0"/>
      <w:marTop w:val="0"/>
      <w:marBottom w:val="0"/>
      <w:divBdr>
        <w:top w:val="none" w:sz="0" w:space="0" w:color="auto"/>
        <w:left w:val="none" w:sz="0" w:space="0" w:color="auto"/>
        <w:bottom w:val="none" w:sz="0" w:space="0" w:color="auto"/>
        <w:right w:val="none" w:sz="0" w:space="0" w:color="auto"/>
      </w:divBdr>
    </w:div>
    <w:div w:id="228270583">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0890170">
      <w:bodyDiv w:val="1"/>
      <w:marLeft w:val="0"/>
      <w:marRight w:val="0"/>
      <w:marTop w:val="0"/>
      <w:marBottom w:val="0"/>
      <w:divBdr>
        <w:top w:val="none" w:sz="0" w:space="0" w:color="auto"/>
        <w:left w:val="none" w:sz="0" w:space="0" w:color="auto"/>
        <w:bottom w:val="none" w:sz="0" w:space="0" w:color="auto"/>
        <w:right w:val="none" w:sz="0" w:space="0" w:color="auto"/>
      </w:divBdr>
    </w:div>
    <w:div w:id="234173771">
      <w:bodyDiv w:val="1"/>
      <w:marLeft w:val="0"/>
      <w:marRight w:val="0"/>
      <w:marTop w:val="0"/>
      <w:marBottom w:val="0"/>
      <w:divBdr>
        <w:top w:val="none" w:sz="0" w:space="0" w:color="auto"/>
        <w:left w:val="none" w:sz="0" w:space="0" w:color="auto"/>
        <w:bottom w:val="none" w:sz="0" w:space="0" w:color="auto"/>
        <w:right w:val="none" w:sz="0" w:space="0" w:color="auto"/>
      </w:divBdr>
    </w:div>
    <w:div w:id="235164790">
      <w:bodyDiv w:val="1"/>
      <w:marLeft w:val="0"/>
      <w:marRight w:val="0"/>
      <w:marTop w:val="0"/>
      <w:marBottom w:val="0"/>
      <w:divBdr>
        <w:top w:val="none" w:sz="0" w:space="0" w:color="auto"/>
        <w:left w:val="none" w:sz="0" w:space="0" w:color="auto"/>
        <w:bottom w:val="none" w:sz="0" w:space="0" w:color="auto"/>
        <w:right w:val="none" w:sz="0" w:space="0" w:color="auto"/>
      </w:divBdr>
    </w:div>
    <w:div w:id="239869986">
      <w:bodyDiv w:val="1"/>
      <w:marLeft w:val="0"/>
      <w:marRight w:val="0"/>
      <w:marTop w:val="0"/>
      <w:marBottom w:val="0"/>
      <w:divBdr>
        <w:top w:val="none" w:sz="0" w:space="0" w:color="auto"/>
        <w:left w:val="none" w:sz="0" w:space="0" w:color="auto"/>
        <w:bottom w:val="none" w:sz="0" w:space="0" w:color="auto"/>
        <w:right w:val="none" w:sz="0" w:space="0" w:color="auto"/>
      </w:divBdr>
    </w:div>
    <w:div w:id="240719775">
      <w:bodyDiv w:val="1"/>
      <w:marLeft w:val="0"/>
      <w:marRight w:val="0"/>
      <w:marTop w:val="0"/>
      <w:marBottom w:val="0"/>
      <w:divBdr>
        <w:top w:val="none" w:sz="0" w:space="0" w:color="auto"/>
        <w:left w:val="none" w:sz="0" w:space="0" w:color="auto"/>
        <w:bottom w:val="none" w:sz="0" w:space="0" w:color="auto"/>
        <w:right w:val="none" w:sz="0" w:space="0" w:color="auto"/>
      </w:divBdr>
    </w:div>
    <w:div w:id="259533067">
      <w:bodyDiv w:val="1"/>
      <w:marLeft w:val="0"/>
      <w:marRight w:val="0"/>
      <w:marTop w:val="0"/>
      <w:marBottom w:val="0"/>
      <w:divBdr>
        <w:top w:val="none" w:sz="0" w:space="0" w:color="auto"/>
        <w:left w:val="none" w:sz="0" w:space="0" w:color="auto"/>
        <w:bottom w:val="none" w:sz="0" w:space="0" w:color="auto"/>
        <w:right w:val="none" w:sz="0" w:space="0" w:color="auto"/>
      </w:divBdr>
      <w:divsChild>
        <w:div w:id="1864048833">
          <w:marLeft w:val="0"/>
          <w:marRight w:val="0"/>
          <w:marTop w:val="0"/>
          <w:marBottom w:val="0"/>
          <w:divBdr>
            <w:top w:val="none" w:sz="0" w:space="0" w:color="auto"/>
            <w:left w:val="none" w:sz="0" w:space="0" w:color="auto"/>
            <w:bottom w:val="none" w:sz="0" w:space="0" w:color="auto"/>
            <w:right w:val="none" w:sz="0" w:space="0" w:color="auto"/>
          </w:divBdr>
          <w:divsChild>
            <w:div w:id="650526507">
              <w:marLeft w:val="0"/>
              <w:marRight w:val="0"/>
              <w:marTop w:val="0"/>
              <w:marBottom w:val="0"/>
              <w:divBdr>
                <w:top w:val="none" w:sz="0" w:space="0" w:color="auto"/>
                <w:left w:val="none" w:sz="0" w:space="0" w:color="auto"/>
                <w:bottom w:val="none" w:sz="0" w:space="0" w:color="auto"/>
                <w:right w:val="none" w:sz="0" w:space="0" w:color="auto"/>
              </w:divBdr>
              <w:divsChild>
                <w:div w:id="18687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10047">
      <w:bodyDiv w:val="1"/>
      <w:marLeft w:val="0"/>
      <w:marRight w:val="0"/>
      <w:marTop w:val="0"/>
      <w:marBottom w:val="0"/>
      <w:divBdr>
        <w:top w:val="none" w:sz="0" w:space="0" w:color="auto"/>
        <w:left w:val="none" w:sz="0" w:space="0" w:color="auto"/>
        <w:bottom w:val="none" w:sz="0" w:space="0" w:color="auto"/>
        <w:right w:val="none" w:sz="0" w:space="0" w:color="auto"/>
      </w:divBdr>
    </w:div>
    <w:div w:id="265624351">
      <w:bodyDiv w:val="1"/>
      <w:marLeft w:val="0"/>
      <w:marRight w:val="0"/>
      <w:marTop w:val="0"/>
      <w:marBottom w:val="0"/>
      <w:divBdr>
        <w:top w:val="none" w:sz="0" w:space="0" w:color="auto"/>
        <w:left w:val="none" w:sz="0" w:space="0" w:color="auto"/>
        <w:bottom w:val="none" w:sz="0" w:space="0" w:color="auto"/>
        <w:right w:val="none" w:sz="0" w:space="0" w:color="auto"/>
      </w:divBdr>
      <w:divsChild>
        <w:div w:id="580405247">
          <w:marLeft w:val="0"/>
          <w:marRight w:val="0"/>
          <w:marTop w:val="0"/>
          <w:marBottom w:val="0"/>
          <w:divBdr>
            <w:top w:val="none" w:sz="0" w:space="0" w:color="auto"/>
            <w:left w:val="none" w:sz="0" w:space="0" w:color="auto"/>
            <w:bottom w:val="none" w:sz="0" w:space="0" w:color="auto"/>
            <w:right w:val="none" w:sz="0" w:space="0" w:color="auto"/>
          </w:divBdr>
          <w:divsChild>
            <w:div w:id="421072391">
              <w:marLeft w:val="0"/>
              <w:marRight w:val="0"/>
              <w:marTop w:val="0"/>
              <w:marBottom w:val="0"/>
              <w:divBdr>
                <w:top w:val="none" w:sz="0" w:space="0" w:color="auto"/>
                <w:left w:val="none" w:sz="0" w:space="0" w:color="auto"/>
                <w:bottom w:val="none" w:sz="0" w:space="0" w:color="auto"/>
                <w:right w:val="none" w:sz="0" w:space="0" w:color="auto"/>
              </w:divBdr>
              <w:divsChild>
                <w:div w:id="975185900">
                  <w:marLeft w:val="0"/>
                  <w:marRight w:val="0"/>
                  <w:marTop w:val="0"/>
                  <w:marBottom w:val="0"/>
                  <w:divBdr>
                    <w:top w:val="none" w:sz="0" w:space="0" w:color="auto"/>
                    <w:left w:val="none" w:sz="0" w:space="0" w:color="auto"/>
                    <w:bottom w:val="none" w:sz="0" w:space="0" w:color="auto"/>
                    <w:right w:val="none" w:sz="0" w:space="0" w:color="auto"/>
                  </w:divBdr>
                  <w:divsChild>
                    <w:div w:id="524489314">
                      <w:marLeft w:val="0"/>
                      <w:marRight w:val="0"/>
                      <w:marTop w:val="0"/>
                      <w:marBottom w:val="0"/>
                      <w:divBdr>
                        <w:top w:val="none" w:sz="0" w:space="0" w:color="auto"/>
                        <w:left w:val="none" w:sz="0" w:space="0" w:color="auto"/>
                        <w:bottom w:val="none" w:sz="0" w:space="0" w:color="auto"/>
                        <w:right w:val="none" w:sz="0" w:space="0" w:color="auto"/>
                      </w:divBdr>
                      <w:divsChild>
                        <w:div w:id="1372456531">
                          <w:marLeft w:val="0"/>
                          <w:marRight w:val="0"/>
                          <w:marTop w:val="0"/>
                          <w:marBottom w:val="0"/>
                          <w:divBdr>
                            <w:top w:val="none" w:sz="0" w:space="0" w:color="auto"/>
                            <w:left w:val="none" w:sz="0" w:space="0" w:color="auto"/>
                            <w:bottom w:val="none" w:sz="0" w:space="0" w:color="auto"/>
                            <w:right w:val="none" w:sz="0" w:space="0" w:color="auto"/>
                          </w:divBdr>
                          <w:divsChild>
                            <w:div w:id="16301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361790">
      <w:bodyDiv w:val="1"/>
      <w:marLeft w:val="0"/>
      <w:marRight w:val="0"/>
      <w:marTop w:val="0"/>
      <w:marBottom w:val="0"/>
      <w:divBdr>
        <w:top w:val="none" w:sz="0" w:space="0" w:color="auto"/>
        <w:left w:val="none" w:sz="0" w:space="0" w:color="auto"/>
        <w:bottom w:val="none" w:sz="0" w:space="0" w:color="auto"/>
        <w:right w:val="none" w:sz="0" w:space="0" w:color="auto"/>
      </w:divBdr>
    </w:div>
    <w:div w:id="285089592">
      <w:bodyDiv w:val="1"/>
      <w:marLeft w:val="0"/>
      <w:marRight w:val="0"/>
      <w:marTop w:val="0"/>
      <w:marBottom w:val="0"/>
      <w:divBdr>
        <w:top w:val="none" w:sz="0" w:space="0" w:color="auto"/>
        <w:left w:val="none" w:sz="0" w:space="0" w:color="auto"/>
        <w:bottom w:val="none" w:sz="0" w:space="0" w:color="auto"/>
        <w:right w:val="none" w:sz="0" w:space="0" w:color="auto"/>
      </w:divBdr>
    </w:div>
    <w:div w:id="286736595">
      <w:bodyDiv w:val="1"/>
      <w:marLeft w:val="0"/>
      <w:marRight w:val="0"/>
      <w:marTop w:val="0"/>
      <w:marBottom w:val="0"/>
      <w:divBdr>
        <w:top w:val="none" w:sz="0" w:space="0" w:color="auto"/>
        <w:left w:val="none" w:sz="0" w:space="0" w:color="auto"/>
        <w:bottom w:val="none" w:sz="0" w:space="0" w:color="auto"/>
        <w:right w:val="none" w:sz="0" w:space="0" w:color="auto"/>
      </w:divBdr>
    </w:div>
    <w:div w:id="289288113">
      <w:bodyDiv w:val="1"/>
      <w:marLeft w:val="0"/>
      <w:marRight w:val="0"/>
      <w:marTop w:val="0"/>
      <w:marBottom w:val="0"/>
      <w:divBdr>
        <w:top w:val="none" w:sz="0" w:space="0" w:color="auto"/>
        <w:left w:val="none" w:sz="0" w:space="0" w:color="auto"/>
        <w:bottom w:val="none" w:sz="0" w:space="0" w:color="auto"/>
        <w:right w:val="none" w:sz="0" w:space="0" w:color="auto"/>
      </w:divBdr>
    </w:div>
    <w:div w:id="295642336">
      <w:bodyDiv w:val="1"/>
      <w:marLeft w:val="0"/>
      <w:marRight w:val="0"/>
      <w:marTop w:val="0"/>
      <w:marBottom w:val="0"/>
      <w:divBdr>
        <w:top w:val="none" w:sz="0" w:space="0" w:color="auto"/>
        <w:left w:val="none" w:sz="0" w:space="0" w:color="auto"/>
        <w:bottom w:val="none" w:sz="0" w:space="0" w:color="auto"/>
        <w:right w:val="none" w:sz="0" w:space="0" w:color="auto"/>
      </w:divBdr>
    </w:div>
    <w:div w:id="296685962">
      <w:bodyDiv w:val="1"/>
      <w:marLeft w:val="0"/>
      <w:marRight w:val="0"/>
      <w:marTop w:val="0"/>
      <w:marBottom w:val="0"/>
      <w:divBdr>
        <w:top w:val="none" w:sz="0" w:space="0" w:color="auto"/>
        <w:left w:val="none" w:sz="0" w:space="0" w:color="auto"/>
        <w:bottom w:val="none" w:sz="0" w:space="0" w:color="auto"/>
        <w:right w:val="none" w:sz="0" w:space="0" w:color="auto"/>
      </w:divBdr>
    </w:div>
    <w:div w:id="300305349">
      <w:bodyDiv w:val="1"/>
      <w:marLeft w:val="0"/>
      <w:marRight w:val="0"/>
      <w:marTop w:val="0"/>
      <w:marBottom w:val="0"/>
      <w:divBdr>
        <w:top w:val="none" w:sz="0" w:space="0" w:color="auto"/>
        <w:left w:val="none" w:sz="0" w:space="0" w:color="auto"/>
        <w:bottom w:val="none" w:sz="0" w:space="0" w:color="auto"/>
        <w:right w:val="none" w:sz="0" w:space="0" w:color="auto"/>
      </w:divBdr>
    </w:div>
    <w:div w:id="301424131">
      <w:bodyDiv w:val="1"/>
      <w:marLeft w:val="0"/>
      <w:marRight w:val="0"/>
      <w:marTop w:val="0"/>
      <w:marBottom w:val="0"/>
      <w:divBdr>
        <w:top w:val="none" w:sz="0" w:space="0" w:color="auto"/>
        <w:left w:val="none" w:sz="0" w:space="0" w:color="auto"/>
        <w:bottom w:val="none" w:sz="0" w:space="0" w:color="auto"/>
        <w:right w:val="none" w:sz="0" w:space="0" w:color="auto"/>
      </w:divBdr>
    </w:div>
    <w:div w:id="308830251">
      <w:bodyDiv w:val="1"/>
      <w:marLeft w:val="0"/>
      <w:marRight w:val="0"/>
      <w:marTop w:val="0"/>
      <w:marBottom w:val="0"/>
      <w:divBdr>
        <w:top w:val="none" w:sz="0" w:space="0" w:color="auto"/>
        <w:left w:val="none" w:sz="0" w:space="0" w:color="auto"/>
        <w:bottom w:val="none" w:sz="0" w:space="0" w:color="auto"/>
        <w:right w:val="none" w:sz="0" w:space="0" w:color="auto"/>
      </w:divBdr>
    </w:div>
    <w:div w:id="317003127">
      <w:bodyDiv w:val="1"/>
      <w:marLeft w:val="0"/>
      <w:marRight w:val="0"/>
      <w:marTop w:val="0"/>
      <w:marBottom w:val="0"/>
      <w:divBdr>
        <w:top w:val="none" w:sz="0" w:space="0" w:color="auto"/>
        <w:left w:val="none" w:sz="0" w:space="0" w:color="auto"/>
        <w:bottom w:val="none" w:sz="0" w:space="0" w:color="auto"/>
        <w:right w:val="none" w:sz="0" w:space="0" w:color="auto"/>
      </w:divBdr>
      <w:divsChild>
        <w:div w:id="303701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320339">
      <w:bodyDiv w:val="1"/>
      <w:marLeft w:val="0"/>
      <w:marRight w:val="0"/>
      <w:marTop w:val="0"/>
      <w:marBottom w:val="0"/>
      <w:divBdr>
        <w:top w:val="none" w:sz="0" w:space="0" w:color="auto"/>
        <w:left w:val="none" w:sz="0" w:space="0" w:color="auto"/>
        <w:bottom w:val="none" w:sz="0" w:space="0" w:color="auto"/>
        <w:right w:val="none" w:sz="0" w:space="0" w:color="auto"/>
      </w:divBdr>
    </w:div>
    <w:div w:id="369840264">
      <w:bodyDiv w:val="1"/>
      <w:marLeft w:val="0"/>
      <w:marRight w:val="0"/>
      <w:marTop w:val="0"/>
      <w:marBottom w:val="0"/>
      <w:divBdr>
        <w:top w:val="none" w:sz="0" w:space="0" w:color="auto"/>
        <w:left w:val="none" w:sz="0" w:space="0" w:color="auto"/>
        <w:bottom w:val="none" w:sz="0" w:space="0" w:color="auto"/>
        <w:right w:val="none" w:sz="0" w:space="0" w:color="auto"/>
      </w:divBdr>
    </w:div>
    <w:div w:id="381297446">
      <w:bodyDiv w:val="1"/>
      <w:marLeft w:val="0"/>
      <w:marRight w:val="0"/>
      <w:marTop w:val="0"/>
      <w:marBottom w:val="0"/>
      <w:divBdr>
        <w:top w:val="none" w:sz="0" w:space="0" w:color="auto"/>
        <w:left w:val="none" w:sz="0" w:space="0" w:color="auto"/>
        <w:bottom w:val="none" w:sz="0" w:space="0" w:color="auto"/>
        <w:right w:val="none" w:sz="0" w:space="0" w:color="auto"/>
      </w:divBdr>
    </w:div>
    <w:div w:id="383216459">
      <w:bodyDiv w:val="1"/>
      <w:marLeft w:val="0"/>
      <w:marRight w:val="0"/>
      <w:marTop w:val="0"/>
      <w:marBottom w:val="0"/>
      <w:divBdr>
        <w:top w:val="none" w:sz="0" w:space="0" w:color="auto"/>
        <w:left w:val="none" w:sz="0" w:space="0" w:color="auto"/>
        <w:bottom w:val="none" w:sz="0" w:space="0" w:color="auto"/>
        <w:right w:val="none" w:sz="0" w:space="0" w:color="auto"/>
      </w:divBdr>
      <w:divsChild>
        <w:div w:id="15158745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5401495">
      <w:bodyDiv w:val="1"/>
      <w:marLeft w:val="0"/>
      <w:marRight w:val="0"/>
      <w:marTop w:val="0"/>
      <w:marBottom w:val="0"/>
      <w:divBdr>
        <w:top w:val="none" w:sz="0" w:space="0" w:color="auto"/>
        <w:left w:val="none" w:sz="0" w:space="0" w:color="auto"/>
        <w:bottom w:val="none" w:sz="0" w:space="0" w:color="auto"/>
        <w:right w:val="none" w:sz="0" w:space="0" w:color="auto"/>
      </w:divBdr>
    </w:div>
    <w:div w:id="404574418">
      <w:bodyDiv w:val="1"/>
      <w:marLeft w:val="0"/>
      <w:marRight w:val="0"/>
      <w:marTop w:val="0"/>
      <w:marBottom w:val="0"/>
      <w:divBdr>
        <w:top w:val="none" w:sz="0" w:space="0" w:color="auto"/>
        <w:left w:val="none" w:sz="0" w:space="0" w:color="auto"/>
        <w:bottom w:val="none" w:sz="0" w:space="0" w:color="auto"/>
        <w:right w:val="none" w:sz="0" w:space="0" w:color="auto"/>
      </w:divBdr>
    </w:div>
    <w:div w:id="405884825">
      <w:bodyDiv w:val="1"/>
      <w:marLeft w:val="0"/>
      <w:marRight w:val="0"/>
      <w:marTop w:val="0"/>
      <w:marBottom w:val="0"/>
      <w:divBdr>
        <w:top w:val="none" w:sz="0" w:space="0" w:color="auto"/>
        <w:left w:val="none" w:sz="0" w:space="0" w:color="auto"/>
        <w:bottom w:val="none" w:sz="0" w:space="0" w:color="auto"/>
        <w:right w:val="none" w:sz="0" w:space="0" w:color="auto"/>
      </w:divBdr>
    </w:div>
    <w:div w:id="423231522">
      <w:bodyDiv w:val="1"/>
      <w:marLeft w:val="0"/>
      <w:marRight w:val="0"/>
      <w:marTop w:val="0"/>
      <w:marBottom w:val="0"/>
      <w:divBdr>
        <w:top w:val="none" w:sz="0" w:space="0" w:color="auto"/>
        <w:left w:val="none" w:sz="0" w:space="0" w:color="auto"/>
        <w:bottom w:val="none" w:sz="0" w:space="0" w:color="auto"/>
        <w:right w:val="none" w:sz="0" w:space="0" w:color="auto"/>
      </w:divBdr>
      <w:divsChild>
        <w:div w:id="887839711">
          <w:marLeft w:val="0"/>
          <w:marRight w:val="0"/>
          <w:marTop w:val="0"/>
          <w:marBottom w:val="0"/>
          <w:divBdr>
            <w:top w:val="none" w:sz="0" w:space="0" w:color="auto"/>
            <w:left w:val="none" w:sz="0" w:space="0" w:color="auto"/>
            <w:bottom w:val="none" w:sz="0" w:space="0" w:color="auto"/>
            <w:right w:val="none" w:sz="0" w:space="0" w:color="auto"/>
          </w:divBdr>
          <w:divsChild>
            <w:div w:id="650672902">
              <w:marLeft w:val="0"/>
              <w:marRight w:val="0"/>
              <w:marTop w:val="0"/>
              <w:marBottom w:val="0"/>
              <w:divBdr>
                <w:top w:val="none" w:sz="0" w:space="0" w:color="auto"/>
                <w:left w:val="none" w:sz="0" w:space="0" w:color="auto"/>
                <w:bottom w:val="none" w:sz="0" w:space="0" w:color="auto"/>
                <w:right w:val="none" w:sz="0" w:space="0" w:color="auto"/>
              </w:divBdr>
              <w:divsChild>
                <w:div w:id="9381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6709">
      <w:bodyDiv w:val="1"/>
      <w:marLeft w:val="0"/>
      <w:marRight w:val="0"/>
      <w:marTop w:val="0"/>
      <w:marBottom w:val="0"/>
      <w:divBdr>
        <w:top w:val="none" w:sz="0" w:space="0" w:color="auto"/>
        <w:left w:val="none" w:sz="0" w:space="0" w:color="auto"/>
        <w:bottom w:val="none" w:sz="0" w:space="0" w:color="auto"/>
        <w:right w:val="none" w:sz="0" w:space="0" w:color="auto"/>
      </w:divBdr>
      <w:divsChild>
        <w:div w:id="949822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0495996">
      <w:bodyDiv w:val="1"/>
      <w:marLeft w:val="0"/>
      <w:marRight w:val="0"/>
      <w:marTop w:val="0"/>
      <w:marBottom w:val="0"/>
      <w:divBdr>
        <w:top w:val="none" w:sz="0" w:space="0" w:color="auto"/>
        <w:left w:val="none" w:sz="0" w:space="0" w:color="auto"/>
        <w:bottom w:val="none" w:sz="0" w:space="0" w:color="auto"/>
        <w:right w:val="none" w:sz="0" w:space="0" w:color="auto"/>
      </w:divBdr>
    </w:div>
    <w:div w:id="443382759">
      <w:bodyDiv w:val="1"/>
      <w:marLeft w:val="0"/>
      <w:marRight w:val="0"/>
      <w:marTop w:val="0"/>
      <w:marBottom w:val="0"/>
      <w:divBdr>
        <w:top w:val="none" w:sz="0" w:space="0" w:color="auto"/>
        <w:left w:val="none" w:sz="0" w:space="0" w:color="auto"/>
        <w:bottom w:val="none" w:sz="0" w:space="0" w:color="auto"/>
        <w:right w:val="none" w:sz="0" w:space="0" w:color="auto"/>
      </w:divBdr>
    </w:div>
    <w:div w:id="444885546">
      <w:bodyDiv w:val="1"/>
      <w:marLeft w:val="0"/>
      <w:marRight w:val="0"/>
      <w:marTop w:val="0"/>
      <w:marBottom w:val="0"/>
      <w:divBdr>
        <w:top w:val="none" w:sz="0" w:space="0" w:color="auto"/>
        <w:left w:val="none" w:sz="0" w:space="0" w:color="auto"/>
        <w:bottom w:val="none" w:sz="0" w:space="0" w:color="auto"/>
        <w:right w:val="none" w:sz="0" w:space="0" w:color="auto"/>
      </w:divBdr>
    </w:div>
    <w:div w:id="450125102">
      <w:bodyDiv w:val="1"/>
      <w:marLeft w:val="0"/>
      <w:marRight w:val="0"/>
      <w:marTop w:val="0"/>
      <w:marBottom w:val="0"/>
      <w:divBdr>
        <w:top w:val="none" w:sz="0" w:space="0" w:color="auto"/>
        <w:left w:val="none" w:sz="0" w:space="0" w:color="auto"/>
        <w:bottom w:val="none" w:sz="0" w:space="0" w:color="auto"/>
        <w:right w:val="none" w:sz="0" w:space="0" w:color="auto"/>
      </w:divBdr>
      <w:divsChild>
        <w:div w:id="354158606">
          <w:marLeft w:val="0"/>
          <w:marRight w:val="0"/>
          <w:marTop w:val="0"/>
          <w:marBottom w:val="0"/>
          <w:divBdr>
            <w:top w:val="none" w:sz="0" w:space="0" w:color="auto"/>
            <w:left w:val="none" w:sz="0" w:space="0" w:color="auto"/>
            <w:bottom w:val="none" w:sz="0" w:space="0" w:color="auto"/>
            <w:right w:val="none" w:sz="0" w:space="0" w:color="auto"/>
          </w:divBdr>
          <w:divsChild>
            <w:div w:id="1780292086">
              <w:marLeft w:val="0"/>
              <w:marRight w:val="0"/>
              <w:marTop w:val="0"/>
              <w:marBottom w:val="0"/>
              <w:divBdr>
                <w:top w:val="none" w:sz="0" w:space="0" w:color="auto"/>
                <w:left w:val="none" w:sz="0" w:space="0" w:color="auto"/>
                <w:bottom w:val="none" w:sz="0" w:space="0" w:color="auto"/>
                <w:right w:val="none" w:sz="0" w:space="0" w:color="auto"/>
              </w:divBdr>
              <w:divsChild>
                <w:div w:id="14433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8322">
      <w:bodyDiv w:val="1"/>
      <w:marLeft w:val="0"/>
      <w:marRight w:val="0"/>
      <w:marTop w:val="0"/>
      <w:marBottom w:val="0"/>
      <w:divBdr>
        <w:top w:val="none" w:sz="0" w:space="0" w:color="auto"/>
        <w:left w:val="none" w:sz="0" w:space="0" w:color="auto"/>
        <w:bottom w:val="none" w:sz="0" w:space="0" w:color="auto"/>
        <w:right w:val="none" w:sz="0" w:space="0" w:color="auto"/>
      </w:divBdr>
    </w:div>
    <w:div w:id="461658003">
      <w:bodyDiv w:val="1"/>
      <w:marLeft w:val="0"/>
      <w:marRight w:val="0"/>
      <w:marTop w:val="0"/>
      <w:marBottom w:val="0"/>
      <w:divBdr>
        <w:top w:val="none" w:sz="0" w:space="0" w:color="auto"/>
        <w:left w:val="none" w:sz="0" w:space="0" w:color="auto"/>
        <w:bottom w:val="none" w:sz="0" w:space="0" w:color="auto"/>
        <w:right w:val="none" w:sz="0" w:space="0" w:color="auto"/>
      </w:divBdr>
      <w:divsChild>
        <w:div w:id="1028220265">
          <w:marLeft w:val="0"/>
          <w:marRight w:val="0"/>
          <w:marTop w:val="0"/>
          <w:marBottom w:val="0"/>
          <w:divBdr>
            <w:top w:val="single" w:sz="2" w:space="0" w:color="E3E3E3"/>
            <w:left w:val="single" w:sz="2" w:space="0" w:color="E3E3E3"/>
            <w:bottom w:val="single" w:sz="2" w:space="0" w:color="E3E3E3"/>
            <w:right w:val="single" w:sz="2" w:space="0" w:color="E3E3E3"/>
          </w:divBdr>
          <w:divsChild>
            <w:div w:id="1538617977">
              <w:marLeft w:val="0"/>
              <w:marRight w:val="0"/>
              <w:marTop w:val="100"/>
              <w:marBottom w:val="100"/>
              <w:divBdr>
                <w:top w:val="single" w:sz="2" w:space="0" w:color="E3E3E3"/>
                <w:left w:val="single" w:sz="2" w:space="0" w:color="E3E3E3"/>
                <w:bottom w:val="single" w:sz="2" w:space="0" w:color="E3E3E3"/>
                <w:right w:val="single" w:sz="2" w:space="0" w:color="E3E3E3"/>
              </w:divBdr>
              <w:divsChild>
                <w:div w:id="1435708184">
                  <w:marLeft w:val="0"/>
                  <w:marRight w:val="0"/>
                  <w:marTop w:val="0"/>
                  <w:marBottom w:val="0"/>
                  <w:divBdr>
                    <w:top w:val="single" w:sz="2" w:space="0" w:color="E3E3E3"/>
                    <w:left w:val="single" w:sz="2" w:space="0" w:color="E3E3E3"/>
                    <w:bottom w:val="single" w:sz="2" w:space="0" w:color="E3E3E3"/>
                    <w:right w:val="single" w:sz="2" w:space="0" w:color="E3E3E3"/>
                  </w:divBdr>
                  <w:divsChild>
                    <w:div w:id="1637639044">
                      <w:marLeft w:val="0"/>
                      <w:marRight w:val="0"/>
                      <w:marTop w:val="0"/>
                      <w:marBottom w:val="0"/>
                      <w:divBdr>
                        <w:top w:val="single" w:sz="2" w:space="0" w:color="E3E3E3"/>
                        <w:left w:val="single" w:sz="2" w:space="0" w:color="E3E3E3"/>
                        <w:bottom w:val="single" w:sz="2" w:space="0" w:color="E3E3E3"/>
                        <w:right w:val="single" w:sz="2" w:space="0" w:color="E3E3E3"/>
                      </w:divBdr>
                      <w:divsChild>
                        <w:div w:id="1503428506">
                          <w:marLeft w:val="0"/>
                          <w:marRight w:val="0"/>
                          <w:marTop w:val="0"/>
                          <w:marBottom w:val="0"/>
                          <w:divBdr>
                            <w:top w:val="single" w:sz="2" w:space="0" w:color="E3E3E3"/>
                            <w:left w:val="single" w:sz="2" w:space="0" w:color="E3E3E3"/>
                            <w:bottom w:val="single" w:sz="2" w:space="0" w:color="E3E3E3"/>
                            <w:right w:val="single" w:sz="2" w:space="0" w:color="E3E3E3"/>
                          </w:divBdr>
                          <w:divsChild>
                            <w:div w:id="173499098">
                              <w:marLeft w:val="0"/>
                              <w:marRight w:val="0"/>
                              <w:marTop w:val="0"/>
                              <w:marBottom w:val="0"/>
                              <w:divBdr>
                                <w:top w:val="single" w:sz="2" w:space="0" w:color="E3E3E3"/>
                                <w:left w:val="single" w:sz="2" w:space="0" w:color="E3E3E3"/>
                                <w:bottom w:val="single" w:sz="2" w:space="0" w:color="E3E3E3"/>
                                <w:right w:val="single" w:sz="2" w:space="0" w:color="E3E3E3"/>
                              </w:divBdr>
                              <w:divsChild>
                                <w:div w:id="1220477135">
                                  <w:marLeft w:val="0"/>
                                  <w:marRight w:val="0"/>
                                  <w:marTop w:val="0"/>
                                  <w:marBottom w:val="0"/>
                                  <w:divBdr>
                                    <w:top w:val="single" w:sz="2" w:space="0" w:color="E3E3E3"/>
                                    <w:left w:val="single" w:sz="2" w:space="0" w:color="E3E3E3"/>
                                    <w:bottom w:val="single" w:sz="2" w:space="0" w:color="E3E3E3"/>
                                    <w:right w:val="single" w:sz="2" w:space="0" w:color="E3E3E3"/>
                                  </w:divBdr>
                                  <w:divsChild>
                                    <w:div w:id="1327049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16447316">
          <w:marLeft w:val="0"/>
          <w:marRight w:val="0"/>
          <w:marTop w:val="0"/>
          <w:marBottom w:val="0"/>
          <w:divBdr>
            <w:top w:val="single" w:sz="2" w:space="0" w:color="E3E3E3"/>
            <w:left w:val="single" w:sz="2" w:space="0" w:color="E3E3E3"/>
            <w:bottom w:val="single" w:sz="2" w:space="0" w:color="E3E3E3"/>
            <w:right w:val="single" w:sz="2" w:space="0" w:color="E3E3E3"/>
          </w:divBdr>
          <w:divsChild>
            <w:div w:id="475728846">
              <w:marLeft w:val="0"/>
              <w:marRight w:val="0"/>
              <w:marTop w:val="100"/>
              <w:marBottom w:val="100"/>
              <w:divBdr>
                <w:top w:val="single" w:sz="2" w:space="0" w:color="E3E3E3"/>
                <w:left w:val="single" w:sz="2" w:space="0" w:color="E3E3E3"/>
                <w:bottom w:val="single" w:sz="2" w:space="0" w:color="E3E3E3"/>
                <w:right w:val="single" w:sz="2" w:space="0" w:color="E3E3E3"/>
              </w:divBdr>
              <w:divsChild>
                <w:div w:id="1532454703">
                  <w:marLeft w:val="0"/>
                  <w:marRight w:val="0"/>
                  <w:marTop w:val="0"/>
                  <w:marBottom w:val="0"/>
                  <w:divBdr>
                    <w:top w:val="single" w:sz="2" w:space="0" w:color="E3E3E3"/>
                    <w:left w:val="single" w:sz="2" w:space="0" w:color="E3E3E3"/>
                    <w:bottom w:val="single" w:sz="2" w:space="0" w:color="E3E3E3"/>
                    <w:right w:val="single" w:sz="2" w:space="0" w:color="E3E3E3"/>
                  </w:divBdr>
                  <w:divsChild>
                    <w:div w:id="1759910759">
                      <w:marLeft w:val="0"/>
                      <w:marRight w:val="0"/>
                      <w:marTop w:val="0"/>
                      <w:marBottom w:val="0"/>
                      <w:divBdr>
                        <w:top w:val="single" w:sz="2" w:space="0" w:color="E3E3E3"/>
                        <w:left w:val="single" w:sz="2" w:space="0" w:color="E3E3E3"/>
                        <w:bottom w:val="single" w:sz="2" w:space="0" w:color="E3E3E3"/>
                        <w:right w:val="single" w:sz="2" w:space="0" w:color="E3E3E3"/>
                      </w:divBdr>
                      <w:divsChild>
                        <w:div w:id="1987390023">
                          <w:marLeft w:val="0"/>
                          <w:marRight w:val="0"/>
                          <w:marTop w:val="0"/>
                          <w:marBottom w:val="0"/>
                          <w:divBdr>
                            <w:top w:val="single" w:sz="2" w:space="0" w:color="E3E3E3"/>
                            <w:left w:val="single" w:sz="2" w:space="0" w:color="E3E3E3"/>
                            <w:bottom w:val="single" w:sz="2" w:space="0" w:color="E3E3E3"/>
                            <w:right w:val="single" w:sz="2" w:space="0" w:color="E3E3E3"/>
                          </w:divBdr>
                          <w:divsChild>
                            <w:div w:id="1115441907">
                              <w:marLeft w:val="0"/>
                              <w:marRight w:val="0"/>
                              <w:marTop w:val="0"/>
                              <w:marBottom w:val="0"/>
                              <w:divBdr>
                                <w:top w:val="single" w:sz="2" w:space="0" w:color="E3E3E3"/>
                                <w:left w:val="single" w:sz="2" w:space="0" w:color="E3E3E3"/>
                                <w:bottom w:val="single" w:sz="2" w:space="0" w:color="E3E3E3"/>
                                <w:right w:val="single" w:sz="2" w:space="0" w:color="E3E3E3"/>
                              </w:divBdr>
                              <w:divsChild>
                                <w:div w:id="685398891">
                                  <w:marLeft w:val="0"/>
                                  <w:marRight w:val="0"/>
                                  <w:marTop w:val="0"/>
                                  <w:marBottom w:val="0"/>
                                  <w:divBdr>
                                    <w:top w:val="single" w:sz="2" w:space="0" w:color="E3E3E3"/>
                                    <w:left w:val="single" w:sz="2" w:space="0" w:color="E3E3E3"/>
                                    <w:bottom w:val="single" w:sz="2" w:space="0" w:color="E3E3E3"/>
                                    <w:right w:val="single" w:sz="2" w:space="0" w:color="E3E3E3"/>
                                  </w:divBdr>
                                  <w:divsChild>
                                    <w:div w:id="581376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73526873">
      <w:bodyDiv w:val="1"/>
      <w:marLeft w:val="0"/>
      <w:marRight w:val="0"/>
      <w:marTop w:val="0"/>
      <w:marBottom w:val="0"/>
      <w:divBdr>
        <w:top w:val="none" w:sz="0" w:space="0" w:color="auto"/>
        <w:left w:val="none" w:sz="0" w:space="0" w:color="auto"/>
        <w:bottom w:val="none" w:sz="0" w:space="0" w:color="auto"/>
        <w:right w:val="none" w:sz="0" w:space="0" w:color="auto"/>
      </w:divBdr>
    </w:div>
    <w:div w:id="489756320">
      <w:bodyDiv w:val="1"/>
      <w:marLeft w:val="0"/>
      <w:marRight w:val="0"/>
      <w:marTop w:val="0"/>
      <w:marBottom w:val="0"/>
      <w:divBdr>
        <w:top w:val="none" w:sz="0" w:space="0" w:color="auto"/>
        <w:left w:val="none" w:sz="0" w:space="0" w:color="auto"/>
        <w:bottom w:val="none" w:sz="0" w:space="0" w:color="auto"/>
        <w:right w:val="none" w:sz="0" w:space="0" w:color="auto"/>
      </w:divBdr>
    </w:div>
    <w:div w:id="492374072">
      <w:bodyDiv w:val="1"/>
      <w:marLeft w:val="0"/>
      <w:marRight w:val="0"/>
      <w:marTop w:val="0"/>
      <w:marBottom w:val="0"/>
      <w:divBdr>
        <w:top w:val="none" w:sz="0" w:space="0" w:color="auto"/>
        <w:left w:val="none" w:sz="0" w:space="0" w:color="auto"/>
        <w:bottom w:val="none" w:sz="0" w:space="0" w:color="auto"/>
        <w:right w:val="none" w:sz="0" w:space="0" w:color="auto"/>
      </w:divBdr>
    </w:div>
    <w:div w:id="501093694">
      <w:bodyDiv w:val="1"/>
      <w:marLeft w:val="0"/>
      <w:marRight w:val="0"/>
      <w:marTop w:val="0"/>
      <w:marBottom w:val="0"/>
      <w:divBdr>
        <w:top w:val="none" w:sz="0" w:space="0" w:color="auto"/>
        <w:left w:val="none" w:sz="0" w:space="0" w:color="auto"/>
        <w:bottom w:val="none" w:sz="0" w:space="0" w:color="auto"/>
        <w:right w:val="none" w:sz="0" w:space="0" w:color="auto"/>
      </w:divBdr>
    </w:div>
    <w:div w:id="505634850">
      <w:bodyDiv w:val="1"/>
      <w:marLeft w:val="0"/>
      <w:marRight w:val="0"/>
      <w:marTop w:val="0"/>
      <w:marBottom w:val="0"/>
      <w:divBdr>
        <w:top w:val="none" w:sz="0" w:space="0" w:color="auto"/>
        <w:left w:val="none" w:sz="0" w:space="0" w:color="auto"/>
        <w:bottom w:val="none" w:sz="0" w:space="0" w:color="auto"/>
        <w:right w:val="none" w:sz="0" w:space="0" w:color="auto"/>
      </w:divBdr>
    </w:div>
    <w:div w:id="510724332">
      <w:bodyDiv w:val="1"/>
      <w:marLeft w:val="0"/>
      <w:marRight w:val="0"/>
      <w:marTop w:val="0"/>
      <w:marBottom w:val="0"/>
      <w:divBdr>
        <w:top w:val="none" w:sz="0" w:space="0" w:color="auto"/>
        <w:left w:val="none" w:sz="0" w:space="0" w:color="auto"/>
        <w:bottom w:val="none" w:sz="0" w:space="0" w:color="auto"/>
        <w:right w:val="none" w:sz="0" w:space="0" w:color="auto"/>
      </w:divBdr>
    </w:div>
    <w:div w:id="517888232">
      <w:bodyDiv w:val="1"/>
      <w:marLeft w:val="0"/>
      <w:marRight w:val="0"/>
      <w:marTop w:val="0"/>
      <w:marBottom w:val="0"/>
      <w:divBdr>
        <w:top w:val="none" w:sz="0" w:space="0" w:color="auto"/>
        <w:left w:val="none" w:sz="0" w:space="0" w:color="auto"/>
        <w:bottom w:val="none" w:sz="0" w:space="0" w:color="auto"/>
        <w:right w:val="none" w:sz="0" w:space="0" w:color="auto"/>
      </w:divBdr>
    </w:div>
    <w:div w:id="521170213">
      <w:bodyDiv w:val="1"/>
      <w:marLeft w:val="0"/>
      <w:marRight w:val="0"/>
      <w:marTop w:val="0"/>
      <w:marBottom w:val="0"/>
      <w:divBdr>
        <w:top w:val="none" w:sz="0" w:space="0" w:color="auto"/>
        <w:left w:val="none" w:sz="0" w:space="0" w:color="auto"/>
        <w:bottom w:val="none" w:sz="0" w:space="0" w:color="auto"/>
        <w:right w:val="none" w:sz="0" w:space="0" w:color="auto"/>
      </w:divBdr>
    </w:div>
    <w:div w:id="521358745">
      <w:bodyDiv w:val="1"/>
      <w:marLeft w:val="0"/>
      <w:marRight w:val="0"/>
      <w:marTop w:val="0"/>
      <w:marBottom w:val="0"/>
      <w:divBdr>
        <w:top w:val="none" w:sz="0" w:space="0" w:color="auto"/>
        <w:left w:val="none" w:sz="0" w:space="0" w:color="auto"/>
        <w:bottom w:val="none" w:sz="0" w:space="0" w:color="auto"/>
        <w:right w:val="none" w:sz="0" w:space="0" w:color="auto"/>
      </w:divBdr>
    </w:div>
    <w:div w:id="532034685">
      <w:bodyDiv w:val="1"/>
      <w:marLeft w:val="0"/>
      <w:marRight w:val="0"/>
      <w:marTop w:val="0"/>
      <w:marBottom w:val="0"/>
      <w:divBdr>
        <w:top w:val="none" w:sz="0" w:space="0" w:color="auto"/>
        <w:left w:val="none" w:sz="0" w:space="0" w:color="auto"/>
        <w:bottom w:val="none" w:sz="0" w:space="0" w:color="auto"/>
        <w:right w:val="none" w:sz="0" w:space="0" w:color="auto"/>
      </w:divBdr>
    </w:div>
    <w:div w:id="536429152">
      <w:bodyDiv w:val="1"/>
      <w:marLeft w:val="0"/>
      <w:marRight w:val="0"/>
      <w:marTop w:val="0"/>
      <w:marBottom w:val="0"/>
      <w:divBdr>
        <w:top w:val="none" w:sz="0" w:space="0" w:color="auto"/>
        <w:left w:val="none" w:sz="0" w:space="0" w:color="auto"/>
        <w:bottom w:val="none" w:sz="0" w:space="0" w:color="auto"/>
        <w:right w:val="none" w:sz="0" w:space="0" w:color="auto"/>
      </w:divBdr>
    </w:div>
    <w:div w:id="541137291">
      <w:bodyDiv w:val="1"/>
      <w:marLeft w:val="0"/>
      <w:marRight w:val="0"/>
      <w:marTop w:val="0"/>
      <w:marBottom w:val="0"/>
      <w:divBdr>
        <w:top w:val="none" w:sz="0" w:space="0" w:color="auto"/>
        <w:left w:val="none" w:sz="0" w:space="0" w:color="auto"/>
        <w:bottom w:val="none" w:sz="0" w:space="0" w:color="auto"/>
        <w:right w:val="none" w:sz="0" w:space="0" w:color="auto"/>
      </w:divBdr>
    </w:div>
    <w:div w:id="557253019">
      <w:bodyDiv w:val="1"/>
      <w:marLeft w:val="0"/>
      <w:marRight w:val="0"/>
      <w:marTop w:val="0"/>
      <w:marBottom w:val="0"/>
      <w:divBdr>
        <w:top w:val="none" w:sz="0" w:space="0" w:color="auto"/>
        <w:left w:val="none" w:sz="0" w:space="0" w:color="auto"/>
        <w:bottom w:val="none" w:sz="0" w:space="0" w:color="auto"/>
        <w:right w:val="none" w:sz="0" w:space="0" w:color="auto"/>
      </w:divBdr>
    </w:div>
    <w:div w:id="566503157">
      <w:bodyDiv w:val="1"/>
      <w:marLeft w:val="0"/>
      <w:marRight w:val="0"/>
      <w:marTop w:val="0"/>
      <w:marBottom w:val="0"/>
      <w:divBdr>
        <w:top w:val="none" w:sz="0" w:space="0" w:color="auto"/>
        <w:left w:val="none" w:sz="0" w:space="0" w:color="auto"/>
        <w:bottom w:val="none" w:sz="0" w:space="0" w:color="auto"/>
        <w:right w:val="none" w:sz="0" w:space="0" w:color="auto"/>
      </w:divBdr>
      <w:divsChild>
        <w:div w:id="2098745007">
          <w:marLeft w:val="0"/>
          <w:marRight w:val="0"/>
          <w:marTop w:val="0"/>
          <w:marBottom w:val="0"/>
          <w:divBdr>
            <w:top w:val="none" w:sz="0" w:space="0" w:color="auto"/>
            <w:left w:val="none" w:sz="0" w:space="0" w:color="auto"/>
            <w:bottom w:val="none" w:sz="0" w:space="0" w:color="auto"/>
            <w:right w:val="none" w:sz="0" w:space="0" w:color="auto"/>
          </w:divBdr>
          <w:divsChild>
            <w:div w:id="1640722697">
              <w:marLeft w:val="0"/>
              <w:marRight w:val="0"/>
              <w:marTop w:val="0"/>
              <w:marBottom w:val="0"/>
              <w:divBdr>
                <w:top w:val="none" w:sz="0" w:space="0" w:color="auto"/>
                <w:left w:val="none" w:sz="0" w:space="0" w:color="auto"/>
                <w:bottom w:val="none" w:sz="0" w:space="0" w:color="auto"/>
                <w:right w:val="none" w:sz="0" w:space="0" w:color="auto"/>
              </w:divBdr>
              <w:divsChild>
                <w:div w:id="7123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92228">
      <w:bodyDiv w:val="1"/>
      <w:marLeft w:val="0"/>
      <w:marRight w:val="0"/>
      <w:marTop w:val="0"/>
      <w:marBottom w:val="0"/>
      <w:divBdr>
        <w:top w:val="none" w:sz="0" w:space="0" w:color="auto"/>
        <w:left w:val="none" w:sz="0" w:space="0" w:color="auto"/>
        <w:bottom w:val="none" w:sz="0" w:space="0" w:color="auto"/>
        <w:right w:val="none" w:sz="0" w:space="0" w:color="auto"/>
      </w:divBdr>
    </w:div>
    <w:div w:id="573200309">
      <w:bodyDiv w:val="1"/>
      <w:marLeft w:val="0"/>
      <w:marRight w:val="0"/>
      <w:marTop w:val="0"/>
      <w:marBottom w:val="0"/>
      <w:divBdr>
        <w:top w:val="none" w:sz="0" w:space="0" w:color="auto"/>
        <w:left w:val="none" w:sz="0" w:space="0" w:color="auto"/>
        <w:bottom w:val="none" w:sz="0" w:space="0" w:color="auto"/>
        <w:right w:val="none" w:sz="0" w:space="0" w:color="auto"/>
      </w:divBdr>
    </w:div>
    <w:div w:id="577640141">
      <w:bodyDiv w:val="1"/>
      <w:marLeft w:val="0"/>
      <w:marRight w:val="0"/>
      <w:marTop w:val="0"/>
      <w:marBottom w:val="0"/>
      <w:divBdr>
        <w:top w:val="none" w:sz="0" w:space="0" w:color="auto"/>
        <w:left w:val="none" w:sz="0" w:space="0" w:color="auto"/>
        <w:bottom w:val="none" w:sz="0" w:space="0" w:color="auto"/>
        <w:right w:val="none" w:sz="0" w:space="0" w:color="auto"/>
      </w:divBdr>
    </w:div>
    <w:div w:id="582646586">
      <w:bodyDiv w:val="1"/>
      <w:marLeft w:val="0"/>
      <w:marRight w:val="0"/>
      <w:marTop w:val="0"/>
      <w:marBottom w:val="0"/>
      <w:divBdr>
        <w:top w:val="none" w:sz="0" w:space="0" w:color="auto"/>
        <w:left w:val="none" w:sz="0" w:space="0" w:color="auto"/>
        <w:bottom w:val="none" w:sz="0" w:space="0" w:color="auto"/>
        <w:right w:val="none" w:sz="0" w:space="0" w:color="auto"/>
      </w:divBdr>
    </w:div>
    <w:div w:id="584730139">
      <w:bodyDiv w:val="1"/>
      <w:marLeft w:val="0"/>
      <w:marRight w:val="0"/>
      <w:marTop w:val="0"/>
      <w:marBottom w:val="0"/>
      <w:divBdr>
        <w:top w:val="none" w:sz="0" w:space="0" w:color="auto"/>
        <w:left w:val="none" w:sz="0" w:space="0" w:color="auto"/>
        <w:bottom w:val="none" w:sz="0" w:space="0" w:color="auto"/>
        <w:right w:val="none" w:sz="0" w:space="0" w:color="auto"/>
      </w:divBdr>
    </w:div>
    <w:div w:id="585504348">
      <w:bodyDiv w:val="1"/>
      <w:marLeft w:val="0"/>
      <w:marRight w:val="0"/>
      <w:marTop w:val="0"/>
      <w:marBottom w:val="0"/>
      <w:divBdr>
        <w:top w:val="none" w:sz="0" w:space="0" w:color="auto"/>
        <w:left w:val="none" w:sz="0" w:space="0" w:color="auto"/>
        <w:bottom w:val="none" w:sz="0" w:space="0" w:color="auto"/>
        <w:right w:val="none" w:sz="0" w:space="0" w:color="auto"/>
      </w:divBdr>
    </w:div>
    <w:div w:id="587693983">
      <w:bodyDiv w:val="1"/>
      <w:marLeft w:val="0"/>
      <w:marRight w:val="0"/>
      <w:marTop w:val="0"/>
      <w:marBottom w:val="0"/>
      <w:divBdr>
        <w:top w:val="none" w:sz="0" w:space="0" w:color="auto"/>
        <w:left w:val="none" w:sz="0" w:space="0" w:color="auto"/>
        <w:bottom w:val="none" w:sz="0" w:space="0" w:color="auto"/>
        <w:right w:val="none" w:sz="0" w:space="0" w:color="auto"/>
      </w:divBdr>
    </w:div>
    <w:div w:id="590890771">
      <w:bodyDiv w:val="1"/>
      <w:marLeft w:val="0"/>
      <w:marRight w:val="0"/>
      <w:marTop w:val="0"/>
      <w:marBottom w:val="0"/>
      <w:divBdr>
        <w:top w:val="none" w:sz="0" w:space="0" w:color="auto"/>
        <w:left w:val="none" w:sz="0" w:space="0" w:color="auto"/>
        <w:bottom w:val="none" w:sz="0" w:space="0" w:color="auto"/>
        <w:right w:val="none" w:sz="0" w:space="0" w:color="auto"/>
      </w:divBdr>
    </w:div>
    <w:div w:id="599144048">
      <w:bodyDiv w:val="1"/>
      <w:marLeft w:val="0"/>
      <w:marRight w:val="0"/>
      <w:marTop w:val="0"/>
      <w:marBottom w:val="0"/>
      <w:divBdr>
        <w:top w:val="none" w:sz="0" w:space="0" w:color="auto"/>
        <w:left w:val="none" w:sz="0" w:space="0" w:color="auto"/>
        <w:bottom w:val="none" w:sz="0" w:space="0" w:color="auto"/>
        <w:right w:val="none" w:sz="0" w:space="0" w:color="auto"/>
      </w:divBdr>
    </w:div>
    <w:div w:id="599605255">
      <w:bodyDiv w:val="1"/>
      <w:marLeft w:val="0"/>
      <w:marRight w:val="0"/>
      <w:marTop w:val="0"/>
      <w:marBottom w:val="0"/>
      <w:divBdr>
        <w:top w:val="none" w:sz="0" w:space="0" w:color="auto"/>
        <w:left w:val="none" w:sz="0" w:space="0" w:color="auto"/>
        <w:bottom w:val="none" w:sz="0" w:space="0" w:color="auto"/>
        <w:right w:val="none" w:sz="0" w:space="0" w:color="auto"/>
      </w:divBdr>
    </w:div>
    <w:div w:id="603879861">
      <w:bodyDiv w:val="1"/>
      <w:marLeft w:val="0"/>
      <w:marRight w:val="0"/>
      <w:marTop w:val="0"/>
      <w:marBottom w:val="0"/>
      <w:divBdr>
        <w:top w:val="none" w:sz="0" w:space="0" w:color="auto"/>
        <w:left w:val="none" w:sz="0" w:space="0" w:color="auto"/>
        <w:bottom w:val="none" w:sz="0" w:space="0" w:color="auto"/>
        <w:right w:val="none" w:sz="0" w:space="0" w:color="auto"/>
      </w:divBdr>
    </w:div>
    <w:div w:id="612202264">
      <w:bodyDiv w:val="1"/>
      <w:marLeft w:val="0"/>
      <w:marRight w:val="0"/>
      <w:marTop w:val="0"/>
      <w:marBottom w:val="0"/>
      <w:divBdr>
        <w:top w:val="none" w:sz="0" w:space="0" w:color="auto"/>
        <w:left w:val="none" w:sz="0" w:space="0" w:color="auto"/>
        <w:bottom w:val="none" w:sz="0" w:space="0" w:color="auto"/>
        <w:right w:val="none" w:sz="0" w:space="0" w:color="auto"/>
      </w:divBdr>
    </w:div>
    <w:div w:id="616067249">
      <w:bodyDiv w:val="1"/>
      <w:marLeft w:val="0"/>
      <w:marRight w:val="0"/>
      <w:marTop w:val="0"/>
      <w:marBottom w:val="0"/>
      <w:divBdr>
        <w:top w:val="none" w:sz="0" w:space="0" w:color="auto"/>
        <w:left w:val="none" w:sz="0" w:space="0" w:color="auto"/>
        <w:bottom w:val="none" w:sz="0" w:space="0" w:color="auto"/>
        <w:right w:val="none" w:sz="0" w:space="0" w:color="auto"/>
      </w:divBdr>
    </w:div>
    <w:div w:id="618344721">
      <w:bodyDiv w:val="1"/>
      <w:marLeft w:val="0"/>
      <w:marRight w:val="0"/>
      <w:marTop w:val="0"/>
      <w:marBottom w:val="0"/>
      <w:divBdr>
        <w:top w:val="none" w:sz="0" w:space="0" w:color="auto"/>
        <w:left w:val="none" w:sz="0" w:space="0" w:color="auto"/>
        <w:bottom w:val="none" w:sz="0" w:space="0" w:color="auto"/>
        <w:right w:val="none" w:sz="0" w:space="0" w:color="auto"/>
      </w:divBdr>
    </w:div>
    <w:div w:id="639506616">
      <w:bodyDiv w:val="1"/>
      <w:marLeft w:val="0"/>
      <w:marRight w:val="0"/>
      <w:marTop w:val="0"/>
      <w:marBottom w:val="0"/>
      <w:divBdr>
        <w:top w:val="none" w:sz="0" w:space="0" w:color="auto"/>
        <w:left w:val="none" w:sz="0" w:space="0" w:color="auto"/>
        <w:bottom w:val="none" w:sz="0" w:space="0" w:color="auto"/>
        <w:right w:val="none" w:sz="0" w:space="0" w:color="auto"/>
      </w:divBdr>
    </w:div>
    <w:div w:id="641468006">
      <w:bodyDiv w:val="1"/>
      <w:marLeft w:val="0"/>
      <w:marRight w:val="0"/>
      <w:marTop w:val="0"/>
      <w:marBottom w:val="0"/>
      <w:divBdr>
        <w:top w:val="none" w:sz="0" w:space="0" w:color="auto"/>
        <w:left w:val="none" w:sz="0" w:space="0" w:color="auto"/>
        <w:bottom w:val="none" w:sz="0" w:space="0" w:color="auto"/>
        <w:right w:val="none" w:sz="0" w:space="0" w:color="auto"/>
      </w:divBdr>
    </w:div>
    <w:div w:id="644089904">
      <w:bodyDiv w:val="1"/>
      <w:marLeft w:val="0"/>
      <w:marRight w:val="0"/>
      <w:marTop w:val="0"/>
      <w:marBottom w:val="0"/>
      <w:divBdr>
        <w:top w:val="none" w:sz="0" w:space="0" w:color="auto"/>
        <w:left w:val="none" w:sz="0" w:space="0" w:color="auto"/>
        <w:bottom w:val="none" w:sz="0" w:space="0" w:color="auto"/>
        <w:right w:val="none" w:sz="0" w:space="0" w:color="auto"/>
      </w:divBdr>
    </w:div>
    <w:div w:id="644630426">
      <w:bodyDiv w:val="1"/>
      <w:marLeft w:val="0"/>
      <w:marRight w:val="0"/>
      <w:marTop w:val="0"/>
      <w:marBottom w:val="0"/>
      <w:divBdr>
        <w:top w:val="none" w:sz="0" w:space="0" w:color="auto"/>
        <w:left w:val="none" w:sz="0" w:space="0" w:color="auto"/>
        <w:bottom w:val="none" w:sz="0" w:space="0" w:color="auto"/>
        <w:right w:val="none" w:sz="0" w:space="0" w:color="auto"/>
      </w:divBdr>
    </w:div>
    <w:div w:id="657343371">
      <w:bodyDiv w:val="1"/>
      <w:marLeft w:val="0"/>
      <w:marRight w:val="0"/>
      <w:marTop w:val="0"/>
      <w:marBottom w:val="0"/>
      <w:divBdr>
        <w:top w:val="none" w:sz="0" w:space="0" w:color="auto"/>
        <w:left w:val="none" w:sz="0" w:space="0" w:color="auto"/>
        <w:bottom w:val="none" w:sz="0" w:space="0" w:color="auto"/>
        <w:right w:val="none" w:sz="0" w:space="0" w:color="auto"/>
      </w:divBdr>
      <w:divsChild>
        <w:div w:id="21263459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8197223">
      <w:bodyDiv w:val="1"/>
      <w:marLeft w:val="0"/>
      <w:marRight w:val="0"/>
      <w:marTop w:val="0"/>
      <w:marBottom w:val="0"/>
      <w:divBdr>
        <w:top w:val="none" w:sz="0" w:space="0" w:color="auto"/>
        <w:left w:val="none" w:sz="0" w:space="0" w:color="auto"/>
        <w:bottom w:val="none" w:sz="0" w:space="0" w:color="auto"/>
        <w:right w:val="none" w:sz="0" w:space="0" w:color="auto"/>
      </w:divBdr>
    </w:div>
    <w:div w:id="661347621">
      <w:bodyDiv w:val="1"/>
      <w:marLeft w:val="0"/>
      <w:marRight w:val="0"/>
      <w:marTop w:val="0"/>
      <w:marBottom w:val="0"/>
      <w:divBdr>
        <w:top w:val="none" w:sz="0" w:space="0" w:color="auto"/>
        <w:left w:val="none" w:sz="0" w:space="0" w:color="auto"/>
        <w:bottom w:val="none" w:sz="0" w:space="0" w:color="auto"/>
        <w:right w:val="none" w:sz="0" w:space="0" w:color="auto"/>
      </w:divBdr>
    </w:div>
    <w:div w:id="669790992">
      <w:bodyDiv w:val="1"/>
      <w:marLeft w:val="0"/>
      <w:marRight w:val="0"/>
      <w:marTop w:val="0"/>
      <w:marBottom w:val="0"/>
      <w:divBdr>
        <w:top w:val="none" w:sz="0" w:space="0" w:color="auto"/>
        <w:left w:val="none" w:sz="0" w:space="0" w:color="auto"/>
        <w:bottom w:val="none" w:sz="0" w:space="0" w:color="auto"/>
        <w:right w:val="none" w:sz="0" w:space="0" w:color="auto"/>
      </w:divBdr>
      <w:divsChild>
        <w:div w:id="612249694">
          <w:marLeft w:val="0"/>
          <w:marRight w:val="0"/>
          <w:marTop w:val="0"/>
          <w:marBottom w:val="0"/>
          <w:divBdr>
            <w:top w:val="none" w:sz="0" w:space="0" w:color="auto"/>
            <w:left w:val="none" w:sz="0" w:space="0" w:color="auto"/>
            <w:bottom w:val="none" w:sz="0" w:space="0" w:color="auto"/>
            <w:right w:val="none" w:sz="0" w:space="0" w:color="auto"/>
          </w:divBdr>
          <w:divsChild>
            <w:div w:id="576482573">
              <w:marLeft w:val="0"/>
              <w:marRight w:val="0"/>
              <w:marTop w:val="0"/>
              <w:marBottom w:val="0"/>
              <w:divBdr>
                <w:top w:val="none" w:sz="0" w:space="0" w:color="auto"/>
                <w:left w:val="none" w:sz="0" w:space="0" w:color="auto"/>
                <w:bottom w:val="none" w:sz="0" w:space="0" w:color="auto"/>
                <w:right w:val="none" w:sz="0" w:space="0" w:color="auto"/>
              </w:divBdr>
              <w:divsChild>
                <w:div w:id="698167070">
                  <w:marLeft w:val="0"/>
                  <w:marRight w:val="0"/>
                  <w:marTop w:val="0"/>
                  <w:marBottom w:val="0"/>
                  <w:divBdr>
                    <w:top w:val="none" w:sz="0" w:space="0" w:color="auto"/>
                    <w:left w:val="none" w:sz="0" w:space="0" w:color="auto"/>
                    <w:bottom w:val="none" w:sz="0" w:space="0" w:color="auto"/>
                    <w:right w:val="none" w:sz="0" w:space="0" w:color="auto"/>
                  </w:divBdr>
                  <w:divsChild>
                    <w:div w:id="1172574267">
                      <w:marLeft w:val="0"/>
                      <w:marRight w:val="0"/>
                      <w:marTop w:val="0"/>
                      <w:marBottom w:val="0"/>
                      <w:divBdr>
                        <w:top w:val="none" w:sz="0" w:space="0" w:color="auto"/>
                        <w:left w:val="none" w:sz="0" w:space="0" w:color="auto"/>
                        <w:bottom w:val="none" w:sz="0" w:space="0" w:color="auto"/>
                        <w:right w:val="none" w:sz="0" w:space="0" w:color="auto"/>
                      </w:divBdr>
                      <w:divsChild>
                        <w:div w:id="1726759589">
                          <w:marLeft w:val="0"/>
                          <w:marRight w:val="0"/>
                          <w:marTop w:val="0"/>
                          <w:marBottom w:val="0"/>
                          <w:divBdr>
                            <w:top w:val="none" w:sz="0" w:space="0" w:color="auto"/>
                            <w:left w:val="none" w:sz="0" w:space="0" w:color="auto"/>
                            <w:bottom w:val="none" w:sz="0" w:space="0" w:color="auto"/>
                            <w:right w:val="none" w:sz="0" w:space="0" w:color="auto"/>
                          </w:divBdr>
                          <w:divsChild>
                            <w:div w:id="13368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417203">
      <w:bodyDiv w:val="1"/>
      <w:marLeft w:val="0"/>
      <w:marRight w:val="0"/>
      <w:marTop w:val="0"/>
      <w:marBottom w:val="0"/>
      <w:divBdr>
        <w:top w:val="none" w:sz="0" w:space="0" w:color="auto"/>
        <w:left w:val="none" w:sz="0" w:space="0" w:color="auto"/>
        <w:bottom w:val="none" w:sz="0" w:space="0" w:color="auto"/>
        <w:right w:val="none" w:sz="0" w:space="0" w:color="auto"/>
      </w:divBdr>
    </w:div>
    <w:div w:id="679085946">
      <w:bodyDiv w:val="1"/>
      <w:marLeft w:val="0"/>
      <w:marRight w:val="0"/>
      <w:marTop w:val="0"/>
      <w:marBottom w:val="0"/>
      <w:divBdr>
        <w:top w:val="none" w:sz="0" w:space="0" w:color="auto"/>
        <w:left w:val="none" w:sz="0" w:space="0" w:color="auto"/>
        <w:bottom w:val="none" w:sz="0" w:space="0" w:color="auto"/>
        <w:right w:val="none" w:sz="0" w:space="0" w:color="auto"/>
      </w:divBdr>
    </w:div>
    <w:div w:id="679160558">
      <w:bodyDiv w:val="1"/>
      <w:marLeft w:val="0"/>
      <w:marRight w:val="0"/>
      <w:marTop w:val="0"/>
      <w:marBottom w:val="0"/>
      <w:divBdr>
        <w:top w:val="none" w:sz="0" w:space="0" w:color="auto"/>
        <w:left w:val="none" w:sz="0" w:space="0" w:color="auto"/>
        <w:bottom w:val="none" w:sz="0" w:space="0" w:color="auto"/>
        <w:right w:val="none" w:sz="0" w:space="0" w:color="auto"/>
      </w:divBdr>
    </w:div>
    <w:div w:id="680425784">
      <w:bodyDiv w:val="1"/>
      <w:marLeft w:val="0"/>
      <w:marRight w:val="0"/>
      <w:marTop w:val="0"/>
      <w:marBottom w:val="0"/>
      <w:divBdr>
        <w:top w:val="none" w:sz="0" w:space="0" w:color="auto"/>
        <w:left w:val="none" w:sz="0" w:space="0" w:color="auto"/>
        <w:bottom w:val="none" w:sz="0" w:space="0" w:color="auto"/>
        <w:right w:val="none" w:sz="0" w:space="0" w:color="auto"/>
      </w:divBdr>
    </w:div>
    <w:div w:id="684794243">
      <w:bodyDiv w:val="1"/>
      <w:marLeft w:val="0"/>
      <w:marRight w:val="0"/>
      <w:marTop w:val="0"/>
      <w:marBottom w:val="0"/>
      <w:divBdr>
        <w:top w:val="none" w:sz="0" w:space="0" w:color="auto"/>
        <w:left w:val="none" w:sz="0" w:space="0" w:color="auto"/>
        <w:bottom w:val="none" w:sz="0" w:space="0" w:color="auto"/>
        <w:right w:val="none" w:sz="0" w:space="0" w:color="auto"/>
      </w:divBdr>
    </w:div>
    <w:div w:id="686830699">
      <w:bodyDiv w:val="1"/>
      <w:marLeft w:val="0"/>
      <w:marRight w:val="0"/>
      <w:marTop w:val="0"/>
      <w:marBottom w:val="0"/>
      <w:divBdr>
        <w:top w:val="none" w:sz="0" w:space="0" w:color="auto"/>
        <w:left w:val="none" w:sz="0" w:space="0" w:color="auto"/>
        <w:bottom w:val="none" w:sz="0" w:space="0" w:color="auto"/>
        <w:right w:val="none" w:sz="0" w:space="0" w:color="auto"/>
      </w:divBdr>
    </w:div>
    <w:div w:id="689184162">
      <w:bodyDiv w:val="1"/>
      <w:marLeft w:val="0"/>
      <w:marRight w:val="0"/>
      <w:marTop w:val="0"/>
      <w:marBottom w:val="0"/>
      <w:divBdr>
        <w:top w:val="none" w:sz="0" w:space="0" w:color="auto"/>
        <w:left w:val="none" w:sz="0" w:space="0" w:color="auto"/>
        <w:bottom w:val="none" w:sz="0" w:space="0" w:color="auto"/>
        <w:right w:val="none" w:sz="0" w:space="0" w:color="auto"/>
      </w:divBdr>
    </w:div>
    <w:div w:id="689335528">
      <w:bodyDiv w:val="1"/>
      <w:marLeft w:val="0"/>
      <w:marRight w:val="0"/>
      <w:marTop w:val="0"/>
      <w:marBottom w:val="0"/>
      <w:divBdr>
        <w:top w:val="none" w:sz="0" w:space="0" w:color="auto"/>
        <w:left w:val="none" w:sz="0" w:space="0" w:color="auto"/>
        <w:bottom w:val="none" w:sz="0" w:space="0" w:color="auto"/>
        <w:right w:val="none" w:sz="0" w:space="0" w:color="auto"/>
      </w:divBdr>
      <w:divsChild>
        <w:div w:id="739521547">
          <w:marLeft w:val="0"/>
          <w:marRight w:val="0"/>
          <w:marTop w:val="0"/>
          <w:marBottom w:val="0"/>
          <w:divBdr>
            <w:top w:val="none" w:sz="0" w:space="0" w:color="auto"/>
            <w:left w:val="none" w:sz="0" w:space="0" w:color="auto"/>
            <w:bottom w:val="none" w:sz="0" w:space="0" w:color="auto"/>
            <w:right w:val="none" w:sz="0" w:space="0" w:color="auto"/>
          </w:divBdr>
          <w:divsChild>
            <w:div w:id="318313381">
              <w:marLeft w:val="0"/>
              <w:marRight w:val="0"/>
              <w:marTop w:val="0"/>
              <w:marBottom w:val="0"/>
              <w:divBdr>
                <w:top w:val="none" w:sz="0" w:space="0" w:color="auto"/>
                <w:left w:val="none" w:sz="0" w:space="0" w:color="auto"/>
                <w:bottom w:val="none" w:sz="0" w:space="0" w:color="auto"/>
                <w:right w:val="none" w:sz="0" w:space="0" w:color="auto"/>
              </w:divBdr>
              <w:divsChild>
                <w:div w:id="5566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82031">
      <w:bodyDiv w:val="1"/>
      <w:marLeft w:val="0"/>
      <w:marRight w:val="0"/>
      <w:marTop w:val="0"/>
      <w:marBottom w:val="0"/>
      <w:divBdr>
        <w:top w:val="none" w:sz="0" w:space="0" w:color="auto"/>
        <w:left w:val="none" w:sz="0" w:space="0" w:color="auto"/>
        <w:bottom w:val="none" w:sz="0" w:space="0" w:color="auto"/>
        <w:right w:val="none" w:sz="0" w:space="0" w:color="auto"/>
      </w:divBdr>
    </w:div>
    <w:div w:id="711616927">
      <w:bodyDiv w:val="1"/>
      <w:marLeft w:val="0"/>
      <w:marRight w:val="0"/>
      <w:marTop w:val="0"/>
      <w:marBottom w:val="0"/>
      <w:divBdr>
        <w:top w:val="none" w:sz="0" w:space="0" w:color="auto"/>
        <w:left w:val="none" w:sz="0" w:space="0" w:color="auto"/>
        <w:bottom w:val="none" w:sz="0" w:space="0" w:color="auto"/>
        <w:right w:val="none" w:sz="0" w:space="0" w:color="auto"/>
      </w:divBdr>
    </w:div>
    <w:div w:id="713847063">
      <w:bodyDiv w:val="1"/>
      <w:marLeft w:val="0"/>
      <w:marRight w:val="0"/>
      <w:marTop w:val="0"/>
      <w:marBottom w:val="0"/>
      <w:divBdr>
        <w:top w:val="none" w:sz="0" w:space="0" w:color="auto"/>
        <w:left w:val="none" w:sz="0" w:space="0" w:color="auto"/>
        <w:bottom w:val="none" w:sz="0" w:space="0" w:color="auto"/>
        <w:right w:val="none" w:sz="0" w:space="0" w:color="auto"/>
      </w:divBdr>
    </w:div>
    <w:div w:id="725907512">
      <w:bodyDiv w:val="1"/>
      <w:marLeft w:val="0"/>
      <w:marRight w:val="0"/>
      <w:marTop w:val="0"/>
      <w:marBottom w:val="0"/>
      <w:divBdr>
        <w:top w:val="none" w:sz="0" w:space="0" w:color="auto"/>
        <w:left w:val="none" w:sz="0" w:space="0" w:color="auto"/>
        <w:bottom w:val="none" w:sz="0" w:space="0" w:color="auto"/>
        <w:right w:val="none" w:sz="0" w:space="0" w:color="auto"/>
      </w:divBdr>
    </w:div>
    <w:div w:id="733356257">
      <w:bodyDiv w:val="1"/>
      <w:marLeft w:val="0"/>
      <w:marRight w:val="0"/>
      <w:marTop w:val="0"/>
      <w:marBottom w:val="0"/>
      <w:divBdr>
        <w:top w:val="none" w:sz="0" w:space="0" w:color="auto"/>
        <w:left w:val="none" w:sz="0" w:space="0" w:color="auto"/>
        <w:bottom w:val="none" w:sz="0" w:space="0" w:color="auto"/>
        <w:right w:val="none" w:sz="0" w:space="0" w:color="auto"/>
      </w:divBdr>
    </w:div>
    <w:div w:id="733510653">
      <w:bodyDiv w:val="1"/>
      <w:marLeft w:val="0"/>
      <w:marRight w:val="0"/>
      <w:marTop w:val="0"/>
      <w:marBottom w:val="0"/>
      <w:divBdr>
        <w:top w:val="none" w:sz="0" w:space="0" w:color="auto"/>
        <w:left w:val="none" w:sz="0" w:space="0" w:color="auto"/>
        <w:bottom w:val="none" w:sz="0" w:space="0" w:color="auto"/>
        <w:right w:val="none" w:sz="0" w:space="0" w:color="auto"/>
      </w:divBdr>
    </w:div>
    <w:div w:id="740300293">
      <w:bodyDiv w:val="1"/>
      <w:marLeft w:val="0"/>
      <w:marRight w:val="0"/>
      <w:marTop w:val="0"/>
      <w:marBottom w:val="0"/>
      <w:divBdr>
        <w:top w:val="none" w:sz="0" w:space="0" w:color="auto"/>
        <w:left w:val="none" w:sz="0" w:space="0" w:color="auto"/>
        <w:bottom w:val="none" w:sz="0" w:space="0" w:color="auto"/>
        <w:right w:val="none" w:sz="0" w:space="0" w:color="auto"/>
      </w:divBdr>
    </w:div>
    <w:div w:id="754788438">
      <w:bodyDiv w:val="1"/>
      <w:marLeft w:val="0"/>
      <w:marRight w:val="0"/>
      <w:marTop w:val="0"/>
      <w:marBottom w:val="0"/>
      <w:divBdr>
        <w:top w:val="none" w:sz="0" w:space="0" w:color="auto"/>
        <w:left w:val="none" w:sz="0" w:space="0" w:color="auto"/>
        <w:bottom w:val="none" w:sz="0" w:space="0" w:color="auto"/>
        <w:right w:val="none" w:sz="0" w:space="0" w:color="auto"/>
      </w:divBdr>
    </w:div>
    <w:div w:id="758406014">
      <w:bodyDiv w:val="1"/>
      <w:marLeft w:val="0"/>
      <w:marRight w:val="0"/>
      <w:marTop w:val="0"/>
      <w:marBottom w:val="0"/>
      <w:divBdr>
        <w:top w:val="none" w:sz="0" w:space="0" w:color="auto"/>
        <w:left w:val="none" w:sz="0" w:space="0" w:color="auto"/>
        <w:bottom w:val="none" w:sz="0" w:space="0" w:color="auto"/>
        <w:right w:val="none" w:sz="0" w:space="0" w:color="auto"/>
      </w:divBdr>
    </w:div>
    <w:div w:id="761031701">
      <w:bodyDiv w:val="1"/>
      <w:marLeft w:val="0"/>
      <w:marRight w:val="0"/>
      <w:marTop w:val="0"/>
      <w:marBottom w:val="0"/>
      <w:divBdr>
        <w:top w:val="none" w:sz="0" w:space="0" w:color="auto"/>
        <w:left w:val="none" w:sz="0" w:space="0" w:color="auto"/>
        <w:bottom w:val="none" w:sz="0" w:space="0" w:color="auto"/>
        <w:right w:val="none" w:sz="0" w:space="0" w:color="auto"/>
      </w:divBdr>
    </w:div>
    <w:div w:id="769474103">
      <w:bodyDiv w:val="1"/>
      <w:marLeft w:val="0"/>
      <w:marRight w:val="0"/>
      <w:marTop w:val="0"/>
      <w:marBottom w:val="0"/>
      <w:divBdr>
        <w:top w:val="none" w:sz="0" w:space="0" w:color="auto"/>
        <w:left w:val="none" w:sz="0" w:space="0" w:color="auto"/>
        <w:bottom w:val="none" w:sz="0" w:space="0" w:color="auto"/>
        <w:right w:val="none" w:sz="0" w:space="0" w:color="auto"/>
      </w:divBdr>
    </w:div>
    <w:div w:id="771123443">
      <w:bodyDiv w:val="1"/>
      <w:marLeft w:val="0"/>
      <w:marRight w:val="0"/>
      <w:marTop w:val="0"/>
      <w:marBottom w:val="0"/>
      <w:divBdr>
        <w:top w:val="none" w:sz="0" w:space="0" w:color="auto"/>
        <w:left w:val="none" w:sz="0" w:space="0" w:color="auto"/>
        <w:bottom w:val="none" w:sz="0" w:space="0" w:color="auto"/>
        <w:right w:val="none" w:sz="0" w:space="0" w:color="auto"/>
      </w:divBdr>
    </w:div>
    <w:div w:id="794250052">
      <w:bodyDiv w:val="1"/>
      <w:marLeft w:val="0"/>
      <w:marRight w:val="0"/>
      <w:marTop w:val="0"/>
      <w:marBottom w:val="0"/>
      <w:divBdr>
        <w:top w:val="none" w:sz="0" w:space="0" w:color="auto"/>
        <w:left w:val="none" w:sz="0" w:space="0" w:color="auto"/>
        <w:bottom w:val="none" w:sz="0" w:space="0" w:color="auto"/>
        <w:right w:val="none" w:sz="0" w:space="0" w:color="auto"/>
      </w:divBdr>
    </w:div>
    <w:div w:id="795442920">
      <w:bodyDiv w:val="1"/>
      <w:marLeft w:val="0"/>
      <w:marRight w:val="0"/>
      <w:marTop w:val="0"/>
      <w:marBottom w:val="0"/>
      <w:divBdr>
        <w:top w:val="none" w:sz="0" w:space="0" w:color="auto"/>
        <w:left w:val="none" w:sz="0" w:space="0" w:color="auto"/>
        <w:bottom w:val="none" w:sz="0" w:space="0" w:color="auto"/>
        <w:right w:val="none" w:sz="0" w:space="0" w:color="auto"/>
      </w:divBdr>
    </w:div>
    <w:div w:id="799614163">
      <w:bodyDiv w:val="1"/>
      <w:marLeft w:val="0"/>
      <w:marRight w:val="0"/>
      <w:marTop w:val="0"/>
      <w:marBottom w:val="0"/>
      <w:divBdr>
        <w:top w:val="none" w:sz="0" w:space="0" w:color="auto"/>
        <w:left w:val="none" w:sz="0" w:space="0" w:color="auto"/>
        <w:bottom w:val="none" w:sz="0" w:space="0" w:color="auto"/>
        <w:right w:val="none" w:sz="0" w:space="0" w:color="auto"/>
      </w:divBdr>
    </w:div>
    <w:div w:id="815999644">
      <w:bodyDiv w:val="1"/>
      <w:marLeft w:val="0"/>
      <w:marRight w:val="0"/>
      <w:marTop w:val="0"/>
      <w:marBottom w:val="0"/>
      <w:divBdr>
        <w:top w:val="none" w:sz="0" w:space="0" w:color="auto"/>
        <w:left w:val="none" w:sz="0" w:space="0" w:color="auto"/>
        <w:bottom w:val="none" w:sz="0" w:space="0" w:color="auto"/>
        <w:right w:val="none" w:sz="0" w:space="0" w:color="auto"/>
      </w:divBdr>
    </w:div>
    <w:div w:id="819032894">
      <w:bodyDiv w:val="1"/>
      <w:marLeft w:val="0"/>
      <w:marRight w:val="0"/>
      <w:marTop w:val="0"/>
      <w:marBottom w:val="0"/>
      <w:divBdr>
        <w:top w:val="none" w:sz="0" w:space="0" w:color="auto"/>
        <w:left w:val="none" w:sz="0" w:space="0" w:color="auto"/>
        <w:bottom w:val="none" w:sz="0" w:space="0" w:color="auto"/>
        <w:right w:val="none" w:sz="0" w:space="0" w:color="auto"/>
      </w:divBdr>
    </w:div>
    <w:div w:id="826434614">
      <w:bodyDiv w:val="1"/>
      <w:marLeft w:val="0"/>
      <w:marRight w:val="0"/>
      <w:marTop w:val="0"/>
      <w:marBottom w:val="0"/>
      <w:divBdr>
        <w:top w:val="none" w:sz="0" w:space="0" w:color="auto"/>
        <w:left w:val="none" w:sz="0" w:space="0" w:color="auto"/>
        <w:bottom w:val="none" w:sz="0" w:space="0" w:color="auto"/>
        <w:right w:val="none" w:sz="0" w:space="0" w:color="auto"/>
      </w:divBdr>
    </w:div>
    <w:div w:id="837309572">
      <w:bodyDiv w:val="1"/>
      <w:marLeft w:val="0"/>
      <w:marRight w:val="0"/>
      <w:marTop w:val="0"/>
      <w:marBottom w:val="0"/>
      <w:divBdr>
        <w:top w:val="none" w:sz="0" w:space="0" w:color="auto"/>
        <w:left w:val="none" w:sz="0" w:space="0" w:color="auto"/>
        <w:bottom w:val="none" w:sz="0" w:space="0" w:color="auto"/>
        <w:right w:val="none" w:sz="0" w:space="0" w:color="auto"/>
      </w:divBdr>
      <w:divsChild>
        <w:div w:id="1623540388">
          <w:marLeft w:val="0"/>
          <w:marRight w:val="0"/>
          <w:marTop w:val="0"/>
          <w:marBottom w:val="0"/>
          <w:divBdr>
            <w:top w:val="none" w:sz="0" w:space="0" w:color="auto"/>
            <w:left w:val="none" w:sz="0" w:space="0" w:color="auto"/>
            <w:bottom w:val="none" w:sz="0" w:space="0" w:color="auto"/>
            <w:right w:val="none" w:sz="0" w:space="0" w:color="auto"/>
          </w:divBdr>
          <w:divsChild>
            <w:div w:id="2129011560">
              <w:marLeft w:val="0"/>
              <w:marRight w:val="0"/>
              <w:marTop w:val="0"/>
              <w:marBottom w:val="0"/>
              <w:divBdr>
                <w:top w:val="none" w:sz="0" w:space="0" w:color="auto"/>
                <w:left w:val="none" w:sz="0" w:space="0" w:color="auto"/>
                <w:bottom w:val="none" w:sz="0" w:space="0" w:color="auto"/>
                <w:right w:val="none" w:sz="0" w:space="0" w:color="auto"/>
              </w:divBdr>
              <w:divsChild>
                <w:div w:id="7531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2314">
      <w:bodyDiv w:val="1"/>
      <w:marLeft w:val="0"/>
      <w:marRight w:val="0"/>
      <w:marTop w:val="0"/>
      <w:marBottom w:val="0"/>
      <w:divBdr>
        <w:top w:val="none" w:sz="0" w:space="0" w:color="auto"/>
        <w:left w:val="none" w:sz="0" w:space="0" w:color="auto"/>
        <w:bottom w:val="none" w:sz="0" w:space="0" w:color="auto"/>
        <w:right w:val="none" w:sz="0" w:space="0" w:color="auto"/>
      </w:divBdr>
    </w:div>
    <w:div w:id="862279067">
      <w:bodyDiv w:val="1"/>
      <w:marLeft w:val="0"/>
      <w:marRight w:val="0"/>
      <w:marTop w:val="0"/>
      <w:marBottom w:val="0"/>
      <w:divBdr>
        <w:top w:val="none" w:sz="0" w:space="0" w:color="auto"/>
        <w:left w:val="none" w:sz="0" w:space="0" w:color="auto"/>
        <w:bottom w:val="none" w:sz="0" w:space="0" w:color="auto"/>
        <w:right w:val="none" w:sz="0" w:space="0" w:color="auto"/>
      </w:divBdr>
    </w:div>
    <w:div w:id="871303605">
      <w:bodyDiv w:val="1"/>
      <w:marLeft w:val="0"/>
      <w:marRight w:val="0"/>
      <w:marTop w:val="0"/>
      <w:marBottom w:val="0"/>
      <w:divBdr>
        <w:top w:val="none" w:sz="0" w:space="0" w:color="auto"/>
        <w:left w:val="none" w:sz="0" w:space="0" w:color="auto"/>
        <w:bottom w:val="none" w:sz="0" w:space="0" w:color="auto"/>
        <w:right w:val="none" w:sz="0" w:space="0" w:color="auto"/>
      </w:divBdr>
    </w:div>
    <w:div w:id="873231298">
      <w:bodyDiv w:val="1"/>
      <w:marLeft w:val="0"/>
      <w:marRight w:val="0"/>
      <w:marTop w:val="0"/>
      <w:marBottom w:val="0"/>
      <w:divBdr>
        <w:top w:val="none" w:sz="0" w:space="0" w:color="auto"/>
        <w:left w:val="none" w:sz="0" w:space="0" w:color="auto"/>
        <w:bottom w:val="none" w:sz="0" w:space="0" w:color="auto"/>
        <w:right w:val="none" w:sz="0" w:space="0" w:color="auto"/>
      </w:divBdr>
    </w:div>
    <w:div w:id="876546558">
      <w:bodyDiv w:val="1"/>
      <w:marLeft w:val="0"/>
      <w:marRight w:val="0"/>
      <w:marTop w:val="0"/>
      <w:marBottom w:val="0"/>
      <w:divBdr>
        <w:top w:val="none" w:sz="0" w:space="0" w:color="auto"/>
        <w:left w:val="none" w:sz="0" w:space="0" w:color="auto"/>
        <w:bottom w:val="none" w:sz="0" w:space="0" w:color="auto"/>
        <w:right w:val="none" w:sz="0" w:space="0" w:color="auto"/>
      </w:divBdr>
    </w:div>
    <w:div w:id="886641759">
      <w:bodyDiv w:val="1"/>
      <w:marLeft w:val="0"/>
      <w:marRight w:val="0"/>
      <w:marTop w:val="0"/>
      <w:marBottom w:val="0"/>
      <w:divBdr>
        <w:top w:val="none" w:sz="0" w:space="0" w:color="auto"/>
        <w:left w:val="none" w:sz="0" w:space="0" w:color="auto"/>
        <w:bottom w:val="none" w:sz="0" w:space="0" w:color="auto"/>
        <w:right w:val="none" w:sz="0" w:space="0" w:color="auto"/>
      </w:divBdr>
    </w:div>
    <w:div w:id="887495737">
      <w:bodyDiv w:val="1"/>
      <w:marLeft w:val="0"/>
      <w:marRight w:val="0"/>
      <w:marTop w:val="0"/>
      <w:marBottom w:val="0"/>
      <w:divBdr>
        <w:top w:val="none" w:sz="0" w:space="0" w:color="auto"/>
        <w:left w:val="none" w:sz="0" w:space="0" w:color="auto"/>
        <w:bottom w:val="none" w:sz="0" w:space="0" w:color="auto"/>
        <w:right w:val="none" w:sz="0" w:space="0" w:color="auto"/>
      </w:divBdr>
    </w:div>
    <w:div w:id="892929390">
      <w:bodyDiv w:val="1"/>
      <w:marLeft w:val="0"/>
      <w:marRight w:val="0"/>
      <w:marTop w:val="0"/>
      <w:marBottom w:val="0"/>
      <w:divBdr>
        <w:top w:val="none" w:sz="0" w:space="0" w:color="auto"/>
        <w:left w:val="none" w:sz="0" w:space="0" w:color="auto"/>
        <w:bottom w:val="none" w:sz="0" w:space="0" w:color="auto"/>
        <w:right w:val="none" w:sz="0" w:space="0" w:color="auto"/>
      </w:divBdr>
    </w:div>
    <w:div w:id="894466272">
      <w:bodyDiv w:val="1"/>
      <w:marLeft w:val="0"/>
      <w:marRight w:val="0"/>
      <w:marTop w:val="0"/>
      <w:marBottom w:val="0"/>
      <w:divBdr>
        <w:top w:val="none" w:sz="0" w:space="0" w:color="auto"/>
        <w:left w:val="none" w:sz="0" w:space="0" w:color="auto"/>
        <w:bottom w:val="none" w:sz="0" w:space="0" w:color="auto"/>
        <w:right w:val="none" w:sz="0" w:space="0" w:color="auto"/>
      </w:divBdr>
    </w:div>
    <w:div w:id="894926315">
      <w:bodyDiv w:val="1"/>
      <w:marLeft w:val="0"/>
      <w:marRight w:val="0"/>
      <w:marTop w:val="0"/>
      <w:marBottom w:val="0"/>
      <w:divBdr>
        <w:top w:val="none" w:sz="0" w:space="0" w:color="auto"/>
        <w:left w:val="none" w:sz="0" w:space="0" w:color="auto"/>
        <w:bottom w:val="none" w:sz="0" w:space="0" w:color="auto"/>
        <w:right w:val="none" w:sz="0" w:space="0" w:color="auto"/>
      </w:divBdr>
    </w:div>
    <w:div w:id="897939791">
      <w:bodyDiv w:val="1"/>
      <w:marLeft w:val="0"/>
      <w:marRight w:val="0"/>
      <w:marTop w:val="0"/>
      <w:marBottom w:val="0"/>
      <w:divBdr>
        <w:top w:val="none" w:sz="0" w:space="0" w:color="auto"/>
        <w:left w:val="none" w:sz="0" w:space="0" w:color="auto"/>
        <w:bottom w:val="none" w:sz="0" w:space="0" w:color="auto"/>
        <w:right w:val="none" w:sz="0" w:space="0" w:color="auto"/>
      </w:divBdr>
    </w:div>
    <w:div w:id="903101667">
      <w:bodyDiv w:val="1"/>
      <w:marLeft w:val="0"/>
      <w:marRight w:val="0"/>
      <w:marTop w:val="0"/>
      <w:marBottom w:val="0"/>
      <w:divBdr>
        <w:top w:val="none" w:sz="0" w:space="0" w:color="auto"/>
        <w:left w:val="none" w:sz="0" w:space="0" w:color="auto"/>
        <w:bottom w:val="none" w:sz="0" w:space="0" w:color="auto"/>
        <w:right w:val="none" w:sz="0" w:space="0" w:color="auto"/>
      </w:divBdr>
    </w:div>
    <w:div w:id="907109842">
      <w:bodyDiv w:val="1"/>
      <w:marLeft w:val="0"/>
      <w:marRight w:val="0"/>
      <w:marTop w:val="0"/>
      <w:marBottom w:val="0"/>
      <w:divBdr>
        <w:top w:val="none" w:sz="0" w:space="0" w:color="auto"/>
        <w:left w:val="none" w:sz="0" w:space="0" w:color="auto"/>
        <w:bottom w:val="none" w:sz="0" w:space="0" w:color="auto"/>
        <w:right w:val="none" w:sz="0" w:space="0" w:color="auto"/>
      </w:divBdr>
    </w:div>
    <w:div w:id="907114134">
      <w:bodyDiv w:val="1"/>
      <w:marLeft w:val="0"/>
      <w:marRight w:val="0"/>
      <w:marTop w:val="0"/>
      <w:marBottom w:val="0"/>
      <w:divBdr>
        <w:top w:val="none" w:sz="0" w:space="0" w:color="auto"/>
        <w:left w:val="none" w:sz="0" w:space="0" w:color="auto"/>
        <w:bottom w:val="none" w:sz="0" w:space="0" w:color="auto"/>
        <w:right w:val="none" w:sz="0" w:space="0" w:color="auto"/>
      </w:divBdr>
    </w:div>
    <w:div w:id="909967811">
      <w:bodyDiv w:val="1"/>
      <w:marLeft w:val="0"/>
      <w:marRight w:val="0"/>
      <w:marTop w:val="0"/>
      <w:marBottom w:val="0"/>
      <w:divBdr>
        <w:top w:val="none" w:sz="0" w:space="0" w:color="auto"/>
        <w:left w:val="none" w:sz="0" w:space="0" w:color="auto"/>
        <w:bottom w:val="none" w:sz="0" w:space="0" w:color="auto"/>
        <w:right w:val="none" w:sz="0" w:space="0" w:color="auto"/>
      </w:divBdr>
    </w:div>
    <w:div w:id="912005099">
      <w:bodyDiv w:val="1"/>
      <w:marLeft w:val="0"/>
      <w:marRight w:val="0"/>
      <w:marTop w:val="0"/>
      <w:marBottom w:val="0"/>
      <w:divBdr>
        <w:top w:val="none" w:sz="0" w:space="0" w:color="auto"/>
        <w:left w:val="none" w:sz="0" w:space="0" w:color="auto"/>
        <w:bottom w:val="none" w:sz="0" w:space="0" w:color="auto"/>
        <w:right w:val="none" w:sz="0" w:space="0" w:color="auto"/>
      </w:divBdr>
    </w:div>
    <w:div w:id="916131075">
      <w:bodyDiv w:val="1"/>
      <w:marLeft w:val="0"/>
      <w:marRight w:val="0"/>
      <w:marTop w:val="0"/>
      <w:marBottom w:val="0"/>
      <w:divBdr>
        <w:top w:val="none" w:sz="0" w:space="0" w:color="auto"/>
        <w:left w:val="none" w:sz="0" w:space="0" w:color="auto"/>
        <w:bottom w:val="none" w:sz="0" w:space="0" w:color="auto"/>
        <w:right w:val="none" w:sz="0" w:space="0" w:color="auto"/>
      </w:divBdr>
    </w:div>
    <w:div w:id="933587440">
      <w:bodyDiv w:val="1"/>
      <w:marLeft w:val="0"/>
      <w:marRight w:val="0"/>
      <w:marTop w:val="0"/>
      <w:marBottom w:val="0"/>
      <w:divBdr>
        <w:top w:val="none" w:sz="0" w:space="0" w:color="auto"/>
        <w:left w:val="none" w:sz="0" w:space="0" w:color="auto"/>
        <w:bottom w:val="none" w:sz="0" w:space="0" w:color="auto"/>
        <w:right w:val="none" w:sz="0" w:space="0" w:color="auto"/>
      </w:divBdr>
    </w:div>
    <w:div w:id="937250583">
      <w:bodyDiv w:val="1"/>
      <w:marLeft w:val="0"/>
      <w:marRight w:val="0"/>
      <w:marTop w:val="0"/>
      <w:marBottom w:val="0"/>
      <w:divBdr>
        <w:top w:val="none" w:sz="0" w:space="0" w:color="auto"/>
        <w:left w:val="none" w:sz="0" w:space="0" w:color="auto"/>
        <w:bottom w:val="none" w:sz="0" w:space="0" w:color="auto"/>
        <w:right w:val="none" w:sz="0" w:space="0" w:color="auto"/>
      </w:divBdr>
    </w:div>
    <w:div w:id="944768800">
      <w:bodyDiv w:val="1"/>
      <w:marLeft w:val="0"/>
      <w:marRight w:val="0"/>
      <w:marTop w:val="0"/>
      <w:marBottom w:val="0"/>
      <w:divBdr>
        <w:top w:val="none" w:sz="0" w:space="0" w:color="auto"/>
        <w:left w:val="none" w:sz="0" w:space="0" w:color="auto"/>
        <w:bottom w:val="none" w:sz="0" w:space="0" w:color="auto"/>
        <w:right w:val="none" w:sz="0" w:space="0" w:color="auto"/>
      </w:divBdr>
    </w:div>
    <w:div w:id="945045005">
      <w:bodyDiv w:val="1"/>
      <w:marLeft w:val="0"/>
      <w:marRight w:val="0"/>
      <w:marTop w:val="0"/>
      <w:marBottom w:val="0"/>
      <w:divBdr>
        <w:top w:val="none" w:sz="0" w:space="0" w:color="auto"/>
        <w:left w:val="none" w:sz="0" w:space="0" w:color="auto"/>
        <w:bottom w:val="none" w:sz="0" w:space="0" w:color="auto"/>
        <w:right w:val="none" w:sz="0" w:space="0" w:color="auto"/>
      </w:divBdr>
    </w:div>
    <w:div w:id="950473285">
      <w:bodyDiv w:val="1"/>
      <w:marLeft w:val="0"/>
      <w:marRight w:val="0"/>
      <w:marTop w:val="0"/>
      <w:marBottom w:val="0"/>
      <w:divBdr>
        <w:top w:val="none" w:sz="0" w:space="0" w:color="auto"/>
        <w:left w:val="none" w:sz="0" w:space="0" w:color="auto"/>
        <w:bottom w:val="none" w:sz="0" w:space="0" w:color="auto"/>
        <w:right w:val="none" w:sz="0" w:space="0" w:color="auto"/>
      </w:divBdr>
    </w:div>
    <w:div w:id="959071538">
      <w:bodyDiv w:val="1"/>
      <w:marLeft w:val="0"/>
      <w:marRight w:val="0"/>
      <w:marTop w:val="0"/>
      <w:marBottom w:val="0"/>
      <w:divBdr>
        <w:top w:val="none" w:sz="0" w:space="0" w:color="auto"/>
        <w:left w:val="none" w:sz="0" w:space="0" w:color="auto"/>
        <w:bottom w:val="none" w:sz="0" w:space="0" w:color="auto"/>
        <w:right w:val="none" w:sz="0" w:space="0" w:color="auto"/>
      </w:divBdr>
    </w:div>
    <w:div w:id="965697299">
      <w:bodyDiv w:val="1"/>
      <w:marLeft w:val="0"/>
      <w:marRight w:val="0"/>
      <w:marTop w:val="0"/>
      <w:marBottom w:val="0"/>
      <w:divBdr>
        <w:top w:val="none" w:sz="0" w:space="0" w:color="auto"/>
        <w:left w:val="none" w:sz="0" w:space="0" w:color="auto"/>
        <w:bottom w:val="none" w:sz="0" w:space="0" w:color="auto"/>
        <w:right w:val="none" w:sz="0" w:space="0" w:color="auto"/>
      </w:divBdr>
    </w:div>
    <w:div w:id="967055292">
      <w:bodyDiv w:val="1"/>
      <w:marLeft w:val="0"/>
      <w:marRight w:val="0"/>
      <w:marTop w:val="0"/>
      <w:marBottom w:val="0"/>
      <w:divBdr>
        <w:top w:val="none" w:sz="0" w:space="0" w:color="auto"/>
        <w:left w:val="none" w:sz="0" w:space="0" w:color="auto"/>
        <w:bottom w:val="none" w:sz="0" w:space="0" w:color="auto"/>
        <w:right w:val="none" w:sz="0" w:space="0" w:color="auto"/>
      </w:divBdr>
    </w:div>
    <w:div w:id="992947186">
      <w:bodyDiv w:val="1"/>
      <w:marLeft w:val="0"/>
      <w:marRight w:val="0"/>
      <w:marTop w:val="0"/>
      <w:marBottom w:val="0"/>
      <w:divBdr>
        <w:top w:val="none" w:sz="0" w:space="0" w:color="auto"/>
        <w:left w:val="none" w:sz="0" w:space="0" w:color="auto"/>
        <w:bottom w:val="none" w:sz="0" w:space="0" w:color="auto"/>
        <w:right w:val="none" w:sz="0" w:space="0" w:color="auto"/>
      </w:divBdr>
    </w:div>
    <w:div w:id="993025992">
      <w:bodyDiv w:val="1"/>
      <w:marLeft w:val="0"/>
      <w:marRight w:val="0"/>
      <w:marTop w:val="0"/>
      <w:marBottom w:val="0"/>
      <w:divBdr>
        <w:top w:val="none" w:sz="0" w:space="0" w:color="auto"/>
        <w:left w:val="none" w:sz="0" w:space="0" w:color="auto"/>
        <w:bottom w:val="none" w:sz="0" w:space="0" w:color="auto"/>
        <w:right w:val="none" w:sz="0" w:space="0" w:color="auto"/>
      </w:divBdr>
    </w:div>
    <w:div w:id="1001159521">
      <w:bodyDiv w:val="1"/>
      <w:marLeft w:val="0"/>
      <w:marRight w:val="0"/>
      <w:marTop w:val="0"/>
      <w:marBottom w:val="0"/>
      <w:divBdr>
        <w:top w:val="none" w:sz="0" w:space="0" w:color="auto"/>
        <w:left w:val="none" w:sz="0" w:space="0" w:color="auto"/>
        <w:bottom w:val="none" w:sz="0" w:space="0" w:color="auto"/>
        <w:right w:val="none" w:sz="0" w:space="0" w:color="auto"/>
      </w:divBdr>
    </w:div>
    <w:div w:id="1005546830">
      <w:bodyDiv w:val="1"/>
      <w:marLeft w:val="0"/>
      <w:marRight w:val="0"/>
      <w:marTop w:val="0"/>
      <w:marBottom w:val="0"/>
      <w:divBdr>
        <w:top w:val="none" w:sz="0" w:space="0" w:color="auto"/>
        <w:left w:val="none" w:sz="0" w:space="0" w:color="auto"/>
        <w:bottom w:val="none" w:sz="0" w:space="0" w:color="auto"/>
        <w:right w:val="none" w:sz="0" w:space="0" w:color="auto"/>
      </w:divBdr>
    </w:div>
    <w:div w:id="1015421635">
      <w:bodyDiv w:val="1"/>
      <w:marLeft w:val="0"/>
      <w:marRight w:val="0"/>
      <w:marTop w:val="0"/>
      <w:marBottom w:val="0"/>
      <w:divBdr>
        <w:top w:val="none" w:sz="0" w:space="0" w:color="auto"/>
        <w:left w:val="none" w:sz="0" w:space="0" w:color="auto"/>
        <w:bottom w:val="none" w:sz="0" w:space="0" w:color="auto"/>
        <w:right w:val="none" w:sz="0" w:space="0" w:color="auto"/>
      </w:divBdr>
    </w:div>
    <w:div w:id="1027290534">
      <w:bodyDiv w:val="1"/>
      <w:marLeft w:val="0"/>
      <w:marRight w:val="0"/>
      <w:marTop w:val="0"/>
      <w:marBottom w:val="0"/>
      <w:divBdr>
        <w:top w:val="none" w:sz="0" w:space="0" w:color="auto"/>
        <w:left w:val="none" w:sz="0" w:space="0" w:color="auto"/>
        <w:bottom w:val="none" w:sz="0" w:space="0" w:color="auto"/>
        <w:right w:val="none" w:sz="0" w:space="0" w:color="auto"/>
      </w:divBdr>
    </w:div>
    <w:div w:id="1031420075">
      <w:bodyDiv w:val="1"/>
      <w:marLeft w:val="0"/>
      <w:marRight w:val="0"/>
      <w:marTop w:val="0"/>
      <w:marBottom w:val="0"/>
      <w:divBdr>
        <w:top w:val="none" w:sz="0" w:space="0" w:color="auto"/>
        <w:left w:val="none" w:sz="0" w:space="0" w:color="auto"/>
        <w:bottom w:val="none" w:sz="0" w:space="0" w:color="auto"/>
        <w:right w:val="none" w:sz="0" w:space="0" w:color="auto"/>
      </w:divBdr>
    </w:div>
    <w:div w:id="1033308158">
      <w:bodyDiv w:val="1"/>
      <w:marLeft w:val="0"/>
      <w:marRight w:val="0"/>
      <w:marTop w:val="0"/>
      <w:marBottom w:val="0"/>
      <w:divBdr>
        <w:top w:val="none" w:sz="0" w:space="0" w:color="auto"/>
        <w:left w:val="none" w:sz="0" w:space="0" w:color="auto"/>
        <w:bottom w:val="none" w:sz="0" w:space="0" w:color="auto"/>
        <w:right w:val="none" w:sz="0" w:space="0" w:color="auto"/>
      </w:divBdr>
    </w:div>
    <w:div w:id="1038117394">
      <w:bodyDiv w:val="1"/>
      <w:marLeft w:val="0"/>
      <w:marRight w:val="0"/>
      <w:marTop w:val="0"/>
      <w:marBottom w:val="0"/>
      <w:divBdr>
        <w:top w:val="none" w:sz="0" w:space="0" w:color="auto"/>
        <w:left w:val="none" w:sz="0" w:space="0" w:color="auto"/>
        <w:bottom w:val="none" w:sz="0" w:space="0" w:color="auto"/>
        <w:right w:val="none" w:sz="0" w:space="0" w:color="auto"/>
      </w:divBdr>
    </w:div>
    <w:div w:id="1047024155">
      <w:bodyDiv w:val="1"/>
      <w:marLeft w:val="0"/>
      <w:marRight w:val="0"/>
      <w:marTop w:val="0"/>
      <w:marBottom w:val="0"/>
      <w:divBdr>
        <w:top w:val="none" w:sz="0" w:space="0" w:color="auto"/>
        <w:left w:val="none" w:sz="0" w:space="0" w:color="auto"/>
        <w:bottom w:val="none" w:sz="0" w:space="0" w:color="auto"/>
        <w:right w:val="none" w:sz="0" w:space="0" w:color="auto"/>
      </w:divBdr>
    </w:div>
    <w:div w:id="1047485724">
      <w:bodyDiv w:val="1"/>
      <w:marLeft w:val="0"/>
      <w:marRight w:val="0"/>
      <w:marTop w:val="0"/>
      <w:marBottom w:val="0"/>
      <w:divBdr>
        <w:top w:val="none" w:sz="0" w:space="0" w:color="auto"/>
        <w:left w:val="none" w:sz="0" w:space="0" w:color="auto"/>
        <w:bottom w:val="none" w:sz="0" w:space="0" w:color="auto"/>
        <w:right w:val="none" w:sz="0" w:space="0" w:color="auto"/>
      </w:divBdr>
    </w:div>
    <w:div w:id="1047530432">
      <w:bodyDiv w:val="1"/>
      <w:marLeft w:val="0"/>
      <w:marRight w:val="0"/>
      <w:marTop w:val="0"/>
      <w:marBottom w:val="0"/>
      <w:divBdr>
        <w:top w:val="none" w:sz="0" w:space="0" w:color="auto"/>
        <w:left w:val="none" w:sz="0" w:space="0" w:color="auto"/>
        <w:bottom w:val="none" w:sz="0" w:space="0" w:color="auto"/>
        <w:right w:val="none" w:sz="0" w:space="0" w:color="auto"/>
      </w:divBdr>
    </w:div>
    <w:div w:id="1055277786">
      <w:bodyDiv w:val="1"/>
      <w:marLeft w:val="0"/>
      <w:marRight w:val="0"/>
      <w:marTop w:val="0"/>
      <w:marBottom w:val="0"/>
      <w:divBdr>
        <w:top w:val="none" w:sz="0" w:space="0" w:color="auto"/>
        <w:left w:val="none" w:sz="0" w:space="0" w:color="auto"/>
        <w:bottom w:val="none" w:sz="0" w:space="0" w:color="auto"/>
        <w:right w:val="none" w:sz="0" w:space="0" w:color="auto"/>
      </w:divBdr>
    </w:div>
    <w:div w:id="1056394763">
      <w:bodyDiv w:val="1"/>
      <w:marLeft w:val="0"/>
      <w:marRight w:val="0"/>
      <w:marTop w:val="0"/>
      <w:marBottom w:val="0"/>
      <w:divBdr>
        <w:top w:val="none" w:sz="0" w:space="0" w:color="auto"/>
        <w:left w:val="none" w:sz="0" w:space="0" w:color="auto"/>
        <w:bottom w:val="none" w:sz="0" w:space="0" w:color="auto"/>
        <w:right w:val="none" w:sz="0" w:space="0" w:color="auto"/>
      </w:divBdr>
    </w:div>
    <w:div w:id="1058438581">
      <w:bodyDiv w:val="1"/>
      <w:marLeft w:val="0"/>
      <w:marRight w:val="0"/>
      <w:marTop w:val="0"/>
      <w:marBottom w:val="0"/>
      <w:divBdr>
        <w:top w:val="none" w:sz="0" w:space="0" w:color="auto"/>
        <w:left w:val="none" w:sz="0" w:space="0" w:color="auto"/>
        <w:bottom w:val="none" w:sz="0" w:space="0" w:color="auto"/>
        <w:right w:val="none" w:sz="0" w:space="0" w:color="auto"/>
      </w:divBdr>
    </w:div>
    <w:div w:id="1065181107">
      <w:bodyDiv w:val="1"/>
      <w:marLeft w:val="0"/>
      <w:marRight w:val="0"/>
      <w:marTop w:val="0"/>
      <w:marBottom w:val="0"/>
      <w:divBdr>
        <w:top w:val="none" w:sz="0" w:space="0" w:color="auto"/>
        <w:left w:val="none" w:sz="0" w:space="0" w:color="auto"/>
        <w:bottom w:val="none" w:sz="0" w:space="0" w:color="auto"/>
        <w:right w:val="none" w:sz="0" w:space="0" w:color="auto"/>
      </w:divBdr>
    </w:div>
    <w:div w:id="1077164813">
      <w:bodyDiv w:val="1"/>
      <w:marLeft w:val="0"/>
      <w:marRight w:val="0"/>
      <w:marTop w:val="0"/>
      <w:marBottom w:val="0"/>
      <w:divBdr>
        <w:top w:val="none" w:sz="0" w:space="0" w:color="auto"/>
        <w:left w:val="none" w:sz="0" w:space="0" w:color="auto"/>
        <w:bottom w:val="none" w:sz="0" w:space="0" w:color="auto"/>
        <w:right w:val="none" w:sz="0" w:space="0" w:color="auto"/>
      </w:divBdr>
    </w:div>
    <w:div w:id="1078402999">
      <w:bodyDiv w:val="1"/>
      <w:marLeft w:val="0"/>
      <w:marRight w:val="0"/>
      <w:marTop w:val="0"/>
      <w:marBottom w:val="0"/>
      <w:divBdr>
        <w:top w:val="none" w:sz="0" w:space="0" w:color="auto"/>
        <w:left w:val="none" w:sz="0" w:space="0" w:color="auto"/>
        <w:bottom w:val="none" w:sz="0" w:space="0" w:color="auto"/>
        <w:right w:val="none" w:sz="0" w:space="0" w:color="auto"/>
      </w:divBdr>
    </w:div>
    <w:div w:id="1079600279">
      <w:bodyDiv w:val="1"/>
      <w:marLeft w:val="0"/>
      <w:marRight w:val="0"/>
      <w:marTop w:val="0"/>
      <w:marBottom w:val="0"/>
      <w:divBdr>
        <w:top w:val="none" w:sz="0" w:space="0" w:color="auto"/>
        <w:left w:val="none" w:sz="0" w:space="0" w:color="auto"/>
        <w:bottom w:val="none" w:sz="0" w:space="0" w:color="auto"/>
        <w:right w:val="none" w:sz="0" w:space="0" w:color="auto"/>
      </w:divBdr>
    </w:div>
    <w:div w:id="1080561136">
      <w:bodyDiv w:val="1"/>
      <w:marLeft w:val="0"/>
      <w:marRight w:val="0"/>
      <w:marTop w:val="0"/>
      <w:marBottom w:val="0"/>
      <w:divBdr>
        <w:top w:val="none" w:sz="0" w:space="0" w:color="auto"/>
        <w:left w:val="none" w:sz="0" w:space="0" w:color="auto"/>
        <w:bottom w:val="none" w:sz="0" w:space="0" w:color="auto"/>
        <w:right w:val="none" w:sz="0" w:space="0" w:color="auto"/>
      </w:divBdr>
    </w:div>
    <w:div w:id="1083724914">
      <w:bodyDiv w:val="1"/>
      <w:marLeft w:val="0"/>
      <w:marRight w:val="0"/>
      <w:marTop w:val="0"/>
      <w:marBottom w:val="0"/>
      <w:divBdr>
        <w:top w:val="none" w:sz="0" w:space="0" w:color="auto"/>
        <w:left w:val="none" w:sz="0" w:space="0" w:color="auto"/>
        <w:bottom w:val="none" w:sz="0" w:space="0" w:color="auto"/>
        <w:right w:val="none" w:sz="0" w:space="0" w:color="auto"/>
      </w:divBdr>
    </w:div>
    <w:div w:id="1085222594">
      <w:bodyDiv w:val="1"/>
      <w:marLeft w:val="0"/>
      <w:marRight w:val="0"/>
      <w:marTop w:val="0"/>
      <w:marBottom w:val="0"/>
      <w:divBdr>
        <w:top w:val="none" w:sz="0" w:space="0" w:color="auto"/>
        <w:left w:val="none" w:sz="0" w:space="0" w:color="auto"/>
        <w:bottom w:val="none" w:sz="0" w:space="0" w:color="auto"/>
        <w:right w:val="none" w:sz="0" w:space="0" w:color="auto"/>
      </w:divBdr>
    </w:div>
    <w:div w:id="1105006296">
      <w:bodyDiv w:val="1"/>
      <w:marLeft w:val="0"/>
      <w:marRight w:val="0"/>
      <w:marTop w:val="0"/>
      <w:marBottom w:val="0"/>
      <w:divBdr>
        <w:top w:val="none" w:sz="0" w:space="0" w:color="auto"/>
        <w:left w:val="none" w:sz="0" w:space="0" w:color="auto"/>
        <w:bottom w:val="none" w:sz="0" w:space="0" w:color="auto"/>
        <w:right w:val="none" w:sz="0" w:space="0" w:color="auto"/>
      </w:divBdr>
    </w:div>
    <w:div w:id="1116562405">
      <w:bodyDiv w:val="1"/>
      <w:marLeft w:val="0"/>
      <w:marRight w:val="0"/>
      <w:marTop w:val="0"/>
      <w:marBottom w:val="0"/>
      <w:divBdr>
        <w:top w:val="none" w:sz="0" w:space="0" w:color="auto"/>
        <w:left w:val="none" w:sz="0" w:space="0" w:color="auto"/>
        <w:bottom w:val="none" w:sz="0" w:space="0" w:color="auto"/>
        <w:right w:val="none" w:sz="0" w:space="0" w:color="auto"/>
      </w:divBdr>
    </w:div>
    <w:div w:id="1124352917">
      <w:bodyDiv w:val="1"/>
      <w:marLeft w:val="0"/>
      <w:marRight w:val="0"/>
      <w:marTop w:val="0"/>
      <w:marBottom w:val="0"/>
      <w:divBdr>
        <w:top w:val="none" w:sz="0" w:space="0" w:color="auto"/>
        <w:left w:val="none" w:sz="0" w:space="0" w:color="auto"/>
        <w:bottom w:val="none" w:sz="0" w:space="0" w:color="auto"/>
        <w:right w:val="none" w:sz="0" w:space="0" w:color="auto"/>
      </w:divBdr>
    </w:div>
    <w:div w:id="1127822472">
      <w:bodyDiv w:val="1"/>
      <w:marLeft w:val="0"/>
      <w:marRight w:val="0"/>
      <w:marTop w:val="0"/>
      <w:marBottom w:val="0"/>
      <w:divBdr>
        <w:top w:val="none" w:sz="0" w:space="0" w:color="auto"/>
        <w:left w:val="none" w:sz="0" w:space="0" w:color="auto"/>
        <w:bottom w:val="none" w:sz="0" w:space="0" w:color="auto"/>
        <w:right w:val="none" w:sz="0" w:space="0" w:color="auto"/>
      </w:divBdr>
    </w:div>
    <w:div w:id="1128084522">
      <w:bodyDiv w:val="1"/>
      <w:marLeft w:val="0"/>
      <w:marRight w:val="0"/>
      <w:marTop w:val="0"/>
      <w:marBottom w:val="0"/>
      <w:divBdr>
        <w:top w:val="none" w:sz="0" w:space="0" w:color="auto"/>
        <w:left w:val="none" w:sz="0" w:space="0" w:color="auto"/>
        <w:bottom w:val="none" w:sz="0" w:space="0" w:color="auto"/>
        <w:right w:val="none" w:sz="0" w:space="0" w:color="auto"/>
      </w:divBdr>
      <w:divsChild>
        <w:div w:id="792557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0172141">
      <w:bodyDiv w:val="1"/>
      <w:marLeft w:val="0"/>
      <w:marRight w:val="0"/>
      <w:marTop w:val="0"/>
      <w:marBottom w:val="0"/>
      <w:divBdr>
        <w:top w:val="none" w:sz="0" w:space="0" w:color="auto"/>
        <w:left w:val="none" w:sz="0" w:space="0" w:color="auto"/>
        <w:bottom w:val="none" w:sz="0" w:space="0" w:color="auto"/>
        <w:right w:val="none" w:sz="0" w:space="0" w:color="auto"/>
      </w:divBdr>
    </w:div>
    <w:div w:id="1139497692">
      <w:bodyDiv w:val="1"/>
      <w:marLeft w:val="0"/>
      <w:marRight w:val="0"/>
      <w:marTop w:val="0"/>
      <w:marBottom w:val="0"/>
      <w:divBdr>
        <w:top w:val="none" w:sz="0" w:space="0" w:color="auto"/>
        <w:left w:val="none" w:sz="0" w:space="0" w:color="auto"/>
        <w:bottom w:val="none" w:sz="0" w:space="0" w:color="auto"/>
        <w:right w:val="none" w:sz="0" w:space="0" w:color="auto"/>
      </w:divBdr>
    </w:div>
    <w:div w:id="1144663033">
      <w:bodyDiv w:val="1"/>
      <w:marLeft w:val="0"/>
      <w:marRight w:val="0"/>
      <w:marTop w:val="0"/>
      <w:marBottom w:val="0"/>
      <w:divBdr>
        <w:top w:val="none" w:sz="0" w:space="0" w:color="auto"/>
        <w:left w:val="none" w:sz="0" w:space="0" w:color="auto"/>
        <w:bottom w:val="none" w:sz="0" w:space="0" w:color="auto"/>
        <w:right w:val="none" w:sz="0" w:space="0" w:color="auto"/>
      </w:divBdr>
    </w:div>
    <w:div w:id="1148977663">
      <w:bodyDiv w:val="1"/>
      <w:marLeft w:val="0"/>
      <w:marRight w:val="0"/>
      <w:marTop w:val="0"/>
      <w:marBottom w:val="0"/>
      <w:divBdr>
        <w:top w:val="none" w:sz="0" w:space="0" w:color="auto"/>
        <w:left w:val="none" w:sz="0" w:space="0" w:color="auto"/>
        <w:bottom w:val="none" w:sz="0" w:space="0" w:color="auto"/>
        <w:right w:val="none" w:sz="0" w:space="0" w:color="auto"/>
      </w:divBdr>
    </w:div>
    <w:div w:id="1175463935">
      <w:bodyDiv w:val="1"/>
      <w:marLeft w:val="0"/>
      <w:marRight w:val="0"/>
      <w:marTop w:val="0"/>
      <w:marBottom w:val="0"/>
      <w:divBdr>
        <w:top w:val="none" w:sz="0" w:space="0" w:color="auto"/>
        <w:left w:val="none" w:sz="0" w:space="0" w:color="auto"/>
        <w:bottom w:val="none" w:sz="0" w:space="0" w:color="auto"/>
        <w:right w:val="none" w:sz="0" w:space="0" w:color="auto"/>
      </w:divBdr>
    </w:div>
    <w:div w:id="1178347404">
      <w:bodyDiv w:val="1"/>
      <w:marLeft w:val="0"/>
      <w:marRight w:val="0"/>
      <w:marTop w:val="0"/>
      <w:marBottom w:val="0"/>
      <w:divBdr>
        <w:top w:val="none" w:sz="0" w:space="0" w:color="auto"/>
        <w:left w:val="none" w:sz="0" w:space="0" w:color="auto"/>
        <w:bottom w:val="none" w:sz="0" w:space="0" w:color="auto"/>
        <w:right w:val="none" w:sz="0" w:space="0" w:color="auto"/>
      </w:divBdr>
    </w:div>
    <w:div w:id="1180001300">
      <w:bodyDiv w:val="1"/>
      <w:marLeft w:val="0"/>
      <w:marRight w:val="0"/>
      <w:marTop w:val="0"/>
      <w:marBottom w:val="0"/>
      <w:divBdr>
        <w:top w:val="none" w:sz="0" w:space="0" w:color="auto"/>
        <w:left w:val="none" w:sz="0" w:space="0" w:color="auto"/>
        <w:bottom w:val="none" w:sz="0" w:space="0" w:color="auto"/>
        <w:right w:val="none" w:sz="0" w:space="0" w:color="auto"/>
      </w:divBdr>
    </w:div>
    <w:div w:id="1186292409">
      <w:bodyDiv w:val="1"/>
      <w:marLeft w:val="0"/>
      <w:marRight w:val="0"/>
      <w:marTop w:val="0"/>
      <w:marBottom w:val="0"/>
      <w:divBdr>
        <w:top w:val="none" w:sz="0" w:space="0" w:color="auto"/>
        <w:left w:val="none" w:sz="0" w:space="0" w:color="auto"/>
        <w:bottom w:val="none" w:sz="0" w:space="0" w:color="auto"/>
        <w:right w:val="none" w:sz="0" w:space="0" w:color="auto"/>
      </w:divBdr>
    </w:div>
    <w:div w:id="1189298089">
      <w:bodyDiv w:val="1"/>
      <w:marLeft w:val="0"/>
      <w:marRight w:val="0"/>
      <w:marTop w:val="0"/>
      <w:marBottom w:val="0"/>
      <w:divBdr>
        <w:top w:val="none" w:sz="0" w:space="0" w:color="auto"/>
        <w:left w:val="none" w:sz="0" w:space="0" w:color="auto"/>
        <w:bottom w:val="none" w:sz="0" w:space="0" w:color="auto"/>
        <w:right w:val="none" w:sz="0" w:space="0" w:color="auto"/>
      </w:divBdr>
    </w:div>
    <w:div w:id="1191725405">
      <w:bodyDiv w:val="1"/>
      <w:marLeft w:val="0"/>
      <w:marRight w:val="0"/>
      <w:marTop w:val="0"/>
      <w:marBottom w:val="0"/>
      <w:divBdr>
        <w:top w:val="none" w:sz="0" w:space="0" w:color="auto"/>
        <w:left w:val="none" w:sz="0" w:space="0" w:color="auto"/>
        <w:bottom w:val="none" w:sz="0" w:space="0" w:color="auto"/>
        <w:right w:val="none" w:sz="0" w:space="0" w:color="auto"/>
      </w:divBdr>
    </w:div>
    <w:div w:id="1194805556">
      <w:bodyDiv w:val="1"/>
      <w:marLeft w:val="0"/>
      <w:marRight w:val="0"/>
      <w:marTop w:val="0"/>
      <w:marBottom w:val="0"/>
      <w:divBdr>
        <w:top w:val="none" w:sz="0" w:space="0" w:color="auto"/>
        <w:left w:val="none" w:sz="0" w:space="0" w:color="auto"/>
        <w:bottom w:val="none" w:sz="0" w:space="0" w:color="auto"/>
        <w:right w:val="none" w:sz="0" w:space="0" w:color="auto"/>
      </w:divBdr>
      <w:divsChild>
        <w:div w:id="475806789">
          <w:marLeft w:val="0"/>
          <w:marRight w:val="0"/>
          <w:marTop w:val="0"/>
          <w:marBottom w:val="0"/>
          <w:divBdr>
            <w:top w:val="none" w:sz="0" w:space="0" w:color="auto"/>
            <w:left w:val="none" w:sz="0" w:space="0" w:color="auto"/>
            <w:bottom w:val="none" w:sz="0" w:space="0" w:color="auto"/>
            <w:right w:val="none" w:sz="0" w:space="0" w:color="auto"/>
          </w:divBdr>
          <w:divsChild>
            <w:div w:id="122037958">
              <w:marLeft w:val="0"/>
              <w:marRight w:val="0"/>
              <w:marTop w:val="0"/>
              <w:marBottom w:val="0"/>
              <w:divBdr>
                <w:top w:val="none" w:sz="0" w:space="0" w:color="auto"/>
                <w:left w:val="none" w:sz="0" w:space="0" w:color="auto"/>
                <w:bottom w:val="none" w:sz="0" w:space="0" w:color="auto"/>
                <w:right w:val="none" w:sz="0" w:space="0" w:color="auto"/>
              </w:divBdr>
              <w:divsChild>
                <w:div w:id="13777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8547">
          <w:marLeft w:val="0"/>
          <w:marRight w:val="0"/>
          <w:marTop w:val="0"/>
          <w:marBottom w:val="0"/>
          <w:divBdr>
            <w:top w:val="none" w:sz="0" w:space="0" w:color="auto"/>
            <w:left w:val="none" w:sz="0" w:space="0" w:color="auto"/>
            <w:bottom w:val="none" w:sz="0" w:space="0" w:color="auto"/>
            <w:right w:val="none" w:sz="0" w:space="0" w:color="auto"/>
          </w:divBdr>
          <w:divsChild>
            <w:div w:id="1249193012">
              <w:marLeft w:val="0"/>
              <w:marRight w:val="0"/>
              <w:marTop w:val="0"/>
              <w:marBottom w:val="0"/>
              <w:divBdr>
                <w:top w:val="none" w:sz="0" w:space="0" w:color="auto"/>
                <w:left w:val="none" w:sz="0" w:space="0" w:color="auto"/>
                <w:bottom w:val="none" w:sz="0" w:space="0" w:color="auto"/>
                <w:right w:val="none" w:sz="0" w:space="0" w:color="auto"/>
              </w:divBdr>
              <w:divsChild>
                <w:div w:id="6840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16660">
      <w:bodyDiv w:val="1"/>
      <w:marLeft w:val="0"/>
      <w:marRight w:val="0"/>
      <w:marTop w:val="0"/>
      <w:marBottom w:val="0"/>
      <w:divBdr>
        <w:top w:val="none" w:sz="0" w:space="0" w:color="auto"/>
        <w:left w:val="none" w:sz="0" w:space="0" w:color="auto"/>
        <w:bottom w:val="none" w:sz="0" w:space="0" w:color="auto"/>
        <w:right w:val="none" w:sz="0" w:space="0" w:color="auto"/>
      </w:divBdr>
    </w:div>
    <w:div w:id="1197818148">
      <w:bodyDiv w:val="1"/>
      <w:marLeft w:val="0"/>
      <w:marRight w:val="0"/>
      <w:marTop w:val="0"/>
      <w:marBottom w:val="0"/>
      <w:divBdr>
        <w:top w:val="none" w:sz="0" w:space="0" w:color="auto"/>
        <w:left w:val="none" w:sz="0" w:space="0" w:color="auto"/>
        <w:bottom w:val="none" w:sz="0" w:space="0" w:color="auto"/>
        <w:right w:val="none" w:sz="0" w:space="0" w:color="auto"/>
      </w:divBdr>
    </w:div>
    <w:div w:id="1205601335">
      <w:bodyDiv w:val="1"/>
      <w:marLeft w:val="0"/>
      <w:marRight w:val="0"/>
      <w:marTop w:val="0"/>
      <w:marBottom w:val="0"/>
      <w:divBdr>
        <w:top w:val="none" w:sz="0" w:space="0" w:color="auto"/>
        <w:left w:val="none" w:sz="0" w:space="0" w:color="auto"/>
        <w:bottom w:val="none" w:sz="0" w:space="0" w:color="auto"/>
        <w:right w:val="none" w:sz="0" w:space="0" w:color="auto"/>
      </w:divBdr>
    </w:div>
    <w:div w:id="1219970851">
      <w:bodyDiv w:val="1"/>
      <w:marLeft w:val="0"/>
      <w:marRight w:val="0"/>
      <w:marTop w:val="0"/>
      <w:marBottom w:val="0"/>
      <w:divBdr>
        <w:top w:val="none" w:sz="0" w:space="0" w:color="auto"/>
        <w:left w:val="none" w:sz="0" w:space="0" w:color="auto"/>
        <w:bottom w:val="none" w:sz="0" w:space="0" w:color="auto"/>
        <w:right w:val="none" w:sz="0" w:space="0" w:color="auto"/>
      </w:divBdr>
    </w:div>
    <w:div w:id="1223911056">
      <w:bodyDiv w:val="1"/>
      <w:marLeft w:val="0"/>
      <w:marRight w:val="0"/>
      <w:marTop w:val="0"/>
      <w:marBottom w:val="0"/>
      <w:divBdr>
        <w:top w:val="none" w:sz="0" w:space="0" w:color="auto"/>
        <w:left w:val="none" w:sz="0" w:space="0" w:color="auto"/>
        <w:bottom w:val="none" w:sz="0" w:space="0" w:color="auto"/>
        <w:right w:val="none" w:sz="0" w:space="0" w:color="auto"/>
      </w:divBdr>
      <w:divsChild>
        <w:div w:id="91968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4634314">
      <w:bodyDiv w:val="1"/>
      <w:marLeft w:val="0"/>
      <w:marRight w:val="0"/>
      <w:marTop w:val="0"/>
      <w:marBottom w:val="0"/>
      <w:divBdr>
        <w:top w:val="none" w:sz="0" w:space="0" w:color="auto"/>
        <w:left w:val="none" w:sz="0" w:space="0" w:color="auto"/>
        <w:bottom w:val="none" w:sz="0" w:space="0" w:color="auto"/>
        <w:right w:val="none" w:sz="0" w:space="0" w:color="auto"/>
      </w:divBdr>
    </w:div>
    <w:div w:id="1232153067">
      <w:bodyDiv w:val="1"/>
      <w:marLeft w:val="0"/>
      <w:marRight w:val="0"/>
      <w:marTop w:val="0"/>
      <w:marBottom w:val="0"/>
      <w:divBdr>
        <w:top w:val="none" w:sz="0" w:space="0" w:color="auto"/>
        <w:left w:val="none" w:sz="0" w:space="0" w:color="auto"/>
        <w:bottom w:val="none" w:sz="0" w:space="0" w:color="auto"/>
        <w:right w:val="none" w:sz="0" w:space="0" w:color="auto"/>
      </w:divBdr>
    </w:div>
    <w:div w:id="1234392672">
      <w:bodyDiv w:val="1"/>
      <w:marLeft w:val="0"/>
      <w:marRight w:val="0"/>
      <w:marTop w:val="0"/>
      <w:marBottom w:val="0"/>
      <w:divBdr>
        <w:top w:val="none" w:sz="0" w:space="0" w:color="auto"/>
        <w:left w:val="none" w:sz="0" w:space="0" w:color="auto"/>
        <w:bottom w:val="none" w:sz="0" w:space="0" w:color="auto"/>
        <w:right w:val="none" w:sz="0" w:space="0" w:color="auto"/>
      </w:divBdr>
    </w:div>
    <w:div w:id="1240215938">
      <w:bodyDiv w:val="1"/>
      <w:marLeft w:val="0"/>
      <w:marRight w:val="0"/>
      <w:marTop w:val="0"/>
      <w:marBottom w:val="0"/>
      <w:divBdr>
        <w:top w:val="none" w:sz="0" w:space="0" w:color="auto"/>
        <w:left w:val="none" w:sz="0" w:space="0" w:color="auto"/>
        <w:bottom w:val="none" w:sz="0" w:space="0" w:color="auto"/>
        <w:right w:val="none" w:sz="0" w:space="0" w:color="auto"/>
      </w:divBdr>
    </w:div>
    <w:div w:id="1250188701">
      <w:bodyDiv w:val="1"/>
      <w:marLeft w:val="0"/>
      <w:marRight w:val="0"/>
      <w:marTop w:val="0"/>
      <w:marBottom w:val="0"/>
      <w:divBdr>
        <w:top w:val="none" w:sz="0" w:space="0" w:color="auto"/>
        <w:left w:val="none" w:sz="0" w:space="0" w:color="auto"/>
        <w:bottom w:val="none" w:sz="0" w:space="0" w:color="auto"/>
        <w:right w:val="none" w:sz="0" w:space="0" w:color="auto"/>
      </w:divBdr>
    </w:div>
    <w:div w:id="1262952635">
      <w:bodyDiv w:val="1"/>
      <w:marLeft w:val="0"/>
      <w:marRight w:val="0"/>
      <w:marTop w:val="0"/>
      <w:marBottom w:val="0"/>
      <w:divBdr>
        <w:top w:val="none" w:sz="0" w:space="0" w:color="auto"/>
        <w:left w:val="none" w:sz="0" w:space="0" w:color="auto"/>
        <w:bottom w:val="none" w:sz="0" w:space="0" w:color="auto"/>
        <w:right w:val="none" w:sz="0" w:space="0" w:color="auto"/>
      </w:divBdr>
      <w:divsChild>
        <w:div w:id="11623086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2276220">
      <w:bodyDiv w:val="1"/>
      <w:marLeft w:val="0"/>
      <w:marRight w:val="0"/>
      <w:marTop w:val="0"/>
      <w:marBottom w:val="0"/>
      <w:divBdr>
        <w:top w:val="none" w:sz="0" w:space="0" w:color="auto"/>
        <w:left w:val="none" w:sz="0" w:space="0" w:color="auto"/>
        <w:bottom w:val="none" w:sz="0" w:space="0" w:color="auto"/>
        <w:right w:val="none" w:sz="0" w:space="0" w:color="auto"/>
      </w:divBdr>
    </w:div>
    <w:div w:id="1275670803">
      <w:bodyDiv w:val="1"/>
      <w:marLeft w:val="0"/>
      <w:marRight w:val="0"/>
      <w:marTop w:val="0"/>
      <w:marBottom w:val="0"/>
      <w:divBdr>
        <w:top w:val="none" w:sz="0" w:space="0" w:color="auto"/>
        <w:left w:val="none" w:sz="0" w:space="0" w:color="auto"/>
        <w:bottom w:val="none" w:sz="0" w:space="0" w:color="auto"/>
        <w:right w:val="none" w:sz="0" w:space="0" w:color="auto"/>
      </w:divBdr>
    </w:div>
    <w:div w:id="1278831630">
      <w:bodyDiv w:val="1"/>
      <w:marLeft w:val="0"/>
      <w:marRight w:val="0"/>
      <w:marTop w:val="0"/>
      <w:marBottom w:val="0"/>
      <w:divBdr>
        <w:top w:val="none" w:sz="0" w:space="0" w:color="auto"/>
        <w:left w:val="none" w:sz="0" w:space="0" w:color="auto"/>
        <w:bottom w:val="none" w:sz="0" w:space="0" w:color="auto"/>
        <w:right w:val="none" w:sz="0" w:space="0" w:color="auto"/>
      </w:divBdr>
    </w:div>
    <w:div w:id="1288782466">
      <w:bodyDiv w:val="1"/>
      <w:marLeft w:val="0"/>
      <w:marRight w:val="0"/>
      <w:marTop w:val="0"/>
      <w:marBottom w:val="0"/>
      <w:divBdr>
        <w:top w:val="none" w:sz="0" w:space="0" w:color="auto"/>
        <w:left w:val="none" w:sz="0" w:space="0" w:color="auto"/>
        <w:bottom w:val="none" w:sz="0" w:space="0" w:color="auto"/>
        <w:right w:val="none" w:sz="0" w:space="0" w:color="auto"/>
      </w:divBdr>
    </w:div>
    <w:div w:id="1291089933">
      <w:bodyDiv w:val="1"/>
      <w:marLeft w:val="0"/>
      <w:marRight w:val="0"/>
      <w:marTop w:val="0"/>
      <w:marBottom w:val="0"/>
      <w:divBdr>
        <w:top w:val="none" w:sz="0" w:space="0" w:color="auto"/>
        <w:left w:val="none" w:sz="0" w:space="0" w:color="auto"/>
        <w:bottom w:val="none" w:sz="0" w:space="0" w:color="auto"/>
        <w:right w:val="none" w:sz="0" w:space="0" w:color="auto"/>
      </w:divBdr>
    </w:div>
    <w:div w:id="1303073245">
      <w:bodyDiv w:val="1"/>
      <w:marLeft w:val="0"/>
      <w:marRight w:val="0"/>
      <w:marTop w:val="0"/>
      <w:marBottom w:val="0"/>
      <w:divBdr>
        <w:top w:val="none" w:sz="0" w:space="0" w:color="auto"/>
        <w:left w:val="none" w:sz="0" w:space="0" w:color="auto"/>
        <w:bottom w:val="none" w:sz="0" w:space="0" w:color="auto"/>
        <w:right w:val="none" w:sz="0" w:space="0" w:color="auto"/>
      </w:divBdr>
    </w:div>
    <w:div w:id="1314530425">
      <w:bodyDiv w:val="1"/>
      <w:marLeft w:val="0"/>
      <w:marRight w:val="0"/>
      <w:marTop w:val="0"/>
      <w:marBottom w:val="0"/>
      <w:divBdr>
        <w:top w:val="none" w:sz="0" w:space="0" w:color="auto"/>
        <w:left w:val="none" w:sz="0" w:space="0" w:color="auto"/>
        <w:bottom w:val="none" w:sz="0" w:space="0" w:color="auto"/>
        <w:right w:val="none" w:sz="0" w:space="0" w:color="auto"/>
      </w:divBdr>
    </w:div>
    <w:div w:id="1314598992">
      <w:bodyDiv w:val="1"/>
      <w:marLeft w:val="0"/>
      <w:marRight w:val="0"/>
      <w:marTop w:val="0"/>
      <w:marBottom w:val="0"/>
      <w:divBdr>
        <w:top w:val="none" w:sz="0" w:space="0" w:color="auto"/>
        <w:left w:val="none" w:sz="0" w:space="0" w:color="auto"/>
        <w:bottom w:val="none" w:sz="0" w:space="0" w:color="auto"/>
        <w:right w:val="none" w:sz="0" w:space="0" w:color="auto"/>
      </w:divBdr>
    </w:div>
    <w:div w:id="1315717586">
      <w:bodyDiv w:val="1"/>
      <w:marLeft w:val="0"/>
      <w:marRight w:val="0"/>
      <w:marTop w:val="0"/>
      <w:marBottom w:val="0"/>
      <w:divBdr>
        <w:top w:val="none" w:sz="0" w:space="0" w:color="auto"/>
        <w:left w:val="none" w:sz="0" w:space="0" w:color="auto"/>
        <w:bottom w:val="none" w:sz="0" w:space="0" w:color="auto"/>
        <w:right w:val="none" w:sz="0" w:space="0" w:color="auto"/>
      </w:divBdr>
    </w:div>
    <w:div w:id="1323124101">
      <w:bodyDiv w:val="1"/>
      <w:marLeft w:val="0"/>
      <w:marRight w:val="0"/>
      <w:marTop w:val="0"/>
      <w:marBottom w:val="0"/>
      <w:divBdr>
        <w:top w:val="none" w:sz="0" w:space="0" w:color="auto"/>
        <w:left w:val="none" w:sz="0" w:space="0" w:color="auto"/>
        <w:bottom w:val="none" w:sz="0" w:space="0" w:color="auto"/>
        <w:right w:val="none" w:sz="0" w:space="0" w:color="auto"/>
      </w:divBdr>
    </w:div>
    <w:div w:id="1329212942">
      <w:bodyDiv w:val="1"/>
      <w:marLeft w:val="0"/>
      <w:marRight w:val="0"/>
      <w:marTop w:val="0"/>
      <w:marBottom w:val="0"/>
      <w:divBdr>
        <w:top w:val="none" w:sz="0" w:space="0" w:color="auto"/>
        <w:left w:val="none" w:sz="0" w:space="0" w:color="auto"/>
        <w:bottom w:val="none" w:sz="0" w:space="0" w:color="auto"/>
        <w:right w:val="none" w:sz="0" w:space="0" w:color="auto"/>
      </w:divBdr>
    </w:div>
    <w:div w:id="1330521111">
      <w:bodyDiv w:val="1"/>
      <w:marLeft w:val="0"/>
      <w:marRight w:val="0"/>
      <w:marTop w:val="0"/>
      <w:marBottom w:val="0"/>
      <w:divBdr>
        <w:top w:val="none" w:sz="0" w:space="0" w:color="auto"/>
        <w:left w:val="none" w:sz="0" w:space="0" w:color="auto"/>
        <w:bottom w:val="none" w:sz="0" w:space="0" w:color="auto"/>
        <w:right w:val="none" w:sz="0" w:space="0" w:color="auto"/>
      </w:divBdr>
    </w:div>
    <w:div w:id="1330980554">
      <w:bodyDiv w:val="1"/>
      <w:marLeft w:val="0"/>
      <w:marRight w:val="0"/>
      <w:marTop w:val="0"/>
      <w:marBottom w:val="0"/>
      <w:divBdr>
        <w:top w:val="none" w:sz="0" w:space="0" w:color="auto"/>
        <w:left w:val="none" w:sz="0" w:space="0" w:color="auto"/>
        <w:bottom w:val="none" w:sz="0" w:space="0" w:color="auto"/>
        <w:right w:val="none" w:sz="0" w:space="0" w:color="auto"/>
      </w:divBdr>
    </w:div>
    <w:div w:id="1345520909">
      <w:bodyDiv w:val="1"/>
      <w:marLeft w:val="0"/>
      <w:marRight w:val="0"/>
      <w:marTop w:val="0"/>
      <w:marBottom w:val="0"/>
      <w:divBdr>
        <w:top w:val="none" w:sz="0" w:space="0" w:color="auto"/>
        <w:left w:val="none" w:sz="0" w:space="0" w:color="auto"/>
        <w:bottom w:val="none" w:sz="0" w:space="0" w:color="auto"/>
        <w:right w:val="none" w:sz="0" w:space="0" w:color="auto"/>
      </w:divBdr>
    </w:div>
    <w:div w:id="1349673763">
      <w:bodyDiv w:val="1"/>
      <w:marLeft w:val="0"/>
      <w:marRight w:val="0"/>
      <w:marTop w:val="0"/>
      <w:marBottom w:val="0"/>
      <w:divBdr>
        <w:top w:val="none" w:sz="0" w:space="0" w:color="auto"/>
        <w:left w:val="none" w:sz="0" w:space="0" w:color="auto"/>
        <w:bottom w:val="none" w:sz="0" w:space="0" w:color="auto"/>
        <w:right w:val="none" w:sz="0" w:space="0" w:color="auto"/>
      </w:divBdr>
    </w:div>
    <w:div w:id="1352683399">
      <w:bodyDiv w:val="1"/>
      <w:marLeft w:val="0"/>
      <w:marRight w:val="0"/>
      <w:marTop w:val="0"/>
      <w:marBottom w:val="0"/>
      <w:divBdr>
        <w:top w:val="none" w:sz="0" w:space="0" w:color="auto"/>
        <w:left w:val="none" w:sz="0" w:space="0" w:color="auto"/>
        <w:bottom w:val="none" w:sz="0" w:space="0" w:color="auto"/>
        <w:right w:val="none" w:sz="0" w:space="0" w:color="auto"/>
      </w:divBdr>
    </w:div>
    <w:div w:id="1354267486">
      <w:bodyDiv w:val="1"/>
      <w:marLeft w:val="0"/>
      <w:marRight w:val="0"/>
      <w:marTop w:val="0"/>
      <w:marBottom w:val="0"/>
      <w:divBdr>
        <w:top w:val="none" w:sz="0" w:space="0" w:color="auto"/>
        <w:left w:val="none" w:sz="0" w:space="0" w:color="auto"/>
        <w:bottom w:val="none" w:sz="0" w:space="0" w:color="auto"/>
        <w:right w:val="none" w:sz="0" w:space="0" w:color="auto"/>
      </w:divBdr>
    </w:div>
    <w:div w:id="1364094618">
      <w:bodyDiv w:val="1"/>
      <w:marLeft w:val="0"/>
      <w:marRight w:val="0"/>
      <w:marTop w:val="0"/>
      <w:marBottom w:val="0"/>
      <w:divBdr>
        <w:top w:val="none" w:sz="0" w:space="0" w:color="auto"/>
        <w:left w:val="none" w:sz="0" w:space="0" w:color="auto"/>
        <w:bottom w:val="none" w:sz="0" w:space="0" w:color="auto"/>
        <w:right w:val="none" w:sz="0" w:space="0" w:color="auto"/>
      </w:divBdr>
    </w:div>
    <w:div w:id="1372992796">
      <w:bodyDiv w:val="1"/>
      <w:marLeft w:val="0"/>
      <w:marRight w:val="0"/>
      <w:marTop w:val="0"/>
      <w:marBottom w:val="0"/>
      <w:divBdr>
        <w:top w:val="none" w:sz="0" w:space="0" w:color="auto"/>
        <w:left w:val="none" w:sz="0" w:space="0" w:color="auto"/>
        <w:bottom w:val="none" w:sz="0" w:space="0" w:color="auto"/>
        <w:right w:val="none" w:sz="0" w:space="0" w:color="auto"/>
      </w:divBdr>
    </w:div>
    <w:div w:id="1375813547">
      <w:bodyDiv w:val="1"/>
      <w:marLeft w:val="0"/>
      <w:marRight w:val="0"/>
      <w:marTop w:val="0"/>
      <w:marBottom w:val="0"/>
      <w:divBdr>
        <w:top w:val="none" w:sz="0" w:space="0" w:color="auto"/>
        <w:left w:val="none" w:sz="0" w:space="0" w:color="auto"/>
        <w:bottom w:val="none" w:sz="0" w:space="0" w:color="auto"/>
        <w:right w:val="none" w:sz="0" w:space="0" w:color="auto"/>
      </w:divBdr>
    </w:div>
    <w:div w:id="1378046384">
      <w:bodyDiv w:val="1"/>
      <w:marLeft w:val="0"/>
      <w:marRight w:val="0"/>
      <w:marTop w:val="0"/>
      <w:marBottom w:val="0"/>
      <w:divBdr>
        <w:top w:val="none" w:sz="0" w:space="0" w:color="auto"/>
        <w:left w:val="none" w:sz="0" w:space="0" w:color="auto"/>
        <w:bottom w:val="none" w:sz="0" w:space="0" w:color="auto"/>
        <w:right w:val="none" w:sz="0" w:space="0" w:color="auto"/>
      </w:divBdr>
    </w:div>
    <w:div w:id="1387073573">
      <w:bodyDiv w:val="1"/>
      <w:marLeft w:val="0"/>
      <w:marRight w:val="0"/>
      <w:marTop w:val="0"/>
      <w:marBottom w:val="0"/>
      <w:divBdr>
        <w:top w:val="none" w:sz="0" w:space="0" w:color="auto"/>
        <w:left w:val="none" w:sz="0" w:space="0" w:color="auto"/>
        <w:bottom w:val="none" w:sz="0" w:space="0" w:color="auto"/>
        <w:right w:val="none" w:sz="0" w:space="0" w:color="auto"/>
      </w:divBdr>
    </w:div>
    <w:div w:id="1387945450">
      <w:bodyDiv w:val="1"/>
      <w:marLeft w:val="0"/>
      <w:marRight w:val="0"/>
      <w:marTop w:val="0"/>
      <w:marBottom w:val="0"/>
      <w:divBdr>
        <w:top w:val="none" w:sz="0" w:space="0" w:color="auto"/>
        <w:left w:val="none" w:sz="0" w:space="0" w:color="auto"/>
        <w:bottom w:val="none" w:sz="0" w:space="0" w:color="auto"/>
        <w:right w:val="none" w:sz="0" w:space="0" w:color="auto"/>
      </w:divBdr>
    </w:div>
    <w:div w:id="1388871286">
      <w:bodyDiv w:val="1"/>
      <w:marLeft w:val="0"/>
      <w:marRight w:val="0"/>
      <w:marTop w:val="0"/>
      <w:marBottom w:val="0"/>
      <w:divBdr>
        <w:top w:val="none" w:sz="0" w:space="0" w:color="auto"/>
        <w:left w:val="none" w:sz="0" w:space="0" w:color="auto"/>
        <w:bottom w:val="none" w:sz="0" w:space="0" w:color="auto"/>
        <w:right w:val="none" w:sz="0" w:space="0" w:color="auto"/>
      </w:divBdr>
    </w:div>
    <w:div w:id="1395735114">
      <w:bodyDiv w:val="1"/>
      <w:marLeft w:val="0"/>
      <w:marRight w:val="0"/>
      <w:marTop w:val="0"/>
      <w:marBottom w:val="0"/>
      <w:divBdr>
        <w:top w:val="none" w:sz="0" w:space="0" w:color="auto"/>
        <w:left w:val="none" w:sz="0" w:space="0" w:color="auto"/>
        <w:bottom w:val="none" w:sz="0" w:space="0" w:color="auto"/>
        <w:right w:val="none" w:sz="0" w:space="0" w:color="auto"/>
      </w:divBdr>
    </w:div>
    <w:div w:id="1399551727">
      <w:bodyDiv w:val="1"/>
      <w:marLeft w:val="0"/>
      <w:marRight w:val="0"/>
      <w:marTop w:val="0"/>
      <w:marBottom w:val="0"/>
      <w:divBdr>
        <w:top w:val="none" w:sz="0" w:space="0" w:color="auto"/>
        <w:left w:val="none" w:sz="0" w:space="0" w:color="auto"/>
        <w:bottom w:val="none" w:sz="0" w:space="0" w:color="auto"/>
        <w:right w:val="none" w:sz="0" w:space="0" w:color="auto"/>
      </w:divBdr>
    </w:div>
    <w:div w:id="1405183413">
      <w:bodyDiv w:val="1"/>
      <w:marLeft w:val="0"/>
      <w:marRight w:val="0"/>
      <w:marTop w:val="0"/>
      <w:marBottom w:val="0"/>
      <w:divBdr>
        <w:top w:val="none" w:sz="0" w:space="0" w:color="auto"/>
        <w:left w:val="none" w:sz="0" w:space="0" w:color="auto"/>
        <w:bottom w:val="none" w:sz="0" w:space="0" w:color="auto"/>
        <w:right w:val="none" w:sz="0" w:space="0" w:color="auto"/>
      </w:divBdr>
    </w:div>
    <w:div w:id="1413508663">
      <w:bodyDiv w:val="1"/>
      <w:marLeft w:val="0"/>
      <w:marRight w:val="0"/>
      <w:marTop w:val="0"/>
      <w:marBottom w:val="0"/>
      <w:divBdr>
        <w:top w:val="none" w:sz="0" w:space="0" w:color="auto"/>
        <w:left w:val="none" w:sz="0" w:space="0" w:color="auto"/>
        <w:bottom w:val="none" w:sz="0" w:space="0" w:color="auto"/>
        <w:right w:val="none" w:sz="0" w:space="0" w:color="auto"/>
      </w:divBdr>
    </w:div>
    <w:div w:id="1418864460">
      <w:bodyDiv w:val="1"/>
      <w:marLeft w:val="0"/>
      <w:marRight w:val="0"/>
      <w:marTop w:val="0"/>
      <w:marBottom w:val="0"/>
      <w:divBdr>
        <w:top w:val="none" w:sz="0" w:space="0" w:color="auto"/>
        <w:left w:val="none" w:sz="0" w:space="0" w:color="auto"/>
        <w:bottom w:val="none" w:sz="0" w:space="0" w:color="auto"/>
        <w:right w:val="none" w:sz="0" w:space="0" w:color="auto"/>
      </w:divBdr>
    </w:div>
    <w:div w:id="1427261730">
      <w:bodyDiv w:val="1"/>
      <w:marLeft w:val="0"/>
      <w:marRight w:val="0"/>
      <w:marTop w:val="0"/>
      <w:marBottom w:val="0"/>
      <w:divBdr>
        <w:top w:val="none" w:sz="0" w:space="0" w:color="auto"/>
        <w:left w:val="none" w:sz="0" w:space="0" w:color="auto"/>
        <w:bottom w:val="none" w:sz="0" w:space="0" w:color="auto"/>
        <w:right w:val="none" w:sz="0" w:space="0" w:color="auto"/>
      </w:divBdr>
    </w:div>
    <w:div w:id="1444884370">
      <w:bodyDiv w:val="1"/>
      <w:marLeft w:val="0"/>
      <w:marRight w:val="0"/>
      <w:marTop w:val="0"/>
      <w:marBottom w:val="0"/>
      <w:divBdr>
        <w:top w:val="none" w:sz="0" w:space="0" w:color="auto"/>
        <w:left w:val="none" w:sz="0" w:space="0" w:color="auto"/>
        <w:bottom w:val="none" w:sz="0" w:space="0" w:color="auto"/>
        <w:right w:val="none" w:sz="0" w:space="0" w:color="auto"/>
      </w:divBdr>
    </w:div>
    <w:div w:id="1447193081">
      <w:bodyDiv w:val="1"/>
      <w:marLeft w:val="0"/>
      <w:marRight w:val="0"/>
      <w:marTop w:val="0"/>
      <w:marBottom w:val="0"/>
      <w:divBdr>
        <w:top w:val="none" w:sz="0" w:space="0" w:color="auto"/>
        <w:left w:val="none" w:sz="0" w:space="0" w:color="auto"/>
        <w:bottom w:val="none" w:sz="0" w:space="0" w:color="auto"/>
        <w:right w:val="none" w:sz="0" w:space="0" w:color="auto"/>
      </w:divBdr>
      <w:divsChild>
        <w:div w:id="2992682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3091271">
      <w:bodyDiv w:val="1"/>
      <w:marLeft w:val="0"/>
      <w:marRight w:val="0"/>
      <w:marTop w:val="0"/>
      <w:marBottom w:val="0"/>
      <w:divBdr>
        <w:top w:val="none" w:sz="0" w:space="0" w:color="auto"/>
        <w:left w:val="none" w:sz="0" w:space="0" w:color="auto"/>
        <w:bottom w:val="none" w:sz="0" w:space="0" w:color="auto"/>
        <w:right w:val="none" w:sz="0" w:space="0" w:color="auto"/>
      </w:divBdr>
    </w:div>
    <w:div w:id="1455949416">
      <w:bodyDiv w:val="1"/>
      <w:marLeft w:val="0"/>
      <w:marRight w:val="0"/>
      <w:marTop w:val="0"/>
      <w:marBottom w:val="0"/>
      <w:divBdr>
        <w:top w:val="none" w:sz="0" w:space="0" w:color="auto"/>
        <w:left w:val="none" w:sz="0" w:space="0" w:color="auto"/>
        <w:bottom w:val="none" w:sz="0" w:space="0" w:color="auto"/>
        <w:right w:val="none" w:sz="0" w:space="0" w:color="auto"/>
      </w:divBdr>
    </w:div>
    <w:div w:id="1460341052">
      <w:bodyDiv w:val="1"/>
      <w:marLeft w:val="0"/>
      <w:marRight w:val="0"/>
      <w:marTop w:val="0"/>
      <w:marBottom w:val="0"/>
      <w:divBdr>
        <w:top w:val="none" w:sz="0" w:space="0" w:color="auto"/>
        <w:left w:val="none" w:sz="0" w:space="0" w:color="auto"/>
        <w:bottom w:val="none" w:sz="0" w:space="0" w:color="auto"/>
        <w:right w:val="none" w:sz="0" w:space="0" w:color="auto"/>
      </w:divBdr>
    </w:div>
    <w:div w:id="1461994338">
      <w:bodyDiv w:val="1"/>
      <w:marLeft w:val="0"/>
      <w:marRight w:val="0"/>
      <w:marTop w:val="0"/>
      <w:marBottom w:val="0"/>
      <w:divBdr>
        <w:top w:val="none" w:sz="0" w:space="0" w:color="auto"/>
        <w:left w:val="none" w:sz="0" w:space="0" w:color="auto"/>
        <w:bottom w:val="none" w:sz="0" w:space="0" w:color="auto"/>
        <w:right w:val="none" w:sz="0" w:space="0" w:color="auto"/>
      </w:divBdr>
    </w:div>
    <w:div w:id="1462462475">
      <w:bodyDiv w:val="1"/>
      <w:marLeft w:val="0"/>
      <w:marRight w:val="0"/>
      <w:marTop w:val="0"/>
      <w:marBottom w:val="0"/>
      <w:divBdr>
        <w:top w:val="none" w:sz="0" w:space="0" w:color="auto"/>
        <w:left w:val="none" w:sz="0" w:space="0" w:color="auto"/>
        <w:bottom w:val="none" w:sz="0" w:space="0" w:color="auto"/>
        <w:right w:val="none" w:sz="0" w:space="0" w:color="auto"/>
      </w:divBdr>
    </w:div>
    <w:div w:id="1464041202">
      <w:bodyDiv w:val="1"/>
      <w:marLeft w:val="0"/>
      <w:marRight w:val="0"/>
      <w:marTop w:val="0"/>
      <w:marBottom w:val="0"/>
      <w:divBdr>
        <w:top w:val="none" w:sz="0" w:space="0" w:color="auto"/>
        <w:left w:val="none" w:sz="0" w:space="0" w:color="auto"/>
        <w:bottom w:val="none" w:sz="0" w:space="0" w:color="auto"/>
        <w:right w:val="none" w:sz="0" w:space="0" w:color="auto"/>
      </w:divBdr>
    </w:div>
    <w:div w:id="1464424044">
      <w:bodyDiv w:val="1"/>
      <w:marLeft w:val="0"/>
      <w:marRight w:val="0"/>
      <w:marTop w:val="0"/>
      <w:marBottom w:val="0"/>
      <w:divBdr>
        <w:top w:val="none" w:sz="0" w:space="0" w:color="auto"/>
        <w:left w:val="none" w:sz="0" w:space="0" w:color="auto"/>
        <w:bottom w:val="none" w:sz="0" w:space="0" w:color="auto"/>
        <w:right w:val="none" w:sz="0" w:space="0" w:color="auto"/>
      </w:divBdr>
    </w:div>
    <w:div w:id="1465005773">
      <w:bodyDiv w:val="1"/>
      <w:marLeft w:val="0"/>
      <w:marRight w:val="0"/>
      <w:marTop w:val="0"/>
      <w:marBottom w:val="0"/>
      <w:divBdr>
        <w:top w:val="none" w:sz="0" w:space="0" w:color="auto"/>
        <w:left w:val="none" w:sz="0" w:space="0" w:color="auto"/>
        <w:bottom w:val="none" w:sz="0" w:space="0" w:color="auto"/>
        <w:right w:val="none" w:sz="0" w:space="0" w:color="auto"/>
      </w:divBdr>
    </w:div>
    <w:div w:id="1480228803">
      <w:bodyDiv w:val="1"/>
      <w:marLeft w:val="0"/>
      <w:marRight w:val="0"/>
      <w:marTop w:val="0"/>
      <w:marBottom w:val="0"/>
      <w:divBdr>
        <w:top w:val="none" w:sz="0" w:space="0" w:color="auto"/>
        <w:left w:val="none" w:sz="0" w:space="0" w:color="auto"/>
        <w:bottom w:val="none" w:sz="0" w:space="0" w:color="auto"/>
        <w:right w:val="none" w:sz="0" w:space="0" w:color="auto"/>
      </w:divBdr>
    </w:div>
    <w:div w:id="1484201666">
      <w:bodyDiv w:val="1"/>
      <w:marLeft w:val="0"/>
      <w:marRight w:val="0"/>
      <w:marTop w:val="0"/>
      <w:marBottom w:val="0"/>
      <w:divBdr>
        <w:top w:val="none" w:sz="0" w:space="0" w:color="auto"/>
        <w:left w:val="none" w:sz="0" w:space="0" w:color="auto"/>
        <w:bottom w:val="none" w:sz="0" w:space="0" w:color="auto"/>
        <w:right w:val="none" w:sz="0" w:space="0" w:color="auto"/>
      </w:divBdr>
    </w:div>
    <w:div w:id="1498692186">
      <w:bodyDiv w:val="1"/>
      <w:marLeft w:val="0"/>
      <w:marRight w:val="0"/>
      <w:marTop w:val="0"/>
      <w:marBottom w:val="0"/>
      <w:divBdr>
        <w:top w:val="none" w:sz="0" w:space="0" w:color="auto"/>
        <w:left w:val="none" w:sz="0" w:space="0" w:color="auto"/>
        <w:bottom w:val="none" w:sz="0" w:space="0" w:color="auto"/>
        <w:right w:val="none" w:sz="0" w:space="0" w:color="auto"/>
      </w:divBdr>
    </w:div>
    <w:div w:id="1499685914">
      <w:bodyDiv w:val="1"/>
      <w:marLeft w:val="0"/>
      <w:marRight w:val="0"/>
      <w:marTop w:val="0"/>
      <w:marBottom w:val="0"/>
      <w:divBdr>
        <w:top w:val="none" w:sz="0" w:space="0" w:color="auto"/>
        <w:left w:val="none" w:sz="0" w:space="0" w:color="auto"/>
        <w:bottom w:val="none" w:sz="0" w:space="0" w:color="auto"/>
        <w:right w:val="none" w:sz="0" w:space="0" w:color="auto"/>
      </w:divBdr>
    </w:div>
    <w:div w:id="1506088172">
      <w:bodyDiv w:val="1"/>
      <w:marLeft w:val="0"/>
      <w:marRight w:val="0"/>
      <w:marTop w:val="0"/>
      <w:marBottom w:val="0"/>
      <w:divBdr>
        <w:top w:val="none" w:sz="0" w:space="0" w:color="auto"/>
        <w:left w:val="none" w:sz="0" w:space="0" w:color="auto"/>
        <w:bottom w:val="none" w:sz="0" w:space="0" w:color="auto"/>
        <w:right w:val="none" w:sz="0" w:space="0" w:color="auto"/>
      </w:divBdr>
    </w:div>
    <w:div w:id="1506894451">
      <w:bodyDiv w:val="1"/>
      <w:marLeft w:val="0"/>
      <w:marRight w:val="0"/>
      <w:marTop w:val="0"/>
      <w:marBottom w:val="0"/>
      <w:divBdr>
        <w:top w:val="none" w:sz="0" w:space="0" w:color="auto"/>
        <w:left w:val="none" w:sz="0" w:space="0" w:color="auto"/>
        <w:bottom w:val="none" w:sz="0" w:space="0" w:color="auto"/>
        <w:right w:val="none" w:sz="0" w:space="0" w:color="auto"/>
      </w:divBdr>
      <w:divsChild>
        <w:div w:id="1966233985">
          <w:marLeft w:val="0"/>
          <w:marRight w:val="0"/>
          <w:marTop w:val="0"/>
          <w:marBottom w:val="0"/>
          <w:divBdr>
            <w:top w:val="none" w:sz="0" w:space="0" w:color="auto"/>
            <w:left w:val="none" w:sz="0" w:space="0" w:color="auto"/>
            <w:bottom w:val="none" w:sz="0" w:space="0" w:color="auto"/>
            <w:right w:val="none" w:sz="0" w:space="0" w:color="auto"/>
          </w:divBdr>
          <w:divsChild>
            <w:div w:id="1171485387">
              <w:marLeft w:val="0"/>
              <w:marRight w:val="0"/>
              <w:marTop w:val="0"/>
              <w:marBottom w:val="0"/>
              <w:divBdr>
                <w:top w:val="none" w:sz="0" w:space="0" w:color="auto"/>
                <w:left w:val="none" w:sz="0" w:space="0" w:color="auto"/>
                <w:bottom w:val="none" w:sz="0" w:space="0" w:color="auto"/>
                <w:right w:val="none" w:sz="0" w:space="0" w:color="auto"/>
              </w:divBdr>
              <w:divsChild>
                <w:div w:id="694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68830">
      <w:bodyDiv w:val="1"/>
      <w:marLeft w:val="0"/>
      <w:marRight w:val="0"/>
      <w:marTop w:val="0"/>
      <w:marBottom w:val="0"/>
      <w:divBdr>
        <w:top w:val="none" w:sz="0" w:space="0" w:color="auto"/>
        <w:left w:val="none" w:sz="0" w:space="0" w:color="auto"/>
        <w:bottom w:val="none" w:sz="0" w:space="0" w:color="auto"/>
        <w:right w:val="none" w:sz="0" w:space="0" w:color="auto"/>
      </w:divBdr>
    </w:div>
    <w:div w:id="1521314852">
      <w:bodyDiv w:val="1"/>
      <w:marLeft w:val="0"/>
      <w:marRight w:val="0"/>
      <w:marTop w:val="0"/>
      <w:marBottom w:val="0"/>
      <w:divBdr>
        <w:top w:val="none" w:sz="0" w:space="0" w:color="auto"/>
        <w:left w:val="none" w:sz="0" w:space="0" w:color="auto"/>
        <w:bottom w:val="none" w:sz="0" w:space="0" w:color="auto"/>
        <w:right w:val="none" w:sz="0" w:space="0" w:color="auto"/>
      </w:divBdr>
    </w:div>
    <w:div w:id="1522429614">
      <w:bodyDiv w:val="1"/>
      <w:marLeft w:val="0"/>
      <w:marRight w:val="0"/>
      <w:marTop w:val="0"/>
      <w:marBottom w:val="0"/>
      <w:divBdr>
        <w:top w:val="none" w:sz="0" w:space="0" w:color="auto"/>
        <w:left w:val="none" w:sz="0" w:space="0" w:color="auto"/>
        <w:bottom w:val="none" w:sz="0" w:space="0" w:color="auto"/>
        <w:right w:val="none" w:sz="0" w:space="0" w:color="auto"/>
      </w:divBdr>
    </w:div>
    <w:div w:id="1524318454">
      <w:bodyDiv w:val="1"/>
      <w:marLeft w:val="0"/>
      <w:marRight w:val="0"/>
      <w:marTop w:val="0"/>
      <w:marBottom w:val="0"/>
      <w:divBdr>
        <w:top w:val="none" w:sz="0" w:space="0" w:color="auto"/>
        <w:left w:val="none" w:sz="0" w:space="0" w:color="auto"/>
        <w:bottom w:val="none" w:sz="0" w:space="0" w:color="auto"/>
        <w:right w:val="none" w:sz="0" w:space="0" w:color="auto"/>
      </w:divBdr>
      <w:divsChild>
        <w:div w:id="14541278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5748875">
      <w:bodyDiv w:val="1"/>
      <w:marLeft w:val="0"/>
      <w:marRight w:val="0"/>
      <w:marTop w:val="0"/>
      <w:marBottom w:val="0"/>
      <w:divBdr>
        <w:top w:val="none" w:sz="0" w:space="0" w:color="auto"/>
        <w:left w:val="none" w:sz="0" w:space="0" w:color="auto"/>
        <w:bottom w:val="none" w:sz="0" w:space="0" w:color="auto"/>
        <w:right w:val="none" w:sz="0" w:space="0" w:color="auto"/>
      </w:divBdr>
    </w:div>
    <w:div w:id="1526598842">
      <w:bodyDiv w:val="1"/>
      <w:marLeft w:val="0"/>
      <w:marRight w:val="0"/>
      <w:marTop w:val="0"/>
      <w:marBottom w:val="0"/>
      <w:divBdr>
        <w:top w:val="none" w:sz="0" w:space="0" w:color="auto"/>
        <w:left w:val="none" w:sz="0" w:space="0" w:color="auto"/>
        <w:bottom w:val="none" w:sz="0" w:space="0" w:color="auto"/>
        <w:right w:val="none" w:sz="0" w:space="0" w:color="auto"/>
      </w:divBdr>
    </w:div>
    <w:div w:id="1530333809">
      <w:bodyDiv w:val="1"/>
      <w:marLeft w:val="0"/>
      <w:marRight w:val="0"/>
      <w:marTop w:val="0"/>
      <w:marBottom w:val="0"/>
      <w:divBdr>
        <w:top w:val="none" w:sz="0" w:space="0" w:color="auto"/>
        <w:left w:val="none" w:sz="0" w:space="0" w:color="auto"/>
        <w:bottom w:val="none" w:sz="0" w:space="0" w:color="auto"/>
        <w:right w:val="none" w:sz="0" w:space="0" w:color="auto"/>
      </w:divBdr>
    </w:div>
    <w:div w:id="1531994757">
      <w:bodyDiv w:val="1"/>
      <w:marLeft w:val="0"/>
      <w:marRight w:val="0"/>
      <w:marTop w:val="0"/>
      <w:marBottom w:val="0"/>
      <w:divBdr>
        <w:top w:val="none" w:sz="0" w:space="0" w:color="auto"/>
        <w:left w:val="none" w:sz="0" w:space="0" w:color="auto"/>
        <w:bottom w:val="none" w:sz="0" w:space="0" w:color="auto"/>
        <w:right w:val="none" w:sz="0" w:space="0" w:color="auto"/>
      </w:divBdr>
    </w:div>
    <w:div w:id="1532838047">
      <w:bodyDiv w:val="1"/>
      <w:marLeft w:val="0"/>
      <w:marRight w:val="0"/>
      <w:marTop w:val="0"/>
      <w:marBottom w:val="0"/>
      <w:divBdr>
        <w:top w:val="none" w:sz="0" w:space="0" w:color="auto"/>
        <w:left w:val="none" w:sz="0" w:space="0" w:color="auto"/>
        <w:bottom w:val="none" w:sz="0" w:space="0" w:color="auto"/>
        <w:right w:val="none" w:sz="0" w:space="0" w:color="auto"/>
      </w:divBdr>
    </w:div>
    <w:div w:id="1542596204">
      <w:bodyDiv w:val="1"/>
      <w:marLeft w:val="0"/>
      <w:marRight w:val="0"/>
      <w:marTop w:val="0"/>
      <w:marBottom w:val="0"/>
      <w:divBdr>
        <w:top w:val="none" w:sz="0" w:space="0" w:color="auto"/>
        <w:left w:val="none" w:sz="0" w:space="0" w:color="auto"/>
        <w:bottom w:val="none" w:sz="0" w:space="0" w:color="auto"/>
        <w:right w:val="none" w:sz="0" w:space="0" w:color="auto"/>
      </w:divBdr>
    </w:div>
    <w:div w:id="1549029129">
      <w:bodyDiv w:val="1"/>
      <w:marLeft w:val="0"/>
      <w:marRight w:val="0"/>
      <w:marTop w:val="0"/>
      <w:marBottom w:val="0"/>
      <w:divBdr>
        <w:top w:val="none" w:sz="0" w:space="0" w:color="auto"/>
        <w:left w:val="none" w:sz="0" w:space="0" w:color="auto"/>
        <w:bottom w:val="none" w:sz="0" w:space="0" w:color="auto"/>
        <w:right w:val="none" w:sz="0" w:space="0" w:color="auto"/>
      </w:divBdr>
      <w:divsChild>
        <w:div w:id="4082390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2500200">
      <w:bodyDiv w:val="1"/>
      <w:marLeft w:val="0"/>
      <w:marRight w:val="0"/>
      <w:marTop w:val="0"/>
      <w:marBottom w:val="0"/>
      <w:divBdr>
        <w:top w:val="none" w:sz="0" w:space="0" w:color="auto"/>
        <w:left w:val="none" w:sz="0" w:space="0" w:color="auto"/>
        <w:bottom w:val="none" w:sz="0" w:space="0" w:color="auto"/>
        <w:right w:val="none" w:sz="0" w:space="0" w:color="auto"/>
      </w:divBdr>
    </w:div>
    <w:div w:id="1554005434">
      <w:bodyDiv w:val="1"/>
      <w:marLeft w:val="0"/>
      <w:marRight w:val="0"/>
      <w:marTop w:val="0"/>
      <w:marBottom w:val="0"/>
      <w:divBdr>
        <w:top w:val="none" w:sz="0" w:space="0" w:color="auto"/>
        <w:left w:val="none" w:sz="0" w:space="0" w:color="auto"/>
        <w:bottom w:val="none" w:sz="0" w:space="0" w:color="auto"/>
        <w:right w:val="none" w:sz="0" w:space="0" w:color="auto"/>
      </w:divBdr>
      <w:divsChild>
        <w:div w:id="4246939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5696767">
      <w:bodyDiv w:val="1"/>
      <w:marLeft w:val="0"/>
      <w:marRight w:val="0"/>
      <w:marTop w:val="0"/>
      <w:marBottom w:val="0"/>
      <w:divBdr>
        <w:top w:val="none" w:sz="0" w:space="0" w:color="auto"/>
        <w:left w:val="none" w:sz="0" w:space="0" w:color="auto"/>
        <w:bottom w:val="none" w:sz="0" w:space="0" w:color="auto"/>
        <w:right w:val="none" w:sz="0" w:space="0" w:color="auto"/>
      </w:divBdr>
    </w:div>
    <w:div w:id="1557665995">
      <w:bodyDiv w:val="1"/>
      <w:marLeft w:val="0"/>
      <w:marRight w:val="0"/>
      <w:marTop w:val="0"/>
      <w:marBottom w:val="0"/>
      <w:divBdr>
        <w:top w:val="none" w:sz="0" w:space="0" w:color="auto"/>
        <w:left w:val="none" w:sz="0" w:space="0" w:color="auto"/>
        <w:bottom w:val="none" w:sz="0" w:space="0" w:color="auto"/>
        <w:right w:val="none" w:sz="0" w:space="0" w:color="auto"/>
      </w:divBdr>
    </w:div>
    <w:div w:id="1560164920">
      <w:bodyDiv w:val="1"/>
      <w:marLeft w:val="0"/>
      <w:marRight w:val="0"/>
      <w:marTop w:val="0"/>
      <w:marBottom w:val="0"/>
      <w:divBdr>
        <w:top w:val="none" w:sz="0" w:space="0" w:color="auto"/>
        <w:left w:val="none" w:sz="0" w:space="0" w:color="auto"/>
        <w:bottom w:val="none" w:sz="0" w:space="0" w:color="auto"/>
        <w:right w:val="none" w:sz="0" w:space="0" w:color="auto"/>
      </w:divBdr>
    </w:div>
    <w:div w:id="1562134588">
      <w:bodyDiv w:val="1"/>
      <w:marLeft w:val="0"/>
      <w:marRight w:val="0"/>
      <w:marTop w:val="0"/>
      <w:marBottom w:val="0"/>
      <w:divBdr>
        <w:top w:val="none" w:sz="0" w:space="0" w:color="auto"/>
        <w:left w:val="none" w:sz="0" w:space="0" w:color="auto"/>
        <w:bottom w:val="none" w:sz="0" w:space="0" w:color="auto"/>
        <w:right w:val="none" w:sz="0" w:space="0" w:color="auto"/>
      </w:divBdr>
    </w:div>
    <w:div w:id="1568609139">
      <w:bodyDiv w:val="1"/>
      <w:marLeft w:val="0"/>
      <w:marRight w:val="0"/>
      <w:marTop w:val="0"/>
      <w:marBottom w:val="0"/>
      <w:divBdr>
        <w:top w:val="none" w:sz="0" w:space="0" w:color="auto"/>
        <w:left w:val="none" w:sz="0" w:space="0" w:color="auto"/>
        <w:bottom w:val="none" w:sz="0" w:space="0" w:color="auto"/>
        <w:right w:val="none" w:sz="0" w:space="0" w:color="auto"/>
      </w:divBdr>
    </w:div>
    <w:div w:id="1569220375">
      <w:bodyDiv w:val="1"/>
      <w:marLeft w:val="0"/>
      <w:marRight w:val="0"/>
      <w:marTop w:val="0"/>
      <w:marBottom w:val="0"/>
      <w:divBdr>
        <w:top w:val="none" w:sz="0" w:space="0" w:color="auto"/>
        <w:left w:val="none" w:sz="0" w:space="0" w:color="auto"/>
        <w:bottom w:val="none" w:sz="0" w:space="0" w:color="auto"/>
        <w:right w:val="none" w:sz="0" w:space="0" w:color="auto"/>
      </w:divBdr>
    </w:div>
    <w:div w:id="1577401100">
      <w:bodyDiv w:val="1"/>
      <w:marLeft w:val="0"/>
      <w:marRight w:val="0"/>
      <w:marTop w:val="0"/>
      <w:marBottom w:val="0"/>
      <w:divBdr>
        <w:top w:val="none" w:sz="0" w:space="0" w:color="auto"/>
        <w:left w:val="none" w:sz="0" w:space="0" w:color="auto"/>
        <w:bottom w:val="none" w:sz="0" w:space="0" w:color="auto"/>
        <w:right w:val="none" w:sz="0" w:space="0" w:color="auto"/>
      </w:divBdr>
    </w:div>
    <w:div w:id="1580476468">
      <w:bodyDiv w:val="1"/>
      <w:marLeft w:val="0"/>
      <w:marRight w:val="0"/>
      <w:marTop w:val="0"/>
      <w:marBottom w:val="0"/>
      <w:divBdr>
        <w:top w:val="none" w:sz="0" w:space="0" w:color="auto"/>
        <w:left w:val="none" w:sz="0" w:space="0" w:color="auto"/>
        <w:bottom w:val="none" w:sz="0" w:space="0" w:color="auto"/>
        <w:right w:val="none" w:sz="0" w:space="0" w:color="auto"/>
      </w:divBdr>
    </w:div>
    <w:div w:id="1589074016">
      <w:bodyDiv w:val="1"/>
      <w:marLeft w:val="0"/>
      <w:marRight w:val="0"/>
      <w:marTop w:val="0"/>
      <w:marBottom w:val="0"/>
      <w:divBdr>
        <w:top w:val="none" w:sz="0" w:space="0" w:color="auto"/>
        <w:left w:val="none" w:sz="0" w:space="0" w:color="auto"/>
        <w:bottom w:val="none" w:sz="0" w:space="0" w:color="auto"/>
        <w:right w:val="none" w:sz="0" w:space="0" w:color="auto"/>
      </w:divBdr>
      <w:divsChild>
        <w:div w:id="242490392">
          <w:marLeft w:val="360"/>
          <w:marRight w:val="0"/>
          <w:marTop w:val="200"/>
          <w:marBottom w:val="0"/>
          <w:divBdr>
            <w:top w:val="none" w:sz="0" w:space="0" w:color="auto"/>
            <w:left w:val="none" w:sz="0" w:space="0" w:color="auto"/>
            <w:bottom w:val="none" w:sz="0" w:space="0" w:color="auto"/>
            <w:right w:val="none" w:sz="0" w:space="0" w:color="auto"/>
          </w:divBdr>
        </w:div>
        <w:div w:id="304628401">
          <w:marLeft w:val="360"/>
          <w:marRight w:val="0"/>
          <w:marTop w:val="200"/>
          <w:marBottom w:val="0"/>
          <w:divBdr>
            <w:top w:val="none" w:sz="0" w:space="0" w:color="auto"/>
            <w:left w:val="none" w:sz="0" w:space="0" w:color="auto"/>
            <w:bottom w:val="none" w:sz="0" w:space="0" w:color="auto"/>
            <w:right w:val="none" w:sz="0" w:space="0" w:color="auto"/>
          </w:divBdr>
        </w:div>
        <w:div w:id="441533928">
          <w:marLeft w:val="360"/>
          <w:marRight w:val="0"/>
          <w:marTop w:val="200"/>
          <w:marBottom w:val="0"/>
          <w:divBdr>
            <w:top w:val="none" w:sz="0" w:space="0" w:color="auto"/>
            <w:left w:val="none" w:sz="0" w:space="0" w:color="auto"/>
            <w:bottom w:val="none" w:sz="0" w:space="0" w:color="auto"/>
            <w:right w:val="none" w:sz="0" w:space="0" w:color="auto"/>
          </w:divBdr>
        </w:div>
        <w:div w:id="1763377754">
          <w:marLeft w:val="360"/>
          <w:marRight w:val="0"/>
          <w:marTop w:val="200"/>
          <w:marBottom w:val="0"/>
          <w:divBdr>
            <w:top w:val="none" w:sz="0" w:space="0" w:color="auto"/>
            <w:left w:val="none" w:sz="0" w:space="0" w:color="auto"/>
            <w:bottom w:val="none" w:sz="0" w:space="0" w:color="auto"/>
            <w:right w:val="none" w:sz="0" w:space="0" w:color="auto"/>
          </w:divBdr>
        </w:div>
      </w:divsChild>
    </w:div>
    <w:div w:id="1599364351">
      <w:bodyDiv w:val="1"/>
      <w:marLeft w:val="0"/>
      <w:marRight w:val="0"/>
      <w:marTop w:val="0"/>
      <w:marBottom w:val="0"/>
      <w:divBdr>
        <w:top w:val="none" w:sz="0" w:space="0" w:color="auto"/>
        <w:left w:val="none" w:sz="0" w:space="0" w:color="auto"/>
        <w:bottom w:val="none" w:sz="0" w:space="0" w:color="auto"/>
        <w:right w:val="none" w:sz="0" w:space="0" w:color="auto"/>
      </w:divBdr>
    </w:div>
    <w:div w:id="1603104743">
      <w:bodyDiv w:val="1"/>
      <w:marLeft w:val="0"/>
      <w:marRight w:val="0"/>
      <w:marTop w:val="0"/>
      <w:marBottom w:val="0"/>
      <w:divBdr>
        <w:top w:val="none" w:sz="0" w:space="0" w:color="auto"/>
        <w:left w:val="none" w:sz="0" w:space="0" w:color="auto"/>
        <w:bottom w:val="none" w:sz="0" w:space="0" w:color="auto"/>
        <w:right w:val="none" w:sz="0" w:space="0" w:color="auto"/>
      </w:divBdr>
    </w:div>
    <w:div w:id="1605503210">
      <w:bodyDiv w:val="1"/>
      <w:marLeft w:val="0"/>
      <w:marRight w:val="0"/>
      <w:marTop w:val="0"/>
      <w:marBottom w:val="0"/>
      <w:divBdr>
        <w:top w:val="none" w:sz="0" w:space="0" w:color="auto"/>
        <w:left w:val="none" w:sz="0" w:space="0" w:color="auto"/>
        <w:bottom w:val="none" w:sz="0" w:space="0" w:color="auto"/>
        <w:right w:val="none" w:sz="0" w:space="0" w:color="auto"/>
      </w:divBdr>
      <w:divsChild>
        <w:div w:id="1202205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6183159">
      <w:bodyDiv w:val="1"/>
      <w:marLeft w:val="0"/>
      <w:marRight w:val="0"/>
      <w:marTop w:val="0"/>
      <w:marBottom w:val="0"/>
      <w:divBdr>
        <w:top w:val="none" w:sz="0" w:space="0" w:color="auto"/>
        <w:left w:val="none" w:sz="0" w:space="0" w:color="auto"/>
        <w:bottom w:val="none" w:sz="0" w:space="0" w:color="auto"/>
        <w:right w:val="none" w:sz="0" w:space="0" w:color="auto"/>
      </w:divBdr>
    </w:div>
    <w:div w:id="1615557870">
      <w:bodyDiv w:val="1"/>
      <w:marLeft w:val="0"/>
      <w:marRight w:val="0"/>
      <w:marTop w:val="0"/>
      <w:marBottom w:val="0"/>
      <w:divBdr>
        <w:top w:val="none" w:sz="0" w:space="0" w:color="auto"/>
        <w:left w:val="none" w:sz="0" w:space="0" w:color="auto"/>
        <w:bottom w:val="none" w:sz="0" w:space="0" w:color="auto"/>
        <w:right w:val="none" w:sz="0" w:space="0" w:color="auto"/>
      </w:divBdr>
      <w:divsChild>
        <w:div w:id="18563356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8635509">
      <w:bodyDiv w:val="1"/>
      <w:marLeft w:val="0"/>
      <w:marRight w:val="0"/>
      <w:marTop w:val="0"/>
      <w:marBottom w:val="0"/>
      <w:divBdr>
        <w:top w:val="none" w:sz="0" w:space="0" w:color="auto"/>
        <w:left w:val="none" w:sz="0" w:space="0" w:color="auto"/>
        <w:bottom w:val="none" w:sz="0" w:space="0" w:color="auto"/>
        <w:right w:val="none" w:sz="0" w:space="0" w:color="auto"/>
      </w:divBdr>
      <w:divsChild>
        <w:div w:id="17285266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9880">
      <w:bodyDiv w:val="1"/>
      <w:marLeft w:val="0"/>
      <w:marRight w:val="0"/>
      <w:marTop w:val="0"/>
      <w:marBottom w:val="0"/>
      <w:divBdr>
        <w:top w:val="none" w:sz="0" w:space="0" w:color="auto"/>
        <w:left w:val="none" w:sz="0" w:space="0" w:color="auto"/>
        <w:bottom w:val="none" w:sz="0" w:space="0" w:color="auto"/>
        <w:right w:val="none" w:sz="0" w:space="0" w:color="auto"/>
      </w:divBdr>
    </w:div>
    <w:div w:id="1627354174">
      <w:bodyDiv w:val="1"/>
      <w:marLeft w:val="0"/>
      <w:marRight w:val="0"/>
      <w:marTop w:val="0"/>
      <w:marBottom w:val="0"/>
      <w:divBdr>
        <w:top w:val="none" w:sz="0" w:space="0" w:color="auto"/>
        <w:left w:val="none" w:sz="0" w:space="0" w:color="auto"/>
        <w:bottom w:val="none" w:sz="0" w:space="0" w:color="auto"/>
        <w:right w:val="none" w:sz="0" w:space="0" w:color="auto"/>
      </w:divBdr>
    </w:div>
    <w:div w:id="1629119493">
      <w:bodyDiv w:val="1"/>
      <w:marLeft w:val="0"/>
      <w:marRight w:val="0"/>
      <w:marTop w:val="0"/>
      <w:marBottom w:val="0"/>
      <w:divBdr>
        <w:top w:val="none" w:sz="0" w:space="0" w:color="auto"/>
        <w:left w:val="none" w:sz="0" w:space="0" w:color="auto"/>
        <w:bottom w:val="none" w:sz="0" w:space="0" w:color="auto"/>
        <w:right w:val="none" w:sz="0" w:space="0" w:color="auto"/>
      </w:divBdr>
    </w:div>
    <w:div w:id="1632437589">
      <w:bodyDiv w:val="1"/>
      <w:marLeft w:val="0"/>
      <w:marRight w:val="0"/>
      <w:marTop w:val="0"/>
      <w:marBottom w:val="0"/>
      <w:divBdr>
        <w:top w:val="none" w:sz="0" w:space="0" w:color="auto"/>
        <w:left w:val="none" w:sz="0" w:space="0" w:color="auto"/>
        <w:bottom w:val="none" w:sz="0" w:space="0" w:color="auto"/>
        <w:right w:val="none" w:sz="0" w:space="0" w:color="auto"/>
      </w:divBdr>
    </w:div>
    <w:div w:id="1632438265">
      <w:bodyDiv w:val="1"/>
      <w:marLeft w:val="0"/>
      <w:marRight w:val="0"/>
      <w:marTop w:val="0"/>
      <w:marBottom w:val="0"/>
      <w:divBdr>
        <w:top w:val="none" w:sz="0" w:space="0" w:color="auto"/>
        <w:left w:val="none" w:sz="0" w:space="0" w:color="auto"/>
        <w:bottom w:val="none" w:sz="0" w:space="0" w:color="auto"/>
        <w:right w:val="none" w:sz="0" w:space="0" w:color="auto"/>
      </w:divBdr>
    </w:div>
    <w:div w:id="1647738793">
      <w:bodyDiv w:val="1"/>
      <w:marLeft w:val="0"/>
      <w:marRight w:val="0"/>
      <w:marTop w:val="0"/>
      <w:marBottom w:val="0"/>
      <w:divBdr>
        <w:top w:val="none" w:sz="0" w:space="0" w:color="auto"/>
        <w:left w:val="none" w:sz="0" w:space="0" w:color="auto"/>
        <w:bottom w:val="none" w:sz="0" w:space="0" w:color="auto"/>
        <w:right w:val="none" w:sz="0" w:space="0" w:color="auto"/>
      </w:divBdr>
      <w:divsChild>
        <w:div w:id="19166681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1404485">
      <w:bodyDiv w:val="1"/>
      <w:marLeft w:val="0"/>
      <w:marRight w:val="0"/>
      <w:marTop w:val="0"/>
      <w:marBottom w:val="0"/>
      <w:divBdr>
        <w:top w:val="none" w:sz="0" w:space="0" w:color="auto"/>
        <w:left w:val="none" w:sz="0" w:space="0" w:color="auto"/>
        <w:bottom w:val="none" w:sz="0" w:space="0" w:color="auto"/>
        <w:right w:val="none" w:sz="0" w:space="0" w:color="auto"/>
      </w:divBdr>
    </w:div>
    <w:div w:id="1651515946">
      <w:bodyDiv w:val="1"/>
      <w:marLeft w:val="0"/>
      <w:marRight w:val="0"/>
      <w:marTop w:val="0"/>
      <w:marBottom w:val="0"/>
      <w:divBdr>
        <w:top w:val="none" w:sz="0" w:space="0" w:color="auto"/>
        <w:left w:val="none" w:sz="0" w:space="0" w:color="auto"/>
        <w:bottom w:val="none" w:sz="0" w:space="0" w:color="auto"/>
        <w:right w:val="none" w:sz="0" w:space="0" w:color="auto"/>
      </w:divBdr>
    </w:div>
    <w:div w:id="1656883599">
      <w:bodyDiv w:val="1"/>
      <w:marLeft w:val="0"/>
      <w:marRight w:val="0"/>
      <w:marTop w:val="0"/>
      <w:marBottom w:val="0"/>
      <w:divBdr>
        <w:top w:val="none" w:sz="0" w:space="0" w:color="auto"/>
        <w:left w:val="none" w:sz="0" w:space="0" w:color="auto"/>
        <w:bottom w:val="none" w:sz="0" w:space="0" w:color="auto"/>
        <w:right w:val="none" w:sz="0" w:space="0" w:color="auto"/>
      </w:divBdr>
    </w:div>
    <w:div w:id="1658223727">
      <w:bodyDiv w:val="1"/>
      <w:marLeft w:val="0"/>
      <w:marRight w:val="0"/>
      <w:marTop w:val="0"/>
      <w:marBottom w:val="0"/>
      <w:divBdr>
        <w:top w:val="none" w:sz="0" w:space="0" w:color="auto"/>
        <w:left w:val="none" w:sz="0" w:space="0" w:color="auto"/>
        <w:bottom w:val="none" w:sz="0" w:space="0" w:color="auto"/>
        <w:right w:val="none" w:sz="0" w:space="0" w:color="auto"/>
      </w:divBdr>
    </w:div>
    <w:div w:id="1667854813">
      <w:bodyDiv w:val="1"/>
      <w:marLeft w:val="0"/>
      <w:marRight w:val="0"/>
      <w:marTop w:val="0"/>
      <w:marBottom w:val="0"/>
      <w:divBdr>
        <w:top w:val="none" w:sz="0" w:space="0" w:color="auto"/>
        <w:left w:val="none" w:sz="0" w:space="0" w:color="auto"/>
        <w:bottom w:val="none" w:sz="0" w:space="0" w:color="auto"/>
        <w:right w:val="none" w:sz="0" w:space="0" w:color="auto"/>
      </w:divBdr>
    </w:div>
    <w:div w:id="1669820782">
      <w:bodyDiv w:val="1"/>
      <w:marLeft w:val="0"/>
      <w:marRight w:val="0"/>
      <w:marTop w:val="0"/>
      <w:marBottom w:val="0"/>
      <w:divBdr>
        <w:top w:val="none" w:sz="0" w:space="0" w:color="auto"/>
        <w:left w:val="none" w:sz="0" w:space="0" w:color="auto"/>
        <w:bottom w:val="none" w:sz="0" w:space="0" w:color="auto"/>
        <w:right w:val="none" w:sz="0" w:space="0" w:color="auto"/>
      </w:divBdr>
      <w:divsChild>
        <w:div w:id="3078294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2179518">
      <w:bodyDiv w:val="1"/>
      <w:marLeft w:val="0"/>
      <w:marRight w:val="0"/>
      <w:marTop w:val="0"/>
      <w:marBottom w:val="0"/>
      <w:divBdr>
        <w:top w:val="none" w:sz="0" w:space="0" w:color="auto"/>
        <w:left w:val="none" w:sz="0" w:space="0" w:color="auto"/>
        <w:bottom w:val="none" w:sz="0" w:space="0" w:color="auto"/>
        <w:right w:val="none" w:sz="0" w:space="0" w:color="auto"/>
      </w:divBdr>
    </w:div>
    <w:div w:id="1686708925">
      <w:bodyDiv w:val="1"/>
      <w:marLeft w:val="0"/>
      <w:marRight w:val="0"/>
      <w:marTop w:val="0"/>
      <w:marBottom w:val="0"/>
      <w:divBdr>
        <w:top w:val="none" w:sz="0" w:space="0" w:color="auto"/>
        <w:left w:val="none" w:sz="0" w:space="0" w:color="auto"/>
        <w:bottom w:val="none" w:sz="0" w:space="0" w:color="auto"/>
        <w:right w:val="none" w:sz="0" w:space="0" w:color="auto"/>
      </w:divBdr>
    </w:div>
    <w:div w:id="1689983938">
      <w:bodyDiv w:val="1"/>
      <w:marLeft w:val="0"/>
      <w:marRight w:val="0"/>
      <w:marTop w:val="0"/>
      <w:marBottom w:val="0"/>
      <w:divBdr>
        <w:top w:val="none" w:sz="0" w:space="0" w:color="auto"/>
        <w:left w:val="none" w:sz="0" w:space="0" w:color="auto"/>
        <w:bottom w:val="none" w:sz="0" w:space="0" w:color="auto"/>
        <w:right w:val="none" w:sz="0" w:space="0" w:color="auto"/>
      </w:divBdr>
    </w:div>
    <w:div w:id="1712880073">
      <w:bodyDiv w:val="1"/>
      <w:marLeft w:val="0"/>
      <w:marRight w:val="0"/>
      <w:marTop w:val="0"/>
      <w:marBottom w:val="0"/>
      <w:divBdr>
        <w:top w:val="none" w:sz="0" w:space="0" w:color="auto"/>
        <w:left w:val="none" w:sz="0" w:space="0" w:color="auto"/>
        <w:bottom w:val="none" w:sz="0" w:space="0" w:color="auto"/>
        <w:right w:val="none" w:sz="0" w:space="0" w:color="auto"/>
      </w:divBdr>
    </w:div>
    <w:div w:id="1713112443">
      <w:bodyDiv w:val="1"/>
      <w:marLeft w:val="0"/>
      <w:marRight w:val="0"/>
      <w:marTop w:val="0"/>
      <w:marBottom w:val="0"/>
      <w:divBdr>
        <w:top w:val="none" w:sz="0" w:space="0" w:color="auto"/>
        <w:left w:val="none" w:sz="0" w:space="0" w:color="auto"/>
        <w:bottom w:val="none" w:sz="0" w:space="0" w:color="auto"/>
        <w:right w:val="none" w:sz="0" w:space="0" w:color="auto"/>
      </w:divBdr>
    </w:div>
    <w:div w:id="1718552193">
      <w:bodyDiv w:val="1"/>
      <w:marLeft w:val="0"/>
      <w:marRight w:val="0"/>
      <w:marTop w:val="0"/>
      <w:marBottom w:val="0"/>
      <w:divBdr>
        <w:top w:val="none" w:sz="0" w:space="0" w:color="auto"/>
        <w:left w:val="none" w:sz="0" w:space="0" w:color="auto"/>
        <w:bottom w:val="none" w:sz="0" w:space="0" w:color="auto"/>
        <w:right w:val="none" w:sz="0" w:space="0" w:color="auto"/>
      </w:divBdr>
    </w:div>
    <w:div w:id="1719862657">
      <w:bodyDiv w:val="1"/>
      <w:marLeft w:val="0"/>
      <w:marRight w:val="0"/>
      <w:marTop w:val="0"/>
      <w:marBottom w:val="0"/>
      <w:divBdr>
        <w:top w:val="none" w:sz="0" w:space="0" w:color="auto"/>
        <w:left w:val="none" w:sz="0" w:space="0" w:color="auto"/>
        <w:bottom w:val="none" w:sz="0" w:space="0" w:color="auto"/>
        <w:right w:val="none" w:sz="0" w:space="0" w:color="auto"/>
      </w:divBdr>
    </w:div>
    <w:div w:id="1727029248">
      <w:bodyDiv w:val="1"/>
      <w:marLeft w:val="0"/>
      <w:marRight w:val="0"/>
      <w:marTop w:val="0"/>
      <w:marBottom w:val="0"/>
      <w:divBdr>
        <w:top w:val="none" w:sz="0" w:space="0" w:color="auto"/>
        <w:left w:val="none" w:sz="0" w:space="0" w:color="auto"/>
        <w:bottom w:val="none" w:sz="0" w:space="0" w:color="auto"/>
        <w:right w:val="none" w:sz="0" w:space="0" w:color="auto"/>
      </w:divBdr>
    </w:div>
    <w:div w:id="1728381576">
      <w:bodyDiv w:val="1"/>
      <w:marLeft w:val="0"/>
      <w:marRight w:val="0"/>
      <w:marTop w:val="0"/>
      <w:marBottom w:val="0"/>
      <w:divBdr>
        <w:top w:val="none" w:sz="0" w:space="0" w:color="auto"/>
        <w:left w:val="none" w:sz="0" w:space="0" w:color="auto"/>
        <w:bottom w:val="none" w:sz="0" w:space="0" w:color="auto"/>
        <w:right w:val="none" w:sz="0" w:space="0" w:color="auto"/>
      </w:divBdr>
      <w:divsChild>
        <w:div w:id="495459850">
          <w:marLeft w:val="360"/>
          <w:marRight w:val="0"/>
          <w:marTop w:val="200"/>
          <w:marBottom w:val="0"/>
          <w:divBdr>
            <w:top w:val="none" w:sz="0" w:space="0" w:color="auto"/>
            <w:left w:val="none" w:sz="0" w:space="0" w:color="auto"/>
            <w:bottom w:val="none" w:sz="0" w:space="0" w:color="auto"/>
            <w:right w:val="none" w:sz="0" w:space="0" w:color="auto"/>
          </w:divBdr>
        </w:div>
        <w:div w:id="1091701690">
          <w:marLeft w:val="360"/>
          <w:marRight w:val="0"/>
          <w:marTop w:val="200"/>
          <w:marBottom w:val="0"/>
          <w:divBdr>
            <w:top w:val="none" w:sz="0" w:space="0" w:color="auto"/>
            <w:left w:val="none" w:sz="0" w:space="0" w:color="auto"/>
            <w:bottom w:val="none" w:sz="0" w:space="0" w:color="auto"/>
            <w:right w:val="none" w:sz="0" w:space="0" w:color="auto"/>
          </w:divBdr>
        </w:div>
        <w:div w:id="1623606907">
          <w:marLeft w:val="360"/>
          <w:marRight w:val="0"/>
          <w:marTop w:val="200"/>
          <w:marBottom w:val="0"/>
          <w:divBdr>
            <w:top w:val="none" w:sz="0" w:space="0" w:color="auto"/>
            <w:left w:val="none" w:sz="0" w:space="0" w:color="auto"/>
            <w:bottom w:val="none" w:sz="0" w:space="0" w:color="auto"/>
            <w:right w:val="none" w:sz="0" w:space="0" w:color="auto"/>
          </w:divBdr>
        </w:div>
        <w:div w:id="2041975096">
          <w:marLeft w:val="360"/>
          <w:marRight w:val="0"/>
          <w:marTop w:val="200"/>
          <w:marBottom w:val="0"/>
          <w:divBdr>
            <w:top w:val="none" w:sz="0" w:space="0" w:color="auto"/>
            <w:left w:val="none" w:sz="0" w:space="0" w:color="auto"/>
            <w:bottom w:val="none" w:sz="0" w:space="0" w:color="auto"/>
            <w:right w:val="none" w:sz="0" w:space="0" w:color="auto"/>
          </w:divBdr>
        </w:div>
      </w:divsChild>
    </w:div>
    <w:div w:id="1729037279">
      <w:bodyDiv w:val="1"/>
      <w:marLeft w:val="0"/>
      <w:marRight w:val="0"/>
      <w:marTop w:val="0"/>
      <w:marBottom w:val="0"/>
      <w:divBdr>
        <w:top w:val="none" w:sz="0" w:space="0" w:color="auto"/>
        <w:left w:val="none" w:sz="0" w:space="0" w:color="auto"/>
        <w:bottom w:val="none" w:sz="0" w:space="0" w:color="auto"/>
        <w:right w:val="none" w:sz="0" w:space="0" w:color="auto"/>
      </w:divBdr>
    </w:div>
    <w:div w:id="1730692920">
      <w:bodyDiv w:val="1"/>
      <w:marLeft w:val="0"/>
      <w:marRight w:val="0"/>
      <w:marTop w:val="0"/>
      <w:marBottom w:val="0"/>
      <w:divBdr>
        <w:top w:val="none" w:sz="0" w:space="0" w:color="auto"/>
        <w:left w:val="none" w:sz="0" w:space="0" w:color="auto"/>
        <w:bottom w:val="none" w:sz="0" w:space="0" w:color="auto"/>
        <w:right w:val="none" w:sz="0" w:space="0" w:color="auto"/>
      </w:divBdr>
    </w:div>
    <w:div w:id="1731659277">
      <w:bodyDiv w:val="1"/>
      <w:marLeft w:val="0"/>
      <w:marRight w:val="0"/>
      <w:marTop w:val="0"/>
      <w:marBottom w:val="0"/>
      <w:divBdr>
        <w:top w:val="none" w:sz="0" w:space="0" w:color="auto"/>
        <w:left w:val="none" w:sz="0" w:space="0" w:color="auto"/>
        <w:bottom w:val="none" w:sz="0" w:space="0" w:color="auto"/>
        <w:right w:val="none" w:sz="0" w:space="0" w:color="auto"/>
      </w:divBdr>
    </w:div>
    <w:div w:id="1739135040">
      <w:bodyDiv w:val="1"/>
      <w:marLeft w:val="0"/>
      <w:marRight w:val="0"/>
      <w:marTop w:val="0"/>
      <w:marBottom w:val="0"/>
      <w:divBdr>
        <w:top w:val="none" w:sz="0" w:space="0" w:color="auto"/>
        <w:left w:val="none" w:sz="0" w:space="0" w:color="auto"/>
        <w:bottom w:val="none" w:sz="0" w:space="0" w:color="auto"/>
        <w:right w:val="none" w:sz="0" w:space="0" w:color="auto"/>
      </w:divBdr>
      <w:divsChild>
        <w:div w:id="600114664">
          <w:marLeft w:val="360"/>
          <w:marRight w:val="0"/>
          <w:marTop w:val="200"/>
          <w:marBottom w:val="0"/>
          <w:divBdr>
            <w:top w:val="none" w:sz="0" w:space="0" w:color="auto"/>
            <w:left w:val="none" w:sz="0" w:space="0" w:color="auto"/>
            <w:bottom w:val="none" w:sz="0" w:space="0" w:color="auto"/>
            <w:right w:val="none" w:sz="0" w:space="0" w:color="auto"/>
          </w:divBdr>
        </w:div>
        <w:div w:id="1499230357">
          <w:marLeft w:val="360"/>
          <w:marRight w:val="0"/>
          <w:marTop w:val="200"/>
          <w:marBottom w:val="0"/>
          <w:divBdr>
            <w:top w:val="none" w:sz="0" w:space="0" w:color="auto"/>
            <w:left w:val="none" w:sz="0" w:space="0" w:color="auto"/>
            <w:bottom w:val="none" w:sz="0" w:space="0" w:color="auto"/>
            <w:right w:val="none" w:sz="0" w:space="0" w:color="auto"/>
          </w:divBdr>
        </w:div>
        <w:div w:id="1564680606">
          <w:marLeft w:val="1080"/>
          <w:marRight w:val="0"/>
          <w:marTop w:val="100"/>
          <w:marBottom w:val="0"/>
          <w:divBdr>
            <w:top w:val="none" w:sz="0" w:space="0" w:color="auto"/>
            <w:left w:val="none" w:sz="0" w:space="0" w:color="auto"/>
            <w:bottom w:val="none" w:sz="0" w:space="0" w:color="auto"/>
            <w:right w:val="none" w:sz="0" w:space="0" w:color="auto"/>
          </w:divBdr>
        </w:div>
        <w:div w:id="1910921445">
          <w:marLeft w:val="360"/>
          <w:marRight w:val="0"/>
          <w:marTop w:val="200"/>
          <w:marBottom w:val="0"/>
          <w:divBdr>
            <w:top w:val="none" w:sz="0" w:space="0" w:color="auto"/>
            <w:left w:val="none" w:sz="0" w:space="0" w:color="auto"/>
            <w:bottom w:val="none" w:sz="0" w:space="0" w:color="auto"/>
            <w:right w:val="none" w:sz="0" w:space="0" w:color="auto"/>
          </w:divBdr>
        </w:div>
      </w:divsChild>
    </w:div>
    <w:div w:id="1741442807">
      <w:bodyDiv w:val="1"/>
      <w:marLeft w:val="0"/>
      <w:marRight w:val="0"/>
      <w:marTop w:val="0"/>
      <w:marBottom w:val="0"/>
      <w:divBdr>
        <w:top w:val="none" w:sz="0" w:space="0" w:color="auto"/>
        <w:left w:val="none" w:sz="0" w:space="0" w:color="auto"/>
        <w:bottom w:val="none" w:sz="0" w:space="0" w:color="auto"/>
        <w:right w:val="none" w:sz="0" w:space="0" w:color="auto"/>
      </w:divBdr>
    </w:div>
    <w:div w:id="1743218447">
      <w:bodyDiv w:val="1"/>
      <w:marLeft w:val="0"/>
      <w:marRight w:val="0"/>
      <w:marTop w:val="0"/>
      <w:marBottom w:val="0"/>
      <w:divBdr>
        <w:top w:val="none" w:sz="0" w:space="0" w:color="auto"/>
        <w:left w:val="none" w:sz="0" w:space="0" w:color="auto"/>
        <w:bottom w:val="none" w:sz="0" w:space="0" w:color="auto"/>
        <w:right w:val="none" w:sz="0" w:space="0" w:color="auto"/>
      </w:divBdr>
      <w:divsChild>
        <w:div w:id="1122193621">
          <w:marLeft w:val="360"/>
          <w:marRight w:val="0"/>
          <w:marTop w:val="200"/>
          <w:marBottom w:val="0"/>
          <w:divBdr>
            <w:top w:val="none" w:sz="0" w:space="0" w:color="auto"/>
            <w:left w:val="none" w:sz="0" w:space="0" w:color="auto"/>
            <w:bottom w:val="none" w:sz="0" w:space="0" w:color="auto"/>
            <w:right w:val="none" w:sz="0" w:space="0" w:color="auto"/>
          </w:divBdr>
        </w:div>
        <w:div w:id="1558323098">
          <w:marLeft w:val="360"/>
          <w:marRight w:val="0"/>
          <w:marTop w:val="200"/>
          <w:marBottom w:val="0"/>
          <w:divBdr>
            <w:top w:val="none" w:sz="0" w:space="0" w:color="auto"/>
            <w:left w:val="none" w:sz="0" w:space="0" w:color="auto"/>
            <w:bottom w:val="none" w:sz="0" w:space="0" w:color="auto"/>
            <w:right w:val="none" w:sz="0" w:space="0" w:color="auto"/>
          </w:divBdr>
        </w:div>
      </w:divsChild>
    </w:div>
    <w:div w:id="1745637113">
      <w:bodyDiv w:val="1"/>
      <w:marLeft w:val="0"/>
      <w:marRight w:val="0"/>
      <w:marTop w:val="0"/>
      <w:marBottom w:val="0"/>
      <w:divBdr>
        <w:top w:val="none" w:sz="0" w:space="0" w:color="auto"/>
        <w:left w:val="none" w:sz="0" w:space="0" w:color="auto"/>
        <w:bottom w:val="none" w:sz="0" w:space="0" w:color="auto"/>
        <w:right w:val="none" w:sz="0" w:space="0" w:color="auto"/>
      </w:divBdr>
    </w:div>
    <w:div w:id="1745638378">
      <w:bodyDiv w:val="1"/>
      <w:marLeft w:val="0"/>
      <w:marRight w:val="0"/>
      <w:marTop w:val="0"/>
      <w:marBottom w:val="0"/>
      <w:divBdr>
        <w:top w:val="none" w:sz="0" w:space="0" w:color="auto"/>
        <w:left w:val="none" w:sz="0" w:space="0" w:color="auto"/>
        <w:bottom w:val="none" w:sz="0" w:space="0" w:color="auto"/>
        <w:right w:val="none" w:sz="0" w:space="0" w:color="auto"/>
      </w:divBdr>
    </w:div>
    <w:div w:id="1749111937">
      <w:bodyDiv w:val="1"/>
      <w:marLeft w:val="0"/>
      <w:marRight w:val="0"/>
      <w:marTop w:val="0"/>
      <w:marBottom w:val="0"/>
      <w:divBdr>
        <w:top w:val="none" w:sz="0" w:space="0" w:color="auto"/>
        <w:left w:val="none" w:sz="0" w:space="0" w:color="auto"/>
        <w:bottom w:val="none" w:sz="0" w:space="0" w:color="auto"/>
        <w:right w:val="none" w:sz="0" w:space="0" w:color="auto"/>
      </w:divBdr>
    </w:div>
    <w:div w:id="1758406563">
      <w:bodyDiv w:val="1"/>
      <w:marLeft w:val="0"/>
      <w:marRight w:val="0"/>
      <w:marTop w:val="0"/>
      <w:marBottom w:val="0"/>
      <w:divBdr>
        <w:top w:val="none" w:sz="0" w:space="0" w:color="auto"/>
        <w:left w:val="none" w:sz="0" w:space="0" w:color="auto"/>
        <w:bottom w:val="none" w:sz="0" w:space="0" w:color="auto"/>
        <w:right w:val="none" w:sz="0" w:space="0" w:color="auto"/>
      </w:divBdr>
    </w:div>
    <w:div w:id="1759012427">
      <w:bodyDiv w:val="1"/>
      <w:marLeft w:val="0"/>
      <w:marRight w:val="0"/>
      <w:marTop w:val="0"/>
      <w:marBottom w:val="0"/>
      <w:divBdr>
        <w:top w:val="none" w:sz="0" w:space="0" w:color="auto"/>
        <w:left w:val="none" w:sz="0" w:space="0" w:color="auto"/>
        <w:bottom w:val="none" w:sz="0" w:space="0" w:color="auto"/>
        <w:right w:val="none" w:sz="0" w:space="0" w:color="auto"/>
      </w:divBdr>
    </w:div>
    <w:div w:id="1763985877">
      <w:bodyDiv w:val="1"/>
      <w:marLeft w:val="0"/>
      <w:marRight w:val="0"/>
      <w:marTop w:val="0"/>
      <w:marBottom w:val="0"/>
      <w:divBdr>
        <w:top w:val="none" w:sz="0" w:space="0" w:color="auto"/>
        <w:left w:val="none" w:sz="0" w:space="0" w:color="auto"/>
        <w:bottom w:val="none" w:sz="0" w:space="0" w:color="auto"/>
        <w:right w:val="none" w:sz="0" w:space="0" w:color="auto"/>
      </w:divBdr>
    </w:div>
    <w:div w:id="1775248409">
      <w:bodyDiv w:val="1"/>
      <w:marLeft w:val="0"/>
      <w:marRight w:val="0"/>
      <w:marTop w:val="0"/>
      <w:marBottom w:val="0"/>
      <w:divBdr>
        <w:top w:val="none" w:sz="0" w:space="0" w:color="auto"/>
        <w:left w:val="none" w:sz="0" w:space="0" w:color="auto"/>
        <w:bottom w:val="none" w:sz="0" w:space="0" w:color="auto"/>
        <w:right w:val="none" w:sz="0" w:space="0" w:color="auto"/>
      </w:divBdr>
    </w:div>
    <w:div w:id="1783454124">
      <w:bodyDiv w:val="1"/>
      <w:marLeft w:val="0"/>
      <w:marRight w:val="0"/>
      <w:marTop w:val="0"/>
      <w:marBottom w:val="0"/>
      <w:divBdr>
        <w:top w:val="none" w:sz="0" w:space="0" w:color="auto"/>
        <w:left w:val="none" w:sz="0" w:space="0" w:color="auto"/>
        <w:bottom w:val="none" w:sz="0" w:space="0" w:color="auto"/>
        <w:right w:val="none" w:sz="0" w:space="0" w:color="auto"/>
      </w:divBdr>
      <w:divsChild>
        <w:div w:id="428820197">
          <w:marLeft w:val="0"/>
          <w:marRight w:val="0"/>
          <w:marTop w:val="0"/>
          <w:marBottom w:val="0"/>
          <w:divBdr>
            <w:top w:val="none" w:sz="0" w:space="0" w:color="auto"/>
            <w:left w:val="none" w:sz="0" w:space="0" w:color="auto"/>
            <w:bottom w:val="none" w:sz="0" w:space="0" w:color="auto"/>
            <w:right w:val="none" w:sz="0" w:space="0" w:color="auto"/>
          </w:divBdr>
          <w:divsChild>
            <w:div w:id="256139398">
              <w:marLeft w:val="0"/>
              <w:marRight w:val="0"/>
              <w:marTop w:val="0"/>
              <w:marBottom w:val="0"/>
              <w:divBdr>
                <w:top w:val="none" w:sz="0" w:space="0" w:color="auto"/>
                <w:left w:val="none" w:sz="0" w:space="0" w:color="auto"/>
                <w:bottom w:val="none" w:sz="0" w:space="0" w:color="auto"/>
                <w:right w:val="none" w:sz="0" w:space="0" w:color="auto"/>
              </w:divBdr>
              <w:divsChild>
                <w:div w:id="2043289052">
                  <w:marLeft w:val="0"/>
                  <w:marRight w:val="0"/>
                  <w:marTop w:val="0"/>
                  <w:marBottom w:val="0"/>
                  <w:divBdr>
                    <w:top w:val="none" w:sz="0" w:space="0" w:color="auto"/>
                    <w:left w:val="none" w:sz="0" w:space="0" w:color="auto"/>
                    <w:bottom w:val="none" w:sz="0" w:space="0" w:color="auto"/>
                    <w:right w:val="none" w:sz="0" w:space="0" w:color="auto"/>
                  </w:divBdr>
                  <w:divsChild>
                    <w:div w:id="1258056328">
                      <w:marLeft w:val="0"/>
                      <w:marRight w:val="0"/>
                      <w:marTop w:val="0"/>
                      <w:marBottom w:val="0"/>
                      <w:divBdr>
                        <w:top w:val="none" w:sz="0" w:space="0" w:color="auto"/>
                        <w:left w:val="none" w:sz="0" w:space="0" w:color="auto"/>
                        <w:bottom w:val="none" w:sz="0" w:space="0" w:color="auto"/>
                        <w:right w:val="none" w:sz="0" w:space="0" w:color="auto"/>
                      </w:divBdr>
                      <w:divsChild>
                        <w:div w:id="1889993753">
                          <w:marLeft w:val="0"/>
                          <w:marRight w:val="0"/>
                          <w:marTop w:val="0"/>
                          <w:marBottom w:val="0"/>
                          <w:divBdr>
                            <w:top w:val="none" w:sz="0" w:space="0" w:color="auto"/>
                            <w:left w:val="none" w:sz="0" w:space="0" w:color="auto"/>
                            <w:bottom w:val="none" w:sz="0" w:space="0" w:color="auto"/>
                            <w:right w:val="none" w:sz="0" w:space="0" w:color="auto"/>
                          </w:divBdr>
                          <w:divsChild>
                            <w:div w:id="7182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227068">
      <w:bodyDiv w:val="1"/>
      <w:marLeft w:val="0"/>
      <w:marRight w:val="0"/>
      <w:marTop w:val="0"/>
      <w:marBottom w:val="0"/>
      <w:divBdr>
        <w:top w:val="none" w:sz="0" w:space="0" w:color="auto"/>
        <w:left w:val="none" w:sz="0" w:space="0" w:color="auto"/>
        <w:bottom w:val="none" w:sz="0" w:space="0" w:color="auto"/>
        <w:right w:val="none" w:sz="0" w:space="0" w:color="auto"/>
      </w:divBdr>
      <w:divsChild>
        <w:div w:id="1507940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5565192">
      <w:bodyDiv w:val="1"/>
      <w:marLeft w:val="0"/>
      <w:marRight w:val="0"/>
      <w:marTop w:val="0"/>
      <w:marBottom w:val="0"/>
      <w:divBdr>
        <w:top w:val="none" w:sz="0" w:space="0" w:color="auto"/>
        <w:left w:val="none" w:sz="0" w:space="0" w:color="auto"/>
        <w:bottom w:val="none" w:sz="0" w:space="0" w:color="auto"/>
        <w:right w:val="none" w:sz="0" w:space="0" w:color="auto"/>
      </w:divBdr>
    </w:div>
    <w:div w:id="1800025458">
      <w:bodyDiv w:val="1"/>
      <w:marLeft w:val="0"/>
      <w:marRight w:val="0"/>
      <w:marTop w:val="0"/>
      <w:marBottom w:val="0"/>
      <w:divBdr>
        <w:top w:val="none" w:sz="0" w:space="0" w:color="auto"/>
        <w:left w:val="none" w:sz="0" w:space="0" w:color="auto"/>
        <w:bottom w:val="none" w:sz="0" w:space="0" w:color="auto"/>
        <w:right w:val="none" w:sz="0" w:space="0" w:color="auto"/>
      </w:divBdr>
    </w:div>
    <w:div w:id="1801219236">
      <w:bodyDiv w:val="1"/>
      <w:marLeft w:val="0"/>
      <w:marRight w:val="0"/>
      <w:marTop w:val="0"/>
      <w:marBottom w:val="0"/>
      <w:divBdr>
        <w:top w:val="none" w:sz="0" w:space="0" w:color="auto"/>
        <w:left w:val="none" w:sz="0" w:space="0" w:color="auto"/>
        <w:bottom w:val="none" w:sz="0" w:space="0" w:color="auto"/>
        <w:right w:val="none" w:sz="0" w:space="0" w:color="auto"/>
      </w:divBdr>
      <w:divsChild>
        <w:div w:id="11567209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8933099">
      <w:bodyDiv w:val="1"/>
      <w:marLeft w:val="0"/>
      <w:marRight w:val="0"/>
      <w:marTop w:val="0"/>
      <w:marBottom w:val="0"/>
      <w:divBdr>
        <w:top w:val="none" w:sz="0" w:space="0" w:color="auto"/>
        <w:left w:val="none" w:sz="0" w:space="0" w:color="auto"/>
        <w:bottom w:val="none" w:sz="0" w:space="0" w:color="auto"/>
        <w:right w:val="none" w:sz="0" w:space="0" w:color="auto"/>
      </w:divBdr>
    </w:div>
    <w:div w:id="1817332905">
      <w:bodyDiv w:val="1"/>
      <w:marLeft w:val="0"/>
      <w:marRight w:val="0"/>
      <w:marTop w:val="0"/>
      <w:marBottom w:val="0"/>
      <w:divBdr>
        <w:top w:val="none" w:sz="0" w:space="0" w:color="auto"/>
        <w:left w:val="none" w:sz="0" w:space="0" w:color="auto"/>
        <w:bottom w:val="none" w:sz="0" w:space="0" w:color="auto"/>
        <w:right w:val="none" w:sz="0" w:space="0" w:color="auto"/>
      </w:divBdr>
    </w:div>
    <w:div w:id="1819568865">
      <w:bodyDiv w:val="1"/>
      <w:marLeft w:val="0"/>
      <w:marRight w:val="0"/>
      <w:marTop w:val="0"/>
      <w:marBottom w:val="0"/>
      <w:divBdr>
        <w:top w:val="none" w:sz="0" w:space="0" w:color="auto"/>
        <w:left w:val="none" w:sz="0" w:space="0" w:color="auto"/>
        <w:bottom w:val="none" w:sz="0" w:space="0" w:color="auto"/>
        <w:right w:val="none" w:sz="0" w:space="0" w:color="auto"/>
      </w:divBdr>
    </w:div>
    <w:div w:id="1828549050">
      <w:bodyDiv w:val="1"/>
      <w:marLeft w:val="0"/>
      <w:marRight w:val="0"/>
      <w:marTop w:val="0"/>
      <w:marBottom w:val="0"/>
      <w:divBdr>
        <w:top w:val="none" w:sz="0" w:space="0" w:color="auto"/>
        <w:left w:val="none" w:sz="0" w:space="0" w:color="auto"/>
        <w:bottom w:val="none" w:sz="0" w:space="0" w:color="auto"/>
        <w:right w:val="none" w:sz="0" w:space="0" w:color="auto"/>
      </w:divBdr>
    </w:div>
    <w:div w:id="1834374840">
      <w:bodyDiv w:val="1"/>
      <w:marLeft w:val="0"/>
      <w:marRight w:val="0"/>
      <w:marTop w:val="0"/>
      <w:marBottom w:val="0"/>
      <w:divBdr>
        <w:top w:val="none" w:sz="0" w:space="0" w:color="auto"/>
        <w:left w:val="none" w:sz="0" w:space="0" w:color="auto"/>
        <w:bottom w:val="none" w:sz="0" w:space="0" w:color="auto"/>
        <w:right w:val="none" w:sz="0" w:space="0" w:color="auto"/>
      </w:divBdr>
    </w:div>
    <w:div w:id="1840803485">
      <w:bodyDiv w:val="1"/>
      <w:marLeft w:val="0"/>
      <w:marRight w:val="0"/>
      <w:marTop w:val="0"/>
      <w:marBottom w:val="0"/>
      <w:divBdr>
        <w:top w:val="none" w:sz="0" w:space="0" w:color="auto"/>
        <w:left w:val="none" w:sz="0" w:space="0" w:color="auto"/>
        <w:bottom w:val="none" w:sz="0" w:space="0" w:color="auto"/>
        <w:right w:val="none" w:sz="0" w:space="0" w:color="auto"/>
      </w:divBdr>
    </w:div>
    <w:div w:id="1844319550">
      <w:bodyDiv w:val="1"/>
      <w:marLeft w:val="0"/>
      <w:marRight w:val="0"/>
      <w:marTop w:val="0"/>
      <w:marBottom w:val="0"/>
      <w:divBdr>
        <w:top w:val="none" w:sz="0" w:space="0" w:color="auto"/>
        <w:left w:val="none" w:sz="0" w:space="0" w:color="auto"/>
        <w:bottom w:val="none" w:sz="0" w:space="0" w:color="auto"/>
        <w:right w:val="none" w:sz="0" w:space="0" w:color="auto"/>
      </w:divBdr>
    </w:div>
    <w:div w:id="1845589827">
      <w:bodyDiv w:val="1"/>
      <w:marLeft w:val="0"/>
      <w:marRight w:val="0"/>
      <w:marTop w:val="0"/>
      <w:marBottom w:val="0"/>
      <w:divBdr>
        <w:top w:val="none" w:sz="0" w:space="0" w:color="auto"/>
        <w:left w:val="none" w:sz="0" w:space="0" w:color="auto"/>
        <w:bottom w:val="none" w:sz="0" w:space="0" w:color="auto"/>
        <w:right w:val="none" w:sz="0" w:space="0" w:color="auto"/>
      </w:divBdr>
    </w:div>
    <w:div w:id="1847861936">
      <w:bodyDiv w:val="1"/>
      <w:marLeft w:val="0"/>
      <w:marRight w:val="0"/>
      <w:marTop w:val="0"/>
      <w:marBottom w:val="0"/>
      <w:divBdr>
        <w:top w:val="none" w:sz="0" w:space="0" w:color="auto"/>
        <w:left w:val="none" w:sz="0" w:space="0" w:color="auto"/>
        <w:bottom w:val="none" w:sz="0" w:space="0" w:color="auto"/>
        <w:right w:val="none" w:sz="0" w:space="0" w:color="auto"/>
      </w:divBdr>
    </w:div>
    <w:div w:id="1850369394">
      <w:bodyDiv w:val="1"/>
      <w:marLeft w:val="0"/>
      <w:marRight w:val="0"/>
      <w:marTop w:val="0"/>
      <w:marBottom w:val="0"/>
      <w:divBdr>
        <w:top w:val="none" w:sz="0" w:space="0" w:color="auto"/>
        <w:left w:val="none" w:sz="0" w:space="0" w:color="auto"/>
        <w:bottom w:val="none" w:sz="0" w:space="0" w:color="auto"/>
        <w:right w:val="none" w:sz="0" w:space="0" w:color="auto"/>
      </w:divBdr>
    </w:div>
    <w:div w:id="1852138193">
      <w:bodyDiv w:val="1"/>
      <w:marLeft w:val="0"/>
      <w:marRight w:val="0"/>
      <w:marTop w:val="0"/>
      <w:marBottom w:val="0"/>
      <w:divBdr>
        <w:top w:val="none" w:sz="0" w:space="0" w:color="auto"/>
        <w:left w:val="none" w:sz="0" w:space="0" w:color="auto"/>
        <w:bottom w:val="none" w:sz="0" w:space="0" w:color="auto"/>
        <w:right w:val="none" w:sz="0" w:space="0" w:color="auto"/>
      </w:divBdr>
    </w:div>
    <w:div w:id="1853688983">
      <w:bodyDiv w:val="1"/>
      <w:marLeft w:val="0"/>
      <w:marRight w:val="0"/>
      <w:marTop w:val="0"/>
      <w:marBottom w:val="0"/>
      <w:divBdr>
        <w:top w:val="none" w:sz="0" w:space="0" w:color="auto"/>
        <w:left w:val="none" w:sz="0" w:space="0" w:color="auto"/>
        <w:bottom w:val="none" w:sz="0" w:space="0" w:color="auto"/>
        <w:right w:val="none" w:sz="0" w:space="0" w:color="auto"/>
      </w:divBdr>
    </w:div>
    <w:div w:id="1881243239">
      <w:bodyDiv w:val="1"/>
      <w:marLeft w:val="0"/>
      <w:marRight w:val="0"/>
      <w:marTop w:val="0"/>
      <w:marBottom w:val="0"/>
      <w:divBdr>
        <w:top w:val="none" w:sz="0" w:space="0" w:color="auto"/>
        <w:left w:val="none" w:sz="0" w:space="0" w:color="auto"/>
        <w:bottom w:val="none" w:sz="0" w:space="0" w:color="auto"/>
        <w:right w:val="none" w:sz="0" w:space="0" w:color="auto"/>
      </w:divBdr>
    </w:div>
    <w:div w:id="1881279296">
      <w:bodyDiv w:val="1"/>
      <w:marLeft w:val="0"/>
      <w:marRight w:val="0"/>
      <w:marTop w:val="0"/>
      <w:marBottom w:val="0"/>
      <w:divBdr>
        <w:top w:val="none" w:sz="0" w:space="0" w:color="auto"/>
        <w:left w:val="none" w:sz="0" w:space="0" w:color="auto"/>
        <w:bottom w:val="none" w:sz="0" w:space="0" w:color="auto"/>
        <w:right w:val="none" w:sz="0" w:space="0" w:color="auto"/>
      </w:divBdr>
    </w:div>
    <w:div w:id="1890066246">
      <w:bodyDiv w:val="1"/>
      <w:marLeft w:val="0"/>
      <w:marRight w:val="0"/>
      <w:marTop w:val="0"/>
      <w:marBottom w:val="0"/>
      <w:divBdr>
        <w:top w:val="none" w:sz="0" w:space="0" w:color="auto"/>
        <w:left w:val="none" w:sz="0" w:space="0" w:color="auto"/>
        <w:bottom w:val="none" w:sz="0" w:space="0" w:color="auto"/>
        <w:right w:val="none" w:sz="0" w:space="0" w:color="auto"/>
      </w:divBdr>
    </w:div>
    <w:div w:id="1894192867">
      <w:bodyDiv w:val="1"/>
      <w:marLeft w:val="0"/>
      <w:marRight w:val="0"/>
      <w:marTop w:val="0"/>
      <w:marBottom w:val="0"/>
      <w:divBdr>
        <w:top w:val="none" w:sz="0" w:space="0" w:color="auto"/>
        <w:left w:val="none" w:sz="0" w:space="0" w:color="auto"/>
        <w:bottom w:val="none" w:sz="0" w:space="0" w:color="auto"/>
        <w:right w:val="none" w:sz="0" w:space="0" w:color="auto"/>
      </w:divBdr>
    </w:div>
    <w:div w:id="1895264914">
      <w:bodyDiv w:val="1"/>
      <w:marLeft w:val="0"/>
      <w:marRight w:val="0"/>
      <w:marTop w:val="0"/>
      <w:marBottom w:val="0"/>
      <w:divBdr>
        <w:top w:val="none" w:sz="0" w:space="0" w:color="auto"/>
        <w:left w:val="none" w:sz="0" w:space="0" w:color="auto"/>
        <w:bottom w:val="none" w:sz="0" w:space="0" w:color="auto"/>
        <w:right w:val="none" w:sz="0" w:space="0" w:color="auto"/>
      </w:divBdr>
    </w:div>
    <w:div w:id="1896815910">
      <w:bodyDiv w:val="1"/>
      <w:marLeft w:val="0"/>
      <w:marRight w:val="0"/>
      <w:marTop w:val="0"/>
      <w:marBottom w:val="0"/>
      <w:divBdr>
        <w:top w:val="none" w:sz="0" w:space="0" w:color="auto"/>
        <w:left w:val="none" w:sz="0" w:space="0" w:color="auto"/>
        <w:bottom w:val="none" w:sz="0" w:space="0" w:color="auto"/>
        <w:right w:val="none" w:sz="0" w:space="0" w:color="auto"/>
      </w:divBdr>
    </w:div>
    <w:div w:id="1907570262">
      <w:bodyDiv w:val="1"/>
      <w:marLeft w:val="0"/>
      <w:marRight w:val="0"/>
      <w:marTop w:val="0"/>
      <w:marBottom w:val="0"/>
      <w:divBdr>
        <w:top w:val="none" w:sz="0" w:space="0" w:color="auto"/>
        <w:left w:val="none" w:sz="0" w:space="0" w:color="auto"/>
        <w:bottom w:val="none" w:sz="0" w:space="0" w:color="auto"/>
        <w:right w:val="none" w:sz="0" w:space="0" w:color="auto"/>
      </w:divBdr>
    </w:div>
    <w:div w:id="1916697330">
      <w:bodyDiv w:val="1"/>
      <w:marLeft w:val="0"/>
      <w:marRight w:val="0"/>
      <w:marTop w:val="0"/>
      <w:marBottom w:val="0"/>
      <w:divBdr>
        <w:top w:val="none" w:sz="0" w:space="0" w:color="auto"/>
        <w:left w:val="none" w:sz="0" w:space="0" w:color="auto"/>
        <w:bottom w:val="none" w:sz="0" w:space="0" w:color="auto"/>
        <w:right w:val="none" w:sz="0" w:space="0" w:color="auto"/>
      </w:divBdr>
    </w:div>
    <w:div w:id="1920015368">
      <w:bodyDiv w:val="1"/>
      <w:marLeft w:val="0"/>
      <w:marRight w:val="0"/>
      <w:marTop w:val="0"/>
      <w:marBottom w:val="0"/>
      <w:divBdr>
        <w:top w:val="none" w:sz="0" w:space="0" w:color="auto"/>
        <w:left w:val="none" w:sz="0" w:space="0" w:color="auto"/>
        <w:bottom w:val="none" w:sz="0" w:space="0" w:color="auto"/>
        <w:right w:val="none" w:sz="0" w:space="0" w:color="auto"/>
      </w:divBdr>
    </w:div>
    <w:div w:id="1926374995">
      <w:bodyDiv w:val="1"/>
      <w:marLeft w:val="0"/>
      <w:marRight w:val="0"/>
      <w:marTop w:val="0"/>
      <w:marBottom w:val="0"/>
      <w:divBdr>
        <w:top w:val="none" w:sz="0" w:space="0" w:color="auto"/>
        <w:left w:val="none" w:sz="0" w:space="0" w:color="auto"/>
        <w:bottom w:val="none" w:sz="0" w:space="0" w:color="auto"/>
        <w:right w:val="none" w:sz="0" w:space="0" w:color="auto"/>
      </w:divBdr>
      <w:divsChild>
        <w:div w:id="1730416697">
          <w:marLeft w:val="0"/>
          <w:marRight w:val="0"/>
          <w:marTop w:val="0"/>
          <w:marBottom w:val="0"/>
          <w:divBdr>
            <w:top w:val="none" w:sz="0" w:space="0" w:color="auto"/>
            <w:left w:val="none" w:sz="0" w:space="0" w:color="auto"/>
            <w:bottom w:val="none" w:sz="0" w:space="0" w:color="auto"/>
            <w:right w:val="none" w:sz="0" w:space="0" w:color="auto"/>
          </w:divBdr>
          <w:divsChild>
            <w:div w:id="129637037">
              <w:marLeft w:val="0"/>
              <w:marRight w:val="0"/>
              <w:marTop w:val="0"/>
              <w:marBottom w:val="0"/>
              <w:divBdr>
                <w:top w:val="none" w:sz="0" w:space="0" w:color="auto"/>
                <w:left w:val="none" w:sz="0" w:space="0" w:color="auto"/>
                <w:bottom w:val="none" w:sz="0" w:space="0" w:color="auto"/>
                <w:right w:val="none" w:sz="0" w:space="0" w:color="auto"/>
              </w:divBdr>
              <w:divsChild>
                <w:div w:id="1173687223">
                  <w:marLeft w:val="0"/>
                  <w:marRight w:val="0"/>
                  <w:marTop w:val="0"/>
                  <w:marBottom w:val="0"/>
                  <w:divBdr>
                    <w:top w:val="none" w:sz="0" w:space="0" w:color="auto"/>
                    <w:left w:val="none" w:sz="0" w:space="0" w:color="auto"/>
                    <w:bottom w:val="none" w:sz="0" w:space="0" w:color="auto"/>
                    <w:right w:val="none" w:sz="0" w:space="0" w:color="auto"/>
                  </w:divBdr>
                  <w:divsChild>
                    <w:div w:id="709956147">
                      <w:marLeft w:val="0"/>
                      <w:marRight w:val="0"/>
                      <w:marTop w:val="0"/>
                      <w:marBottom w:val="0"/>
                      <w:divBdr>
                        <w:top w:val="none" w:sz="0" w:space="0" w:color="auto"/>
                        <w:left w:val="none" w:sz="0" w:space="0" w:color="auto"/>
                        <w:bottom w:val="none" w:sz="0" w:space="0" w:color="auto"/>
                        <w:right w:val="none" w:sz="0" w:space="0" w:color="auto"/>
                      </w:divBdr>
                      <w:divsChild>
                        <w:div w:id="1864394467">
                          <w:marLeft w:val="0"/>
                          <w:marRight w:val="0"/>
                          <w:marTop w:val="0"/>
                          <w:marBottom w:val="0"/>
                          <w:divBdr>
                            <w:top w:val="none" w:sz="0" w:space="0" w:color="auto"/>
                            <w:left w:val="none" w:sz="0" w:space="0" w:color="auto"/>
                            <w:bottom w:val="none" w:sz="0" w:space="0" w:color="auto"/>
                            <w:right w:val="none" w:sz="0" w:space="0" w:color="auto"/>
                          </w:divBdr>
                          <w:divsChild>
                            <w:div w:id="5875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388437">
      <w:bodyDiv w:val="1"/>
      <w:marLeft w:val="0"/>
      <w:marRight w:val="0"/>
      <w:marTop w:val="0"/>
      <w:marBottom w:val="0"/>
      <w:divBdr>
        <w:top w:val="none" w:sz="0" w:space="0" w:color="auto"/>
        <w:left w:val="none" w:sz="0" w:space="0" w:color="auto"/>
        <w:bottom w:val="none" w:sz="0" w:space="0" w:color="auto"/>
        <w:right w:val="none" w:sz="0" w:space="0" w:color="auto"/>
      </w:divBdr>
    </w:div>
    <w:div w:id="1941526748">
      <w:bodyDiv w:val="1"/>
      <w:marLeft w:val="0"/>
      <w:marRight w:val="0"/>
      <w:marTop w:val="0"/>
      <w:marBottom w:val="0"/>
      <w:divBdr>
        <w:top w:val="none" w:sz="0" w:space="0" w:color="auto"/>
        <w:left w:val="none" w:sz="0" w:space="0" w:color="auto"/>
        <w:bottom w:val="none" w:sz="0" w:space="0" w:color="auto"/>
        <w:right w:val="none" w:sz="0" w:space="0" w:color="auto"/>
      </w:divBdr>
    </w:div>
    <w:div w:id="1947956213">
      <w:bodyDiv w:val="1"/>
      <w:marLeft w:val="0"/>
      <w:marRight w:val="0"/>
      <w:marTop w:val="0"/>
      <w:marBottom w:val="0"/>
      <w:divBdr>
        <w:top w:val="none" w:sz="0" w:space="0" w:color="auto"/>
        <w:left w:val="none" w:sz="0" w:space="0" w:color="auto"/>
        <w:bottom w:val="none" w:sz="0" w:space="0" w:color="auto"/>
        <w:right w:val="none" w:sz="0" w:space="0" w:color="auto"/>
      </w:divBdr>
    </w:div>
    <w:div w:id="1949047824">
      <w:bodyDiv w:val="1"/>
      <w:marLeft w:val="0"/>
      <w:marRight w:val="0"/>
      <w:marTop w:val="0"/>
      <w:marBottom w:val="0"/>
      <w:divBdr>
        <w:top w:val="none" w:sz="0" w:space="0" w:color="auto"/>
        <w:left w:val="none" w:sz="0" w:space="0" w:color="auto"/>
        <w:bottom w:val="none" w:sz="0" w:space="0" w:color="auto"/>
        <w:right w:val="none" w:sz="0" w:space="0" w:color="auto"/>
      </w:divBdr>
    </w:div>
    <w:div w:id="1964070889">
      <w:bodyDiv w:val="1"/>
      <w:marLeft w:val="0"/>
      <w:marRight w:val="0"/>
      <w:marTop w:val="0"/>
      <w:marBottom w:val="0"/>
      <w:divBdr>
        <w:top w:val="none" w:sz="0" w:space="0" w:color="auto"/>
        <w:left w:val="none" w:sz="0" w:space="0" w:color="auto"/>
        <w:bottom w:val="none" w:sz="0" w:space="0" w:color="auto"/>
        <w:right w:val="none" w:sz="0" w:space="0" w:color="auto"/>
      </w:divBdr>
    </w:div>
    <w:div w:id="1972979079">
      <w:bodyDiv w:val="1"/>
      <w:marLeft w:val="0"/>
      <w:marRight w:val="0"/>
      <w:marTop w:val="0"/>
      <w:marBottom w:val="0"/>
      <w:divBdr>
        <w:top w:val="none" w:sz="0" w:space="0" w:color="auto"/>
        <w:left w:val="none" w:sz="0" w:space="0" w:color="auto"/>
        <w:bottom w:val="none" w:sz="0" w:space="0" w:color="auto"/>
        <w:right w:val="none" w:sz="0" w:space="0" w:color="auto"/>
      </w:divBdr>
    </w:div>
    <w:div w:id="1977830581">
      <w:bodyDiv w:val="1"/>
      <w:marLeft w:val="0"/>
      <w:marRight w:val="0"/>
      <w:marTop w:val="0"/>
      <w:marBottom w:val="0"/>
      <w:divBdr>
        <w:top w:val="none" w:sz="0" w:space="0" w:color="auto"/>
        <w:left w:val="none" w:sz="0" w:space="0" w:color="auto"/>
        <w:bottom w:val="none" w:sz="0" w:space="0" w:color="auto"/>
        <w:right w:val="none" w:sz="0" w:space="0" w:color="auto"/>
      </w:divBdr>
    </w:div>
    <w:div w:id="1999503631">
      <w:bodyDiv w:val="1"/>
      <w:marLeft w:val="0"/>
      <w:marRight w:val="0"/>
      <w:marTop w:val="0"/>
      <w:marBottom w:val="0"/>
      <w:divBdr>
        <w:top w:val="none" w:sz="0" w:space="0" w:color="auto"/>
        <w:left w:val="none" w:sz="0" w:space="0" w:color="auto"/>
        <w:bottom w:val="none" w:sz="0" w:space="0" w:color="auto"/>
        <w:right w:val="none" w:sz="0" w:space="0" w:color="auto"/>
      </w:divBdr>
    </w:div>
    <w:div w:id="1999653630">
      <w:bodyDiv w:val="1"/>
      <w:marLeft w:val="0"/>
      <w:marRight w:val="0"/>
      <w:marTop w:val="0"/>
      <w:marBottom w:val="0"/>
      <w:divBdr>
        <w:top w:val="none" w:sz="0" w:space="0" w:color="auto"/>
        <w:left w:val="none" w:sz="0" w:space="0" w:color="auto"/>
        <w:bottom w:val="none" w:sz="0" w:space="0" w:color="auto"/>
        <w:right w:val="none" w:sz="0" w:space="0" w:color="auto"/>
      </w:divBdr>
    </w:div>
    <w:div w:id="2003239562">
      <w:bodyDiv w:val="1"/>
      <w:marLeft w:val="0"/>
      <w:marRight w:val="0"/>
      <w:marTop w:val="0"/>
      <w:marBottom w:val="0"/>
      <w:divBdr>
        <w:top w:val="none" w:sz="0" w:space="0" w:color="auto"/>
        <w:left w:val="none" w:sz="0" w:space="0" w:color="auto"/>
        <w:bottom w:val="none" w:sz="0" w:space="0" w:color="auto"/>
        <w:right w:val="none" w:sz="0" w:space="0" w:color="auto"/>
      </w:divBdr>
    </w:div>
    <w:div w:id="2003850257">
      <w:bodyDiv w:val="1"/>
      <w:marLeft w:val="0"/>
      <w:marRight w:val="0"/>
      <w:marTop w:val="0"/>
      <w:marBottom w:val="0"/>
      <w:divBdr>
        <w:top w:val="none" w:sz="0" w:space="0" w:color="auto"/>
        <w:left w:val="none" w:sz="0" w:space="0" w:color="auto"/>
        <w:bottom w:val="none" w:sz="0" w:space="0" w:color="auto"/>
        <w:right w:val="none" w:sz="0" w:space="0" w:color="auto"/>
      </w:divBdr>
      <w:divsChild>
        <w:div w:id="14001310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9408009">
      <w:bodyDiv w:val="1"/>
      <w:marLeft w:val="0"/>
      <w:marRight w:val="0"/>
      <w:marTop w:val="0"/>
      <w:marBottom w:val="0"/>
      <w:divBdr>
        <w:top w:val="none" w:sz="0" w:space="0" w:color="auto"/>
        <w:left w:val="none" w:sz="0" w:space="0" w:color="auto"/>
        <w:bottom w:val="none" w:sz="0" w:space="0" w:color="auto"/>
        <w:right w:val="none" w:sz="0" w:space="0" w:color="auto"/>
      </w:divBdr>
    </w:div>
    <w:div w:id="2015761973">
      <w:bodyDiv w:val="1"/>
      <w:marLeft w:val="0"/>
      <w:marRight w:val="0"/>
      <w:marTop w:val="0"/>
      <w:marBottom w:val="0"/>
      <w:divBdr>
        <w:top w:val="none" w:sz="0" w:space="0" w:color="auto"/>
        <w:left w:val="none" w:sz="0" w:space="0" w:color="auto"/>
        <w:bottom w:val="none" w:sz="0" w:space="0" w:color="auto"/>
        <w:right w:val="none" w:sz="0" w:space="0" w:color="auto"/>
      </w:divBdr>
    </w:div>
    <w:div w:id="2019190756">
      <w:bodyDiv w:val="1"/>
      <w:marLeft w:val="0"/>
      <w:marRight w:val="0"/>
      <w:marTop w:val="0"/>
      <w:marBottom w:val="0"/>
      <w:divBdr>
        <w:top w:val="none" w:sz="0" w:space="0" w:color="auto"/>
        <w:left w:val="none" w:sz="0" w:space="0" w:color="auto"/>
        <w:bottom w:val="none" w:sz="0" w:space="0" w:color="auto"/>
        <w:right w:val="none" w:sz="0" w:space="0" w:color="auto"/>
      </w:divBdr>
    </w:div>
    <w:div w:id="2022125491">
      <w:bodyDiv w:val="1"/>
      <w:marLeft w:val="0"/>
      <w:marRight w:val="0"/>
      <w:marTop w:val="0"/>
      <w:marBottom w:val="0"/>
      <w:divBdr>
        <w:top w:val="none" w:sz="0" w:space="0" w:color="auto"/>
        <w:left w:val="none" w:sz="0" w:space="0" w:color="auto"/>
        <w:bottom w:val="none" w:sz="0" w:space="0" w:color="auto"/>
        <w:right w:val="none" w:sz="0" w:space="0" w:color="auto"/>
      </w:divBdr>
    </w:div>
    <w:div w:id="2032879756">
      <w:bodyDiv w:val="1"/>
      <w:marLeft w:val="0"/>
      <w:marRight w:val="0"/>
      <w:marTop w:val="0"/>
      <w:marBottom w:val="0"/>
      <w:divBdr>
        <w:top w:val="none" w:sz="0" w:space="0" w:color="auto"/>
        <w:left w:val="none" w:sz="0" w:space="0" w:color="auto"/>
        <w:bottom w:val="none" w:sz="0" w:space="0" w:color="auto"/>
        <w:right w:val="none" w:sz="0" w:space="0" w:color="auto"/>
      </w:divBdr>
    </w:div>
    <w:div w:id="2041197108">
      <w:bodyDiv w:val="1"/>
      <w:marLeft w:val="0"/>
      <w:marRight w:val="0"/>
      <w:marTop w:val="0"/>
      <w:marBottom w:val="0"/>
      <w:divBdr>
        <w:top w:val="none" w:sz="0" w:space="0" w:color="auto"/>
        <w:left w:val="none" w:sz="0" w:space="0" w:color="auto"/>
        <w:bottom w:val="none" w:sz="0" w:space="0" w:color="auto"/>
        <w:right w:val="none" w:sz="0" w:space="0" w:color="auto"/>
      </w:divBdr>
    </w:div>
    <w:div w:id="2054232819">
      <w:bodyDiv w:val="1"/>
      <w:marLeft w:val="0"/>
      <w:marRight w:val="0"/>
      <w:marTop w:val="0"/>
      <w:marBottom w:val="0"/>
      <w:divBdr>
        <w:top w:val="none" w:sz="0" w:space="0" w:color="auto"/>
        <w:left w:val="none" w:sz="0" w:space="0" w:color="auto"/>
        <w:bottom w:val="none" w:sz="0" w:space="0" w:color="auto"/>
        <w:right w:val="none" w:sz="0" w:space="0" w:color="auto"/>
      </w:divBdr>
    </w:div>
    <w:div w:id="2058699696">
      <w:bodyDiv w:val="1"/>
      <w:marLeft w:val="0"/>
      <w:marRight w:val="0"/>
      <w:marTop w:val="0"/>
      <w:marBottom w:val="0"/>
      <w:divBdr>
        <w:top w:val="none" w:sz="0" w:space="0" w:color="auto"/>
        <w:left w:val="none" w:sz="0" w:space="0" w:color="auto"/>
        <w:bottom w:val="none" w:sz="0" w:space="0" w:color="auto"/>
        <w:right w:val="none" w:sz="0" w:space="0" w:color="auto"/>
      </w:divBdr>
    </w:div>
    <w:div w:id="2067021808">
      <w:bodyDiv w:val="1"/>
      <w:marLeft w:val="0"/>
      <w:marRight w:val="0"/>
      <w:marTop w:val="0"/>
      <w:marBottom w:val="0"/>
      <w:divBdr>
        <w:top w:val="none" w:sz="0" w:space="0" w:color="auto"/>
        <w:left w:val="none" w:sz="0" w:space="0" w:color="auto"/>
        <w:bottom w:val="none" w:sz="0" w:space="0" w:color="auto"/>
        <w:right w:val="none" w:sz="0" w:space="0" w:color="auto"/>
      </w:divBdr>
    </w:div>
    <w:div w:id="2068142281">
      <w:bodyDiv w:val="1"/>
      <w:marLeft w:val="0"/>
      <w:marRight w:val="0"/>
      <w:marTop w:val="0"/>
      <w:marBottom w:val="0"/>
      <w:divBdr>
        <w:top w:val="none" w:sz="0" w:space="0" w:color="auto"/>
        <w:left w:val="none" w:sz="0" w:space="0" w:color="auto"/>
        <w:bottom w:val="none" w:sz="0" w:space="0" w:color="auto"/>
        <w:right w:val="none" w:sz="0" w:space="0" w:color="auto"/>
      </w:divBdr>
    </w:div>
    <w:div w:id="2074623268">
      <w:bodyDiv w:val="1"/>
      <w:marLeft w:val="0"/>
      <w:marRight w:val="0"/>
      <w:marTop w:val="0"/>
      <w:marBottom w:val="0"/>
      <w:divBdr>
        <w:top w:val="none" w:sz="0" w:space="0" w:color="auto"/>
        <w:left w:val="none" w:sz="0" w:space="0" w:color="auto"/>
        <w:bottom w:val="none" w:sz="0" w:space="0" w:color="auto"/>
        <w:right w:val="none" w:sz="0" w:space="0" w:color="auto"/>
      </w:divBdr>
    </w:div>
    <w:div w:id="2085106545">
      <w:bodyDiv w:val="1"/>
      <w:marLeft w:val="0"/>
      <w:marRight w:val="0"/>
      <w:marTop w:val="0"/>
      <w:marBottom w:val="0"/>
      <w:divBdr>
        <w:top w:val="none" w:sz="0" w:space="0" w:color="auto"/>
        <w:left w:val="none" w:sz="0" w:space="0" w:color="auto"/>
        <w:bottom w:val="none" w:sz="0" w:space="0" w:color="auto"/>
        <w:right w:val="none" w:sz="0" w:space="0" w:color="auto"/>
      </w:divBdr>
    </w:div>
    <w:div w:id="2088572659">
      <w:bodyDiv w:val="1"/>
      <w:marLeft w:val="0"/>
      <w:marRight w:val="0"/>
      <w:marTop w:val="0"/>
      <w:marBottom w:val="0"/>
      <w:divBdr>
        <w:top w:val="none" w:sz="0" w:space="0" w:color="auto"/>
        <w:left w:val="none" w:sz="0" w:space="0" w:color="auto"/>
        <w:bottom w:val="none" w:sz="0" w:space="0" w:color="auto"/>
        <w:right w:val="none" w:sz="0" w:space="0" w:color="auto"/>
      </w:divBdr>
    </w:div>
    <w:div w:id="2093501583">
      <w:bodyDiv w:val="1"/>
      <w:marLeft w:val="0"/>
      <w:marRight w:val="0"/>
      <w:marTop w:val="0"/>
      <w:marBottom w:val="0"/>
      <w:divBdr>
        <w:top w:val="none" w:sz="0" w:space="0" w:color="auto"/>
        <w:left w:val="none" w:sz="0" w:space="0" w:color="auto"/>
        <w:bottom w:val="none" w:sz="0" w:space="0" w:color="auto"/>
        <w:right w:val="none" w:sz="0" w:space="0" w:color="auto"/>
      </w:divBdr>
    </w:div>
    <w:div w:id="2103796312">
      <w:bodyDiv w:val="1"/>
      <w:marLeft w:val="0"/>
      <w:marRight w:val="0"/>
      <w:marTop w:val="0"/>
      <w:marBottom w:val="0"/>
      <w:divBdr>
        <w:top w:val="none" w:sz="0" w:space="0" w:color="auto"/>
        <w:left w:val="none" w:sz="0" w:space="0" w:color="auto"/>
        <w:bottom w:val="none" w:sz="0" w:space="0" w:color="auto"/>
        <w:right w:val="none" w:sz="0" w:space="0" w:color="auto"/>
      </w:divBdr>
    </w:div>
    <w:div w:id="2107730856">
      <w:bodyDiv w:val="1"/>
      <w:marLeft w:val="0"/>
      <w:marRight w:val="0"/>
      <w:marTop w:val="0"/>
      <w:marBottom w:val="0"/>
      <w:divBdr>
        <w:top w:val="none" w:sz="0" w:space="0" w:color="auto"/>
        <w:left w:val="none" w:sz="0" w:space="0" w:color="auto"/>
        <w:bottom w:val="none" w:sz="0" w:space="0" w:color="auto"/>
        <w:right w:val="none" w:sz="0" w:space="0" w:color="auto"/>
      </w:divBdr>
    </w:div>
    <w:div w:id="2108577478">
      <w:bodyDiv w:val="1"/>
      <w:marLeft w:val="0"/>
      <w:marRight w:val="0"/>
      <w:marTop w:val="0"/>
      <w:marBottom w:val="0"/>
      <w:divBdr>
        <w:top w:val="none" w:sz="0" w:space="0" w:color="auto"/>
        <w:left w:val="none" w:sz="0" w:space="0" w:color="auto"/>
        <w:bottom w:val="none" w:sz="0" w:space="0" w:color="auto"/>
        <w:right w:val="none" w:sz="0" w:space="0" w:color="auto"/>
      </w:divBdr>
    </w:div>
    <w:div w:id="2108621653">
      <w:bodyDiv w:val="1"/>
      <w:marLeft w:val="0"/>
      <w:marRight w:val="0"/>
      <w:marTop w:val="0"/>
      <w:marBottom w:val="0"/>
      <w:divBdr>
        <w:top w:val="none" w:sz="0" w:space="0" w:color="auto"/>
        <w:left w:val="none" w:sz="0" w:space="0" w:color="auto"/>
        <w:bottom w:val="none" w:sz="0" w:space="0" w:color="auto"/>
        <w:right w:val="none" w:sz="0" w:space="0" w:color="auto"/>
      </w:divBdr>
      <w:divsChild>
        <w:div w:id="5387116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0567420">
      <w:bodyDiv w:val="1"/>
      <w:marLeft w:val="0"/>
      <w:marRight w:val="0"/>
      <w:marTop w:val="0"/>
      <w:marBottom w:val="0"/>
      <w:divBdr>
        <w:top w:val="none" w:sz="0" w:space="0" w:color="auto"/>
        <w:left w:val="none" w:sz="0" w:space="0" w:color="auto"/>
        <w:bottom w:val="none" w:sz="0" w:space="0" w:color="auto"/>
        <w:right w:val="none" w:sz="0" w:space="0" w:color="auto"/>
      </w:divBdr>
    </w:div>
    <w:div w:id="2121992816">
      <w:bodyDiv w:val="1"/>
      <w:marLeft w:val="0"/>
      <w:marRight w:val="0"/>
      <w:marTop w:val="0"/>
      <w:marBottom w:val="0"/>
      <w:divBdr>
        <w:top w:val="none" w:sz="0" w:space="0" w:color="auto"/>
        <w:left w:val="none" w:sz="0" w:space="0" w:color="auto"/>
        <w:bottom w:val="none" w:sz="0" w:space="0" w:color="auto"/>
        <w:right w:val="none" w:sz="0" w:space="0" w:color="auto"/>
      </w:divBdr>
    </w:div>
    <w:div w:id="2122449634">
      <w:bodyDiv w:val="1"/>
      <w:marLeft w:val="0"/>
      <w:marRight w:val="0"/>
      <w:marTop w:val="0"/>
      <w:marBottom w:val="0"/>
      <w:divBdr>
        <w:top w:val="none" w:sz="0" w:space="0" w:color="auto"/>
        <w:left w:val="none" w:sz="0" w:space="0" w:color="auto"/>
        <w:bottom w:val="none" w:sz="0" w:space="0" w:color="auto"/>
        <w:right w:val="none" w:sz="0" w:space="0" w:color="auto"/>
      </w:divBdr>
      <w:divsChild>
        <w:div w:id="6545309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4957520">
      <w:bodyDiv w:val="1"/>
      <w:marLeft w:val="0"/>
      <w:marRight w:val="0"/>
      <w:marTop w:val="0"/>
      <w:marBottom w:val="0"/>
      <w:divBdr>
        <w:top w:val="none" w:sz="0" w:space="0" w:color="auto"/>
        <w:left w:val="none" w:sz="0" w:space="0" w:color="auto"/>
        <w:bottom w:val="none" w:sz="0" w:space="0" w:color="auto"/>
        <w:right w:val="none" w:sz="0" w:space="0" w:color="auto"/>
      </w:divBdr>
    </w:div>
    <w:div w:id="2128312735">
      <w:bodyDiv w:val="1"/>
      <w:marLeft w:val="0"/>
      <w:marRight w:val="0"/>
      <w:marTop w:val="0"/>
      <w:marBottom w:val="0"/>
      <w:divBdr>
        <w:top w:val="none" w:sz="0" w:space="0" w:color="auto"/>
        <w:left w:val="none" w:sz="0" w:space="0" w:color="auto"/>
        <w:bottom w:val="none" w:sz="0" w:space="0" w:color="auto"/>
        <w:right w:val="none" w:sz="0" w:space="0" w:color="auto"/>
      </w:divBdr>
    </w:div>
    <w:div w:id="2131969141">
      <w:bodyDiv w:val="1"/>
      <w:marLeft w:val="0"/>
      <w:marRight w:val="0"/>
      <w:marTop w:val="0"/>
      <w:marBottom w:val="0"/>
      <w:divBdr>
        <w:top w:val="none" w:sz="0" w:space="0" w:color="auto"/>
        <w:left w:val="none" w:sz="0" w:space="0" w:color="auto"/>
        <w:bottom w:val="none" w:sz="0" w:space="0" w:color="auto"/>
        <w:right w:val="none" w:sz="0" w:space="0" w:color="auto"/>
      </w:divBdr>
    </w:div>
    <w:div w:id="2132892897">
      <w:bodyDiv w:val="1"/>
      <w:marLeft w:val="0"/>
      <w:marRight w:val="0"/>
      <w:marTop w:val="0"/>
      <w:marBottom w:val="0"/>
      <w:divBdr>
        <w:top w:val="none" w:sz="0" w:space="0" w:color="auto"/>
        <w:left w:val="none" w:sz="0" w:space="0" w:color="auto"/>
        <w:bottom w:val="none" w:sz="0" w:space="0" w:color="auto"/>
        <w:right w:val="none" w:sz="0" w:space="0" w:color="auto"/>
      </w:divBdr>
    </w:div>
    <w:div w:id="2133664490">
      <w:bodyDiv w:val="1"/>
      <w:marLeft w:val="0"/>
      <w:marRight w:val="0"/>
      <w:marTop w:val="0"/>
      <w:marBottom w:val="0"/>
      <w:divBdr>
        <w:top w:val="none" w:sz="0" w:space="0" w:color="auto"/>
        <w:left w:val="none" w:sz="0" w:space="0" w:color="auto"/>
        <w:bottom w:val="none" w:sz="0" w:space="0" w:color="auto"/>
        <w:right w:val="none" w:sz="0" w:space="0" w:color="auto"/>
      </w:divBdr>
    </w:div>
    <w:div w:id="2134012977">
      <w:bodyDiv w:val="1"/>
      <w:marLeft w:val="0"/>
      <w:marRight w:val="0"/>
      <w:marTop w:val="0"/>
      <w:marBottom w:val="0"/>
      <w:divBdr>
        <w:top w:val="none" w:sz="0" w:space="0" w:color="auto"/>
        <w:left w:val="none" w:sz="0" w:space="0" w:color="auto"/>
        <w:bottom w:val="none" w:sz="0" w:space="0" w:color="auto"/>
        <w:right w:val="none" w:sz="0" w:space="0" w:color="auto"/>
      </w:divBdr>
    </w:div>
    <w:div w:id="2140294063">
      <w:bodyDiv w:val="1"/>
      <w:marLeft w:val="0"/>
      <w:marRight w:val="0"/>
      <w:marTop w:val="0"/>
      <w:marBottom w:val="0"/>
      <w:divBdr>
        <w:top w:val="none" w:sz="0" w:space="0" w:color="auto"/>
        <w:left w:val="none" w:sz="0" w:space="0" w:color="auto"/>
        <w:bottom w:val="none" w:sz="0" w:space="0" w:color="auto"/>
        <w:right w:val="none" w:sz="0" w:space="0" w:color="auto"/>
      </w:divBdr>
    </w:div>
    <w:div w:id="2144493757">
      <w:bodyDiv w:val="1"/>
      <w:marLeft w:val="0"/>
      <w:marRight w:val="0"/>
      <w:marTop w:val="0"/>
      <w:marBottom w:val="0"/>
      <w:divBdr>
        <w:top w:val="none" w:sz="0" w:space="0" w:color="auto"/>
        <w:left w:val="none" w:sz="0" w:space="0" w:color="auto"/>
        <w:bottom w:val="none" w:sz="0" w:space="0" w:color="auto"/>
        <w:right w:val="none" w:sz="0" w:space="0" w:color="auto"/>
      </w:divBdr>
    </w:div>
    <w:div w:id="21465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64898/2026.02.17.706430"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152/jn.1983.50.5.1197" TargetMode="External"/><Relationship Id="rId21" Type="http://schemas.openxmlformats.org/officeDocument/2006/relationships/hyperlink" Target="https://doi.org:10.1002/hipo.10047" TargetMode="External"/><Relationship Id="rId42" Type="http://schemas.openxmlformats.org/officeDocument/2006/relationships/hyperlink" Target="https://doi.org:10.1038/nature21692" TargetMode="External"/><Relationship Id="rId47" Type="http://schemas.openxmlformats.org/officeDocument/2006/relationships/hyperlink" Target="https://doi.org:10.1038/s41586-023-06714-0" TargetMode="External"/><Relationship Id="rId63" Type="http://schemas.openxmlformats.org/officeDocument/2006/relationships/image" Target="media/image17.jpg"/><Relationship Id="rId68" Type="http://schemas.openxmlformats.org/officeDocument/2006/relationships/image" Target="media/image22.png"/><Relationship Id="rId16" Type="http://schemas.openxmlformats.org/officeDocument/2006/relationships/hyperlink" Target="https://doi.org:10.1016/j.neuron.2018.06.008" TargetMode="External"/><Relationship Id="rId11" Type="http://schemas.openxmlformats.org/officeDocument/2006/relationships/image" Target="media/image3.png"/><Relationship Id="rId32" Type="http://schemas.openxmlformats.org/officeDocument/2006/relationships/hyperlink" Target="https://doi.org:10.1037/bne0000061" TargetMode="External"/><Relationship Id="rId37" Type="http://schemas.openxmlformats.org/officeDocument/2006/relationships/hyperlink" Target="https://doi.org:10.3389/fncom.2022.1044659" TargetMode="External"/><Relationship Id="rId53" Type="http://schemas.openxmlformats.org/officeDocument/2006/relationships/image" Target="media/image7.jpg"/><Relationship Id="rId58" Type="http://schemas.openxmlformats.org/officeDocument/2006/relationships/image" Target="media/image12.png"/><Relationship Id="rId74" Type="http://schemas.openxmlformats.org/officeDocument/2006/relationships/hyperlink" Target="https://doi.org:10.1038/s41592-018-0266-x"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5.jpg"/><Relationship Id="rId19" Type="http://schemas.openxmlformats.org/officeDocument/2006/relationships/hyperlink" Target="https://doi.org:20026608" TargetMode="External"/><Relationship Id="rId14" Type="http://schemas.openxmlformats.org/officeDocument/2006/relationships/image" Target="media/image6.png"/><Relationship Id="rId22" Type="http://schemas.openxmlformats.org/officeDocument/2006/relationships/hyperlink" Target="https://doi.org:10.1038/s41583-024-00817-x" TargetMode="External"/><Relationship Id="rId27" Type="http://schemas.openxmlformats.org/officeDocument/2006/relationships/hyperlink" Target="https://doi.org:10.7554/eLife.55252" TargetMode="External"/><Relationship Id="rId30" Type="http://schemas.openxmlformats.org/officeDocument/2006/relationships/hyperlink" Target="https://doi.org:10.1002/(SICI)1098-1063(1999)9:4" TargetMode="External"/><Relationship Id="rId35" Type="http://schemas.openxmlformats.org/officeDocument/2006/relationships/hyperlink" Target="https://doi.org:10.1038/s41586-023-06031-6" TargetMode="External"/><Relationship Id="rId43" Type="http://schemas.openxmlformats.org/officeDocument/2006/relationships/hyperlink" Target="https://doi.org:10.1038/nature12160" TargetMode="External"/><Relationship Id="rId48" Type="http://schemas.openxmlformats.org/officeDocument/2006/relationships/hyperlink" Target="https://doi.org:10.1016/j.conb.2020.11.017" TargetMode="External"/><Relationship Id="rId56" Type="http://schemas.openxmlformats.org/officeDocument/2006/relationships/image" Target="media/image10.png"/><Relationship Id="rId64" Type="http://schemas.openxmlformats.org/officeDocument/2006/relationships/image" Target="media/image18.jpg"/><Relationship Id="rId69" Type="http://schemas.openxmlformats.org/officeDocument/2006/relationships/hyperlink" Target="https://doi.org:10.1002/hipo.23489" TargetMode="External"/><Relationship Id="rId77" Type="http://schemas.openxmlformats.org/officeDocument/2006/relationships/hyperlink" Target="https://doi.org:10.7554/eLife.28728" TargetMode="External"/><Relationship Id="rId8" Type="http://schemas.microsoft.com/office/2016/09/relationships/commentsIds" Target="commentsIds.xml"/><Relationship Id="rId51" Type="http://schemas.openxmlformats.org/officeDocument/2006/relationships/hyperlink" Target="https://github.com/hsw28/ca_imaging" TargetMode="External"/><Relationship Id="rId72" Type="http://schemas.openxmlformats.org/officeDocument/2006/relationships/hyperlink" Target="https://doi.org:10.1016/0197-4580(91)90105-s" TargetMode="External"/><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371/journal.pbio.2002365" TargetMode="External"/><Relationship Id="rId25" Type="http://schemas.openxmlformats.org/officeDocument/2006/relationships/hyperlink" Target="https://doi.org:10.1016/j.cub.2019.07.089" TargetMode="External"/><Relationship Id="rId33" Type="http://schemas.openxmlformats.org/officeDocument/2006/relationships/hyperlink" Target="https://doi.org:10.1002/hipo.20060" TargetMode="External"/><Relationship Id="rId38" Type="http://schemas.openxmlformats.org/officeDocument/2006/relationships/hyperlink" Target="https://doi.org:10.1371/journal.pcbi.1008317" TargetMode="External"/><Relationship Id="rId46" Type="http://schemas.openxmlformats.org/officeDocument/2006/relationships/hyperlink" Target="https://doi.org:10.1016/j.conb.2016.01.010" TargetMode="External"/><Relationship Id="rId59" Type="http://schemas.openxmlformats.org/officeDocument/2006/relationships/image" Target="media/image13.png"/><Relationship Id="rId67" Type="http://schemas.openxmlformats.org/officeDocument/2006/relationships/image" Target="media/image21.jpg"/><Relationship Id="rId20" Type="http://schemas.openxmlformats.org/officeDocument/2006/relationships/hyperlink" Target="https://doi.org:10.1523/JNEUROSCI.6175-11.2012" TargetMode="External"/><Relationship Id="rId41" Type="http://schemas.openxmlformats.org/officeDocument/2006/relationships/hyperlink" Target="https://doi.org:10.1002/hipo.22453" TargetMode="External"/><Relationship Id="rId54" Type="http://schemas.openxmlformats.org/officeDocument/2006/relationships/image" Target="media/image8.jpg"/><Relationship Id="rId62" Type="http://schemas.openxmlformats.org/officeDocument/2006/relationships/image" Target="media/image16.jpg"/><Relationship Id="rId70" Type="http://schemas.openxmlformats.org/officeDocument/2006/relationships/hyperlink" Target="https://doi.org:doi" TargetMode="External"/><Relationship Id="rId75" Type="http://schemas.openxmlformats.org/officeDocument/2006/relationships/hyperlink" Target="https://doi.org:10.1126/science.aap8586"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hyperlink" Target="https://doi.org:10.1523/JNEUROSCI.1348-12.2013" TargetMode="External"/><Relationship Id="rId23" Type="http://schemas.openxmlformats.org/officeDocument/2006/relationships/hyperlink" Target="https://doi.org:10.7554/eLife.51140" TargetMode="External"/><Relationship Id="rId28" Type="http://schemas.openxmlformats.org/officeDocument/2006/relationships/hyperlink" Target="https://doi.org:10.64898/2026.02.17.706430" TargetMode="External"/><Relationship Id="rId36" Type="http://schemas.openxmlformats.org/officeDocument/2006/relationships/hyperlink" Target="https://doi.org:10.1016/j.cell.2020.10.024" TargetMode="External"/><Relationship Id="rId49" Type="http://schemas.openxmlformats.org/officeDocument/2006/relationships/hyperlink" Target="https://doi.org:10.1016/j.neuron.2009.07.027" TargetMode="External"/><Relationship Id="rId57" Type="http://schemas.openxmlformats.org/officeDocument/2006/relationships/image" Target="media/image11.png"/><Relationship Id="rId10" Type="http://schemas.openxmlformats.org/officeDocument/2006/relationships/image" Target="media/image2.png"/><Relationship Id="rId31" Type="http://schemas.openxmlformats.org/officeDocument/2006/relationships/hyperlink" Target="https://doi.org:10.1016/j.tins.2007.11.006" TargetMode="External"/><Relationship Id="rId44" Type="http://schemas.openxmlformats.org/officeDocument/2006/relationships/hyperlink" Target="https://doi.org:309/5734/619" TargetMode="External"/><Relationship Id="rId52" Type="http://schemas.openxmlformats.org/officeDocument/2006/relationships/hyperlink" Target="https://github.com/hsw28/Hannahs-CEBRAs" TargetMode="External"/><Relationship Id="rId60" Type="http://schemas.openxmlformats.org/officeDocument/2006/relationships/image" Target="media/image14.jpg"/><Relationship Id="rId65" Type="http://schemas.openxmlformats.org/officeDocument/2006/relationships/image" Target="media/image19.jpg"/><Relationship Id="rId73" Type="http://schemas.openxmlformats.org/officeDocument/2006/relationships/hyperlink" Target="https://doi.org:10.1037//0735-7044.102.4.586" TargetMode="External"/><Relationship Id="rId78" Type="http://schemas.openxmlformats.org/officeDocument/2006/relationships/hyperlink" Target="https://doi.org:10.1038/s41586-023-06031-6"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27/3/472" TargetMode="External"/><Relationship Id="rId39" Type="http://schemas.openxmlformats.org/officeDocument/2006/relationships/hyperlink" Target="https://doi.org:S0896-6273(00)80773-4" TargetMode="External"/><Relationship Id="rId34" Type="http://schemas.openxmlformats.org/officeDocument/2006/relationships/hyperlink" Target="https://doi.org:10.1038/s41593-021-00816-6" TargetMode="External"/><Relationship Id="rId50" Type="http://schemas.openxmlformats.org/officeDocument/2006/relationships/hyperlink" Target="mailto:hsw@northwestern.edu" TargetMode="External"/><Relationship Id="rId55" Type="http://schemas.openxmlformats.org/officeDocument/2006/relationships/image" Target="media/image9.png"/><Relationship Id="rId76" Type="http://schemas.openxmlformats.org/officeDocument/2006/relationships/hyperlink" Target="https://doi.org:10.1109/83.650848" TargetMode="External"/><Relationship Id="rId7" Type="http://schemas.microsoft.com/office/2011/relationships/commentsExtended" Target="commentsExtended.xml"/><Relationship Id="rId71" Type="http://schemas.openxmlformats.org/officeDocument/2006/relationships/hyperlink" Target="https://doi.org:10.64898/2026.02.17.706430" TargetMode="External"/><Relationship Id="rId2" Type="http://schemas.openxmlformats.org/officeDocument/2006/relationships/numbering" Target="numbering.xml"/><Relationship Id="rId29" Type="http://schemas.openxmlformats.org/officeDocument/2006/relationships/hyperlink" Target="https://doi.org:10.1037/0033-2909.125.2.171" TargetMode="External"/><Relationship Id="rId24" Type="http://schemas.openxmlformats.org/officeDocument/2006/relationships/hyperlink" Target="https://doi.org:10.1101/lm.59603" TargetMode="External"/><Relationship Id="rId40" Type="http://schemas.openxmlformats.org/officeDocument/2006/relationships/hyperlink" Target="https://doi.org:10.1152/physrev.00014.2020" TargetMode="External"/><Relationship Id="rId45" Type="http://schemas.openxmlformats.org/officeDocument/2006/relationships/hyperlink" Target="https://doi.org:10.1038/nn.4062" TargetMode="External"/><Relationship Id="rId66"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AB7C40-9D16-2344-A616-C22EA94BD059}">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86953E5-B070-A94A-B1B6-A5ABF801A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64</Pages>
  <Words>22085</Words>
  <Characters>125888</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Suzanne Wirtshafter</dc:creator>
  <cp:keywords/>
  <dc:description/>
  <cp:lastModifiedBy>Hannah Suzanne Wirtshafter</cp:lastModifiedBy>
  <cp:revision>8</cp:revision>
  <cp:lastPrinted>2024-10-25T01:58:00Z</cp:lastPrinted>
  <dcterms:created xsi:type="dcterms:W3CDTF">2026-05-14T18:24:00Z</dcterms:created>
  <dcterms:modified xsi:type="dcterms:W3CDTF">2026-05-15T19:28:00Z</dcterms:modified>
</cp:coreProperties>
</file>